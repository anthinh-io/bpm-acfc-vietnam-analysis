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0E6DB9" w14:textId="3372838F" w:rsidR="00C64451" w:rsidRPr="001A2642" w:rsidRDefault="00C64451">
      <w:pPr>
        <w:rPr>
          <w:ins w:id="0" w:author="Tran Thi Yen Nhi (Legal Executive)" w:date="2025-06-13T16:19:00Z"/>
          <w:rFonts w:ascii="Times New Roman" w:hAnsi="Times New Roman"/>
          <w:sz w:val="24"/>
          <w:szCs w:val="24"/>
          <w:rPrChange w:id="1" w:author="Nguyen Quynh Thuy Tien (Senior Social &amp; Digital Marketing Executive)" w:date="2026-04-24T11:21:00Z">
            <w:rPr>
              <w:ins w:id="2" w:author="Tran Thi Yen Nhi (Legal Executive)" w:date="2025-06-13T16:19:00Z"/>
            </w:rPr>
          </w:rPrChange>
        </w:rPr>
      </w:pPr>
      <w:ins w:id="3" w:author="Tran Thi Yen Nhi (Legal Executive)" w:date="2025-06-13T16:19:00Z">
        <w:r w:rsidRPr="001A2642">
          <w:rPr>
            <w:rFonts w:ascii="Times New Roman" w:hAnsi="Times New Roman"/>
            <w:sz w:val="24"/>
            <w:szCs w:val="24"/>
            <w:rPrChange w:id="4" w:author="Nguyen Quynh Thuy Tien (Senior Social &amp; Digital Marketing Executive)" w:date="2026-04-24T11:21:00Z">
              <w:rPr/>
            </w:rPrChange>
          </w:rPr>
          <w:t>haiz</w:t>
        </w:r>
      </w:ins>
    </w:p>
    <w:sdt>
      <w:sdtPr>
        <w:rPr>
          <w:rFonts w:ascii="Times New Roman" w:hAnsi="Times New Roman"/>
          <w:sz w:val="24"/>
          <w:szCs w:val="24"/>
        </w:rPr>
        <w:id w:val="-313955970"/>
        <w:docPartObj>
          <w:docPartGallery w:val="Cover Pages"/>
          <w:docPartUnique/>
        </w:docPartObj>
      </w:sdtPr>
      <w:sdtEndPr>
        <w:rPr>
          <w:b/>
          <w:bCs/>
        </w:rPr>
      </w:sdtEndPr>
      <w:sdtContent>
        <w:p w14:paraId="09776D71" w14:textId="35170B04" w:rsidR="00185357" w:rsidRPr="001A2642" w:rsidRDefault="00185357">
          <w:pPr>
            <w:rPr>
              <w:rFonts w:ascii="Times New Roman" w:hAnsi="Times New Roman"/>
              <w:sz w:val="24"/>
              <w:szCs w:val="24"/>
              <w:rPrChange w:id="5" w:author="Nguyen Quynh Thuy Tien (Senior Social &amp; Digital Marketing Executive)" w:date="2026-04-24T11:21:00Z">
                <w:rPr/>
              </w:rPrChange>
            </w:rPr>
          </w:pPr>
          <w:r w:rsidRPr="001A2642">
            <w:rPr>
              <w:rFonts w:ascii="Times New Roman" w:hAnsi="Times New Roman"/>
              <w:noProof/>
              <w:sz w:val="24"/>
              <w:szCs w:val="24"/>
              <w:rPrChange w:id="6" w:author="Nguyen Quynh Thuy Tien (Senior Social &amp; Digital Marketing Executive)" w:date="2026-04-24T11:21:00Z">
                <w:rPr>
                  <w:noProof/>
                </w:rPr>
              </w:rPrChange>
            </w:rPr>
            <mc:AlternateContent>
              <mc:Choice Requires="wpg">
                <w:drawing>
                  <wp:anchor distT="0" distB="0" distL="114300" distR="114300" simplePos="0" relativeHeight="251658242" behindDoc="0" locked="0" layoutInCell="1" allowOverlap="1" wp14:anchorId="45AE4112" wp14:editId="36744BB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a:solidFill>
                              <a:srgbClr val="8FAADC"/>
                            </a:solidFill>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671D0DC"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" path="m,l7312660,r,1129665l3619500,733425,,1091565,,xe" filled="f"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gQwQAAANwAAAAPAAAAZHJzL2Rvd25yZXYueG1sRE9LawIx&#10;EL4X/A9hBG81a8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FQv2BDBAAAA3AAAAA8AAAAA&#10;AAAAAAAAAAAABwIAAGRycy9kb3ducmV2LnhtbFBLBQYAAAAAAwADALcAAAD1AgAAAAA=&#10;" filled="f" stroked="f" strokeweight="1pt"/>
                    <w10:wrap anchorx="page" anchory="page"/>
                  </v:group>
                </w:pict>
              </mc:Fallback>
            </mc:AlternateContent>
          </w:r>
          <w:r w:rsidRPr="001A2642">
            <w:rPr>
              <w:rFonts w:ascii="Times New Roman" w:hAnsi="Times New Roman"/>
              <w:noProof/>
              <w:sz w:val="24"/>
              <w:szCs w:val="24"/>
              <w:rPrChange w:id="7" w:author="Nguyen Quynh Thuy Tien (Senior Social &amp; Digital Marketing Executive)" w:date="2026-04-24T11:21:00Z">
                <w:rPr>
                  <w:noProof/>
                </w:rPr>
              </w:rPrChange>
            </w:rPr>
            <mc:AlternateContent>
              <mc:Choice Requires="wps">
                <w:drawing>
                  <wp:anchor distT="0" distB="0" distL="114300" distR="114300" simplePos="0" relativeHeight="251658241" behindDoc="0" locked="0" layoutInCell="1" allowOverlap="1" wp14:anchorId="1AA790C8" wp14:editId="296A0C3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i/>
                                    <w:iCs/>
                                    <w:noProof/>
                                    <w:sz w:val="18"/>
                                    <w:szCs w:val="1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32D33D" w14:textId="43D20770" w:rsidR="00A71CBF" w:rsidRDefault="00A71CBF">
                                    <w:pPr>
                                      <w:pStyle w:val="NoSpacing"/>
                                      <w:jc w:val="right"/>
                                      <w:rPr>
                                        <w:color w:val="595959" w:themeColor="text1" w:themeTint="A6"/>
                                        <w:sz w:val="28"/>
                                        <w:szCs w:val="28"/>
                                      </w:rPr>
                                    </w:pPr>
                                    <w:r w:rsidRPr="00B155E7">
                                      <w:rPr>
                                        <w:rFonts w:ascii="Times New Roman" w:eastAsia="Times New Roman" w:hAnsi="Times New Roman" w:cs="Times New Roman"/>
                                        <w:i/>
                                        <w:iCs/>
                                        <w:noProof/>
                                        <w:sz w:val="18"/>
                                        <w:szCs w:val="18"/>
                                      </w:rPr>
                                      <w:t>Template Code ACFC-LEGAL-1106-Event Service_Enterprise_Ver1</w:t>
                                    </w:r>
                                  </w:p>
                                </w:sdtContent>
                              </w:sdt>
                              <w:p w14:paraId="7ADE84A0" w14:textId="749F7BEB" w:rsidR="00A71CBF" w:rsidRDefault="00A71CBF">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AA790C8" id="_x0000_t202" coordsize="21600,21600" o:spt="202" path="m,l,21600r21600,l21600,xe">
                    <v:stroke joinstyle="miter"/>
                    <v:path gradientshapeok="t" o:connecttype="rect"/>
                  </v:shapetype>
                  <v:shape id="Text Box 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" filled="f" stroked="f" strokeweight=".5pt">
                    <v:textbox inset="126pt,0,54pt,0">
                      <w:txbxContent>
                        <w:sdt>
                          <w:sdtPr>
                            <w:rPr>
                              <w:rFonts w:ascii="Times New Roman" w:eastAsia="Times New Roman" w:hAnsi="Times New Roman" w:cs="Times New Roman"/>
                              <w:i/>
                              <w:iCs/>
                              <w:noProof/>
                              <w:sz w:val="18"/>
                              <w:szCs w:val="1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32D33D" w14:textId="43D20770" w:rsidR="00A71CBF" w:rsidRDefault="00A71CBF">
                              <w:pPr>
                                <w:pStyle w:val="NoSpacing"/>
                                <w:jc w:val="right"/>
                                <w:rPr>
                                  <w:color w:val="595959" w:themeColor="text1" w:themeTint="A6"/>
                                  <w:sz w:val="28"/>
                                  <w:szCs w:val="28"/>
                                </w:rPr>
                              </w:pPr>
                              <w:r w:rsidRPr="00B155E7">
                                <w:rPr>
                                  <w:rFonts w:ascii="Times New Roman" w:eastAsia="Times New Roman" w:hAnsi="Times New Roman" w:cs="Times New Roman"/>
                                  <w:i/>
                                  <w:iCs/>
                                  <w:noProof/>
                                  <w:sz w:val="18"/>
                                  <w:szCs w:val="18"/>
                                </w:rPr>
                                <w:t>Template Code ACFC-LEGAL-1106-Event Service_Enterprise_Ver1</w:t>
                              </w:r>
                            </w:p>
                          </w:sdtContent>
                        </w:sdt>
                        <w:p w14:paraId="7ADE84A0" w14:textId="749F7BEB" w:rsidR="00A71CBF" w:rsidRDefault="00A71CBF">
                          <w:pPr>
                            <w:pStyle w:val="NoSpacing"/>
                            <w:jc w:val="right"/>
                            <w:rPr>
                              <w:color w:val="595959" w:themeColor="text1" w:themeTint="A6"/>
                              <w:sz w:val="18"/>
                              <w:szCs w:val="18"/>
                            </w:rPr>
                          </w:pPr>
                        </w:p>
                      </w:txbxContent>
                    </v:textbox>
                    <w10:wrap type="square" anchorx="page" anchory="page"/>
                  </v:shape>
                </w:pict>
              </mc:Fallback>
            </mc:AlternateContent>
          </w:r>
          <w:r w:rsidRPr="001A2642">
            <w:rPr>
              <w:rFonts w:ascii="Times New Roman" w:hAnsi="Times New Roman"/>
              <w:noProof/>
              <w:sz w:val="24"/>
              <w:szCs w:val="24"/>
              <w:rPrChange w:id="8" w:author="Nguyen Quynh Thuy Tien (Senior Social &amp; Digital Marketing Executive)" w:date="2026-04-24T11:21:00Z">
                <w:rPr>
                  <w:noProof/>
                </w:rPr>
              </w:rPrChange>
            </w:rPr>
            <mc:AlternateContent>
              <mc:Choice Requires="wps">
                <w:drawing>
                  <wp:anchor distT="0" distB="0" distL="114300" distR="114300" simplePos="0" relativeHeight="251658240" behindDoc="0" locked="0" layoutInCell="1" allowOverlap="1" wp14:anchorId="1F5713DC" wp14:editId="579EFD4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9D6813" w14:textId="7EBA4752" w:rsidR="00A71CBF" w:rsidRDefault="00A71CBF" w:rsidP="00185357">
                                <w:pPr>
                                  <w:spacing w:after="0" w:line="240" w:lineRule="auto"/>
                                  <w:jc w:val="right"/>
                                  <w:rPr>
                                    <w:color w:val="156082" w:themeColor="accent1"/>
                                    <w:sz w:val="64"/>
                                    <w:szCs w:val="64"/>
                                  </w:rPr>
                                </w:pPr>
                                <w:sdt>
                                  <w:sdtPr>
                                    <w:rPr>
                                      <w:rFonts w:ascii="Times New Roman" w:hAnsi="Times New Roman"/>
                                      <w:b/>
                                      <w:bCs/>
                                      <w:caps/>
                                      <w:color w:val="8FAADC"/>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590862">
                                      <w:rPr>
                                        <w:rFonts w:ascii="Times New Roman" w:hAnsi="Times New Roman"/>
                                        <w:b/>
                                        <w:bCs/>
                                        <w:caps/>
                                        <w:color w:val="8FAADC"/>
                                        <w:sz w:val="60"/>
                                        <w:szCs w:val="60"/>
                                      </w:rPr>
                                      <w:t>HỢP ĐỒNG DỊCH VỤ</w:t>
                                    </w:r>
                                  </w:sdtContent>
                                </w:sdt>
                              </w:p>
                              <w:sdt>
                                <w:sdtPr>
                                  <w:rPr>
                                    <w:rFonts w:ascii="Times New Roman" w:hAnsi="Times New Roman"/>
                                    <w:b/>
                                    <w:bCs/>
                                    <w:sz w:val="28"/>
                                    <w:szCs w:val="28"/>
                                    <w:rPrChange w:id="9" w:author="Nguyet Nguyen (Senior Legal Executive)" w:date="2026-05-05T09:51:00Z">
                                      <w:rPr>
                                        <w:rFonts w:ascii="Times New Roman" w:hAnsi="Times New Roman"/>
                                        <w:b/>
                                        <w:bCs/>
                                        <w:color w:val="0000CC"/>
                                        <w:sz w:val="24"/>
                                        <w:szCs w:val="24"/>
                                      </w:rPr>
                                    </w:rPrChang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AE6ED5" w14:textId="3B0A0A54" w:rsidR="00A71CBF" w:rsidRPr="00185357" w:rsidRDefault="00A71CBF" w:rsidP="00185357">
                                    <w:pPr>
                                      <w:spacing w:after="0" w:line="240" w:lineRule="auto"/>
                                      <w:jc w:val="right"/>
                                      <w:rPr>
                                        <w:b/>
                                        <w:bCs/>
                                        <w:smallCaps/>
                                        <w:color w:val="404040" w:themeColor="text1" w:themeTint="BF"/>
                                        <w:sz w:val="28"/>
                                        <w:szCs w:val="28"/>
                                      </w:rPr>
                                    </w:pPr>
                                    <w:del w:id="10" w:author="Nguyet Nguyen (Senior Legal Executive)" w:date="2026-05-05T09:51:00Z">
                                      <w:r w:rsidRPr="00221C2A" w:rsidDel="00221C2A">
                                        <w:rPr>
                                          <w:rFonts w:ascii="Times New Roman" w:hAnsi="Times New Roman"/>
                                          <w:b/>
                                          <w:bCs/>
                                          <w:sz w:val="28"/>
                                          <w:szCs w:val="28"/>
                                          <w:rPrChange w:id="11" w:author="Nguyet Nguyen (Senior Legal Executive)" w:date="2026-05-05T09:51:00Z">
                                            <w:rPr>
                                              <w:rFonts w:ascii="Times New Roman" w:hAnsi="Times New Roman"/>
                                              <w:b/>
                                              <w:bCs/>
                                              <w:color w:val="0000CC"/>
                                              <w:sz w:val="24"/>
                                              <w:szCs w:val="24"/>
                                            </w:rPr>
                                          </w:rPrChange>
                                        </w:rPr>
                                        <w:delText>Số: [__]/2024/1106-ESE/ACFC-[NCC]</w:delText>
                                      </w:r>
                                    </w:del>
                                    <w:ins w:id="12" w:author="Nguyet Nguyen (Senior Legal Executive)" w:date="2026-05-05T09:51:00Z">
                                      <w:r w:rsidRPr="00221C2A">
                                        <w:rPr>
                                          <w:rFonts w:ascii="Times New Roman" w:hAnsi="Times New Roman"/>
                                          <w:b/>
                                          <w:bCs/>
                                          <w:sz w:val="28"/>
                                          <w:szCs w:val="28"/>
                                          <w:rPrChange w:id="13" w:author="Nguyet Nguyen (Senior Legal Executive)" w:date="2026-05-05T09:51:00Z">
                                            <w:rPr>
                                              <w:rFonts w:ascii="Times New Roman" w:hAnsi="Times New Roman"/>
                                              <w:b/>
                                              <w:bCs/>
                                              <w:color w:val="0000CC"/>
                                              <w:sz w:val="24"/>
                                              <w:szCs w:val="24"/>
                                            </w:rPr>
                                          </w:rPrChange>
                                        </w:rPr>
                                        <w:t>Số: 779/2026/1106-ESE/ACFC-CROSSOVERS</w:t>
                                      </w:r>
                                    </w:ins>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5713DC" id="Text Box 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1SgwIAAGg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SvbtUoMC&#10;AABoBQAADgAAAAAAAAAAAAAAAAAuAgAAZHJzL2Uyb0RvYy54bWxQSwECLQAUAAYACAAAACEAw01Q&#10;gNsAAAAGAQAADwAAAAAAAAAAAAAAAADdBAAAZHJzL2Rvd25yZXYueG1sUEsFBgAAAAAEAAQA8wAA&#10;AOUFAAAAAA==&#10;" filled="f" stroked="f" strokeweight=".5pt">
                    <v:textbox inset="126pt,0,54pt,0">
                      <w:txbxContent>
                        <w:p w14:paraId="519D6813" w14:textId="7EBA4752" w:rsidR="00A71CBF" w:rsidRDefault="00A71CBF" w:rsidP="00185357">
                          <w:pPr>
                            <w:spacing w:after="0" w:line="240" w:lineRule="auto"/>
                            <w:jc w:val="right"/>
                            <w:rPr>
                              <w:color w:val="156082" w:themeColor="accent1"/>
                              <w:sz w:val="64"/>
                              <w:szCs w:val="64"/>
                            </w:rPr>
                          </w:pPr>
                          <w:sdt>
                            <w:sdtPr>
                              <w:rPr>
                                <w:rFonts w:ascii="Times New Roman" w:hAnsi="Times New Roman"/>
                                <w:b/>
                                <w:bCs/>
                                <w:caps/>
                                <w:color w:val="8FAADC"/>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590862">
                                <w:rPr>
                                  <w:rFonts w:ascii="Times New Roman" w:hAnsi="Times New Roman"/>
                                  <w:b/>
                                  <w:bCs/>
                                  <w:caps/>
                                  <w:color w:val="8FAADC"/>
                                  <w:sz w:val="60"/>
                                  <w:szCs w:val="60"/>
                                </w:rPr>
                                <w:t>HỢP ĐỒNG DỊCH VỤ</w:t>
                              </w:r>
                            </w:sdtContent>
                          </w:sdt>
                        </w:p>
                        <w:sdt>
                          <w:sdtPr>
                            <w:rPr>
                              <w:rFonts w:ascii="Times New Roman" w:hAnsi="Times New Roman"/>
                              <w:b/>
                              <w:bCs/>
                              <w:sz w:val="28"/>
                              <w:szCs w:val="28"/>
                              <w:rPrChange w:id="14" w:author="Nguyet Nguyen (Senior Legal Executive)" w:date="2026-05-05T09:51:00Z">
                                <w:rPr>
                                  <w:rFonts w:ascii="Times New Roman" w:hAnsi="Times New Roman"/>
                                  <w:b/>
                                  <w:bCs/>
                                  <w:color w:val="0000CC"/>
                                  <w:sz w:val="24"/>
                                  <w:szCs w:val="24"/>
                                </w:rPr>
                              </w:rPrChang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AE6ED5" w14:textId="3B0A0A54" w:rsidR="00A71CBF" w:rsidRPr="00185357" w:rsidRDefault="00A71CBF" w:rsidP="00185357">
                              <w:pPr>
                                <w:spacing w:after="0" w:line="240" w:lineRule="auto"/>
                                <w:jc w:val="right"/>
                                <w:rPr>
                                  <w:b/>
                                  <w:bCs/>
                                  <w:smallCaps/>
                                  <w:color w:val="404040" w:themeColor="text1" w:themeTint="BF"/>
                                  <w:sz w:val="28"/>
                                  <w:szCs w:val="28"/>
                                </w:rPr>
                              </w:pPr>
                              <w:del w:id="15" w:author="Nguyet Nguyen (Senior Legal Executive)" w:date="2026-05-05T09:51:00Z">
                                <w:r w:rsidRPr="00221C2A" w:rsidDel="00221C2A">
                                  <w:rPr>
                                    <w:rFonts w:ascii="Times New Roman" w:hAnsi="Times New Roman"/>
                                    <w:b/>
                                    <w:bCs/>
                                    <w:sz w:val="28"/>
                                    <w:szCs w:val="28"/>
                                    <w:rPrChange w:id="16" w:author="Nguyet Nguyen (Senior Legal Executive)" w:date="2026-05-05T09:51:00Z">
                                      <w:rPr>
                                        <w:rFonts w:ascii="Times New Roman" w:hAnsi="Times New Roman"/>
                                        <w:b/>
                                        <w:bCs/>
                                        <w:color w:val="0000CC"/>
                                        <w:sz w:val="24"/>
                                        <w:szCs w:val="24"/>
                                      </w:rPr>
                                    </w:rPrChange>
                                  </w:rPr>
                                  <w:delText>Số: [__]/2024/1106-ESE/ACFC-[NCC]</w:delText>
                                </w:r>
                              </w:del>
                              <w:ins w:id="17" w:author="Nguyet Nguyen (Senior Legal Executive)" w:date="2026-05-05T09:51:00Z">
                                <w:r w:rsidRPr="00221C2A">
                                  <w:rPr>
                                    <w:rFonts w:ascii="Times New Roman" w:hAnsi="Times New Roman"/>
                                    <w:b/>
                                    <w:bCs/>
                                    <w:sz w:val="28"/>
                                    <w:szCs w:val="28"/>
                                    <w:rPrChange w:id="18" w:author="Nguyet Nguyen (Senior Legal Executive)" w:date="2026-05-05T09:51:00Z">
                                      <w:rPr>
                                        <w:rFonts w:ascii="Times New Roman" w:hAnsi="Times New Roman"/>
                                        <w:b/>
                                        <w:bCs/>
                                        <w:color w:val="0000CC"/>
                                        <w:sz w:val="24"/>
                                        <w:szCs w:val="24"/>
                                      </w:rPr>
                                    </w:rPrChange>
                                  </w:rPr>
                                  <w:t>Số: 779/2026/1106-ESE/ACFC-CROSSOVERS</w:t>
                                </w:r>
                              </w:ins>
                            </w:p>
                          </w:sdtContent>
                        </w:sdt>
                      </w:txbxContent>
                    </v:textbox>
                    <w10:wrap type="square" anchorx="page" anchory="page"/>
                  </v:shape>
                </w:pict>
              </mc:Fallback>
            </mc:AlternateContent>
          </w:r>
        </w:p>
        <w:p w14:paraId="2E5FBF18" w14:textId="6AB1919F" w:rsidR="00185357" w:rsidRPr="001A2642" w:rsidRDefault="00185357">
          <w:pPr>
            <w:spacing w:after="0" w:line="240" w:lineRule="auto"/>
            <w:rPr>
              <w:rFonts w:ascii="Times New Roman" w:hAnsi="Times New Roman"/>
              <w:b/>
              <w:bCs/>
              <w:sz w:val="24"/>
              <w:szCs w:val="24"/>
            </w:rPr>
          </w:pPr>
          <w:r w:rsidRPr="001A2642">
            <w:rPr>
              <w:rFonts w:ascii="Times New Roman" w:hAnsi="Times New Roman"/>
              <w:b/>
              <w:bCs/>
              <w:sz w:val="24"/>
              <w:szCs w:val="24"/>
            </w:rPr>
            <w:br w:type="page"/>
          </w:r>
        </w:p>
      </w:sdtContent>
    </w:sdt>
    <w:sdt>
      <w:sdtPr>
        <w:rPr>
          <w:rFonts w:ascii="Times New Roman" w:eastAsia="Calibri" w:hAnsi="Times New Roman" w:cs="Times New Roman"/>
          <w:color w:val="auto"/>
          <w:sz w:val="24"/>
          <w:szCs w:val="24"/>
        </w:rPr>
        <w:id w:val="-581919184"/>
        <w:docPartObj>
          <w:docPartGallery w:val="Table of Contents"/>
          <w:docPartUnique/>
        </w:docPartObj>
      </w:sdtPr>
      <w:sdtEndPr>
        <w:rPr>
          <w:b/>
          <w:bCs/>
          <w:noProof/>
        </w:rPr>
      </w:sdtEndPr>
      <w:sdtContent>
        <w:p w14:paraId="091D501E" w14:textId="5626ED05" w:rsidR="00A72D0E" w:rsidRPr="001A2642" w:rsidRDefault="00A72D0E" w:rsidP="00722B04">
          <w:pPr>
            <w:pStyle w:val="TOCHeading"/>
            <w:spacing w:before="0" w:line="276" w:lineRule="auto"/>
            <w:rPr>
              <w:rFonts w:ascii="Times New Roman" w:hAnsi="Times New Roman" w:cs="Times New Roman"/>
              <w:b/>
              <w:bCs/>
              <w:color w:val="auto"/>
              <w:sz w:val="24"/>
              <w:szCs w:val="24"/>
              <w:rPrChange w:id="19" w:author="Nguyen Quynh Thuy Tien (Senior Social &amp; Digital Marketing Executive)" w:date="2026-04-24T11:21:00Z">
                <w:rPr>
                  <w:rFonts w:ascii="Times New Roman" w:hAnsi="Times New Roman" w:cs="Times New Roman"/>
                  <w:b/>
                  <w:bCs/>
                  <w:color w:val="auto"/>
                  <w:sz w:val="28"/>
                  <w:szCs w:val="28"/>
                </w:rPr>
              </w:rPrChange>
            </w:rPr>
          </w:pPr>
          <w:r w:rsidRPr="001A2642">
            <w:rPr>
              <w:rFonts w:ascii="Times New Roman" w:hAnsi="Times New Roman" w:cs="Times New Roman"/>
              <w:b/>
              <w:bCs/>
              <w:color w:val="auto"/>
              <w:sz w:val="24"/>
              <w:szCs w:val="24"/>
              <w:rPrChange w:id="20" w:author="Nguyen Quynh Thuy Tien (Senior Social &amp; Digital Marketing Executive)" w:date="2026-04-24T11:21:00Z">
                <w:rPr>
                  <w:rFonts w:ascii="Times New Roman" w:hAnsi="Times New Roman" w:cs="Times New Roman"/>
                  <w:b/>
                  <w:bCs/>
                  <w:color w:val="auto"/>
                  <w:sz w:val="28"/>
                  <w:szCs w:val="28"/>
                </w:rPr>
              </w:rPrChange>
            </w:rPr>
            <w:t>MỤC LỤC</w:t>
          </w:r>
        </w:p>
        <w:p w14:paraId="27F6AAB7" w14:textId="0F58270E" w:rsidR="00621417" w:rsidRPr="001A2642" w:rsidRDefault="00A72D0E" w:rsidP="00621417">
          <w:pPr>
            <w:pStyle w:val="TOC1"/>
            <w:spacing w:after="0" w:line="276" w:lineRule="auto"/>
            <w:rPr>
              <w:rFonts w:eastAsiaTheme="minorEastAsia"/>
              <w:kern w:val="2"/>
              <w:sz w:val="24"/>
              <w:szCs w:val="24"/>
              <w:lang w:val="en-US"/>
              <w14:ligatures w14:val="standardContextual"/>
            </w:rPr>
          </w:pPr>
          <w:r w:rsidRPr="001A2642">
            <w:rPr>
              <w:sz w:val="24"/>
              <w:szCs w:val="24"/>
            </w:rPr>
            <w:fldChar w:fldCharType="begin"/>
          </w:r>
          <w:r w:rsidRPr="001A2642">
            <w:rPr>
              <w:sz w:val="24"/>
              <w:szCs w:val="24"/>
            </w:rPr>
            <w:instrText xml:space="preserve"> TOC \o "1-3" \h \z \u </w:instrText>
          </w:r>
          <w:r w:rsidRPr="001A2642">
            <w:rPr>
              <w:sz w:val="24"/>
              <w:szCs w:val="24"/>
            </w:rPr>
            <w:fldChar w:fldCharType="separate"/>
          </w:r>
          <w:r w:rsidR="00621417" w:rsidRPr="001A2642">
            <w:rPr>
              <w:sz w:val="24"/>
              <w:szCs w:val="24"/>
              <w:rPrChange w:id="21" w:author="Nguyen Quynh Thuy Tien (Senior Social &amp; Digital Marketing Executive)" w:date="2026-04-24T11:21:00Z">
                <w:rPr/>
              </w:rPrChange>
            </w:rPr>
            <w:fldChar w:fldCharType="begin"/>
          </w:r>
          <w:r w:rsidR="00621417" w:rsidRPr="001A2642">
            <w:rPr>
              <w:sz w:val="24"/>
              <w:szCs w:val="24"/>
              <w:rPrChange w:id="22" w:author="Nguyen Quynh Thuy Tien (Senior Social &amp; Digital Marketing Executive)" w:date="2026-04-24T11:21:00Z">
                <w:rPr/>
              </w:rPrChange>
            </w:rPr>
            <w:instrText>HYPERLINK \l "_Toc163831842"</w:instrText>
          </w:r>
          <w:r w:rsidR="00621417" w:rsidRPr="001A2642">
            <w:rPr>
              <w:sz w:val="24"/>
              <w:szCs w:val="24"/>
              <w:rPrChange w:id="23" w:author="Nguyen Quynh Thuy Tien (Senior Social &amp; Digital Marketing Executive)" w:date="2026-04-24T11:21:00Z">
                <w:rPr/>
              </w:rPrChange>
            </w:rPr>
            <w:fldChar w:fldCharType="separate"/>
          </w:r>
          <w:r w:rsidR="00621417" w:rsidRPr="001A2642">
            <w:rPr>
              <w:rStyle w:val="Hyperlink"/>
              <w:sz w:val="24"/>
              <w:szCs w:val="24"/>
            </w:rPr>
            <w:t>ĐIỀU 1. ĐỊNH NGHĨA VÀ NỘI DUNG HỢP ĐỒNG</w:t>
          </w:r>
          <w:r w:rsidR="00621417" w:rsidRPr="001A2642">
            <w:rPr>
              <w:webHidden/>
              <w:sz w:val="24"/>
              <w:szCs w:val="24"/>
            </w:rPr>
            <w:tab/>
          </w:r>
          <w:r w:rsidR="00621417" w:rsidRPr="001A2642">
            <w:rPr>
              <w:webHidden/>
              <w:sz w:val="24"/>
              <w:szCs w:val="24"/>
            </w:rPr>
            <w:fldChar w:fldCharType="begin"/>
          </w:r>
          <w:r w:rsidR="00621417" w:rsidRPr="001A2642">
            <w:rPr>
              <w:webHidden/>
              <w:sz w:val="24"/>
              <w:szCs w:val="24"/>
            </w:rPr>
            <w:instrText xml:space="preserve"> PAGEREF _Toc163831842 \h </w:instrText>
          </w:r>
          <w:r w:rsidR="00621417" w:rsidRPr="001A2642">
            <w:rPr>
              <w:webHidden/>
              <w:sz w:val="24"/>
              <w:szCs w:val="24"/>
            </w:rPr>
          </w:r>
          <w:r w:rsidR="00621417" w:rsidRPr="001A2642">
            <w:rPr>
              <w:webHidden/>
              <w:sz w:val="24"/>
              <w:szCs w:val="24"/>
            </w:rPr>
            <w:fldChar w:fldCharType="separate"/>
          </w:r>
          <w:r w:rsidR="008B5BA3" w:rsidRPr="001A2642">
            <w:rPr>
              <w:webHidden/>
              <w:sz w:val="24"/>
              <w:szCs w:val="24"/>
            </w:rPr>
            <w:t>3</w:t>
          </w:r>
          <w:r w:rsidR="00621417" w:rsidRPr="001A2642">
            <w:rPr>
              <w:webHidden/>
              <w:sz w:val="24"/>
              <w:szCs w:val="24"/>
            </w:rPr>
            <w:fldChar w:fldCharType="end"/>
          </w:r>
          <w:r w:rsidR="00621417" w:rsidRPr="001A2642">
            <w:rPr>
              <w:sz w:val="24"/>
              <w:szCs w:val="24"/>
              <w:rPrChange w:id="24" w:author="Nguyen Quynh Thuy Tien (Senior Social &amp; Digital Marketing Executive)" w:date="2026-04-24T11:21:00Z">
                <w:rPr/>
              </w:rPrChange>
            </w:rPr>
            <w:fldChar w:fldCharType="end"/>
          </w:r>
        </w:p>
        <w:p w14:paraId="3CFFF5E3" w14:textId="7669365D"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25" w:author="Nguyen Quynh Thuy Tien (Senior Social &amp; Digital Marketing Executive)" w:date="2026-04-24T11:21:00Z">
                <w:rPr/>
              </w:rPrChange>
            </w:rPr>
            <w:fldChar w:fldCharType="begin"/>
          </w:r>
          <w:r w:rsidRPr="001A2642">
            <w:rPr>
              <w:rFonts w:ascii="Times New Roman" w:hAnsi="Times New Roman"/>
              <w:sz w:val="24"/>
              <w:szCs w:val="24"/>
              <w:rPrChange w:id="26" w:author="Nguyen Quynh Thuy Tien (Senior Social &amp; Digital Marketing Executive)" w:date="2026-04-24T11:21:00Z">
                <w:rPr/>
              </w:rPrChange>
            </w:rPr>
            <w:instrText>HYPERLINK \l "_Toc163831843"</w:instrText>
          </w:r>
          <w:r w:rsidRPr="001A2642">
            <w:rPr>
              <w:rFonts w:ascii="Times New Roman" w:hAnsi="Times New Roman"/>
              <w:sz w:val="24"/>
              <w:szCs w:val="24"/>
              <w:rPrChange w:id="27"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vi-VN"/>
            </w:rPr>
            <w:t>1.1.</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vi-VN"/>
            </w:rPr>
            <w:t>Định nghĩa</w:t>
          </w:r>
          <w:r w:rsidRPr="001A2642">
            <w:rPr>
              <w:rStyle w:val="Hyperlink"/>
              <w:rFonts w:ascii="Times New Roman" w:hAnsi="Times New Roman"/>
              <w:noProof/>
              <w:sz w:val="24"/>
              <w:szCs w:val="24"/>
            </w:rPr>
            <w:t>:</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_Toc163831843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3</w:t>
          </w:r>
          <w:r w:rsidRPr="001A2642">
            <w:rPr>
              <w:rFonts w:ascii="Times New Roman" w:hAnsi="Times New Roman"/>
              <w:noProof/>
              <w:webHidden/>
              <w:sz w:val="24"/>
              <w:szCs w:val="24"/>
            </w:rPr>
            <w:fldChar w:fldCharType="end"/>
          </w:r>
          <w:r w:rsidRPr="001A2642">
            <w:rPr>
              <w:rFonts w:ascii="Times New Roman" w:hAnsi="Times New Roman"/>
              <w:sz w:val="24"/>
              <w:szCs w:val="24"/>
              <w:rPrChange w:id="28" w:author="Nguyen Quynh Thuy Tien (Senior Social &amp; Digital Marketing Executive)" w:date="2026-04-24T11:21:00Z">
                <w:rPr/>
              </w:rPrChange>
            </w:rPr>
            <w:fldChar w:fldCharType="end"/>
          </w:r>
        </w:p>
        <w:p w14:paraId="4288E346" w14:textId="6013659B"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29" w:author="Nguyen Quynh Thuy Tien (Senior Social &amp; Digital Marketing Executive)" w:date="2026-04-24T11:21:00Z">
                <w:rPr/>
              </w:rPrChange>
            </w:rPr>
            <w:fldChar w:fldCharType="begin"/>
          </w:r>
          <w:r w:rsidRPr="001A2642">
            <w:rPr>
              <w:rFonts w:ascii="Times New Roman" w:hAnsi="Times New Roman"/>
              <w:sz w:val="24"/>
              <w:szCs w:val="24"/>
              <w:rPrChange w:id="30" w:author="Nguyen Quynh Thuy Tien (Senior Social &amp; Digital Marketing Executive)" w:date="2026-04-24T11:21:00Z">
                <w:rPr/>
              </w:rPrChange>
            </w:rPr>
            <w:instrText>HYPERLINK \l "_Toc163831844"</w:instrText>
          </w:r>
          <w:r w:rsidRPr="001A2642">
            <w:rPr>
              <w:rFonts w:ascii="Times New Roman" w:hAnsi="Times New Roman"/>
              <w:sz w:val="24"/>
              <w:szCs w:val="24"/>
              <w:rPrChange w:id="31"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vi-VN"/>
            </w:rPr>
            <w:t>1.2.</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vi-VN"/>
            </w:rPr>
            <w:t>Nội dung Hợp Đồng</w:t>
          </w:r>
          <w:r w:rsidRPr="001A2642">
            <w:rPr>
              <w:rStyle w:val="Hyperlink"/>
              <w:rFonts w:ascii="Times New Roman" w:hAnsi="Times New Roman"/>
              <w:noProof/>
              <w:sz w:val="24"/>
              <w:szCs w:val="24"/>
            </w:rPr>
            <w:t>:</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_Toc163831844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3</w:t>
          </w:r>
          <w:r w:rsidRPr="001A2642">
            <w:rPr>
              <w:rFonts w:ascii="Times New Roman" w:hAnsi="Times New Roman"/>
              <w:noProof/>
              <w:webHidden/>
              <w:sz w:val="24"/>
              <w:szCs w:val="24"/>
            </w:rPr>
            <w:fldChar w:fldCharType="end"/>
          </w:r>
          <w:r w:rsidRPr="001A2642">
            <w:rPr>
              <w:rFonts w:ascii="Times New Roman" w:hAnsi="Times New Roman"/>
              <w:sz w:val="24"/>
              <w:szCs w:val="24"/>
              <w:rPrChange w:id="32" w:author="Nguyen Quynh Thuy Tien (Senior Social &amp; Digital Marketing Executive)" w:date="2026-04-24T11:21:00Z">
                <w:rPr/>
              </w:rPrChange>
            </w:rPr>
            <w:fldChar w:fldCharType="end"/>
          </w:r>
        </w:p>
        <w:p w14:paraId="1883DE28" w14:textId="71638CC5"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33" w:author="Nguyen Quynh Thuy Tien (Senior Social &amp; Digital Marketing Executive)" w:date="2026-04-24T11:21:00Z">
                <w:rPr/>
              </w:rPrChange>
            </w:rPr>
            <w:fldChar w:fldCharType="begin"/>
          </w:r>
          <w:r w:rsidRPr="001A2642">
            <w:rPr>
              <w:sz w:val="24"/>
              <w:szCs w:val="24"/>
              <w:rPrChange w:id="34" w:author="Nguyen Quynh Thuy Tien (Senior Social &amp; Digital Marketing Executive)" w:date="2026-04-24T11:21:00Z">
                <w:rPr/>
              </w:rPrChange>
            </w:rPr>
            <w:instrText>HYPERLINK \l "_Toc163831845"</w:instrText>
          </w:r>
          <w:r w:rsidRPr="001A2642">
            <w:rPr>
              <w:sz w:val="24"/>
              <w:szCs w:val="24"/>
              <w:rPrChange w:id="35" w:author="Nguyen Quynh Thuy Tien (Senior Social &amp; Digital Marketing Executive)" w:date="2026-04-24T11:21:00Z">
                <w:rPr/>
              </w:rPrChange>
            </w:rPr>
            <w:fldChar w:fldCharType="separate"/>
          </w:r>
          <w:r w:rsidRPr="001A2642">
            <w:rPr>
              <w:rStyle w:val="Hyperlink"/>
              <w:sz w:val="24"/>
              <w:szCs w:val="24"/>
            </w:rPr>
            <w:t>ĐIỀU 2. GIÁ TRỊ HỢP ĐỒNG VÀ PHƯƠNG THỨC THANH TOÁN</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_Toc163831845 \h </w:instrText>
          </w:r>
          <w:r w:rsidRPr="001A2642">
            <w:rPr>
              <w:webHidden/>
              <w:sz w:val="24"/>
              <w:szCs w:val="24"/>
            </w:rPr>
          </w:r>
          <w:r w:rsidRPr="001A2642">
            <w:rPr>
              <w:webHidden/>
              <w:sz w:val="24"/>
              <w:szCs w:val="24"/>
            </w:rPr>
            <w:fldChar w:fldCharType="separate"/>
          </w:r>
          <w:r w:rsidR="008B5BA3" w:rsidRPr="001A2642">
            <w:rPr>
              <w:webHidden/>
              <w:sz w:val="24"/>
              <w:szCs w:val="24"/>
            </w:rPr>
            <w:t>3</w:t>
          </w:r>
          <w:r w:rsidRPr="001A2642">
            <w:rPr>
              <w:webHidden/>
              <w:sz w:val="24"/>
              <w:szCs w:val="24"/>
            </w:rPr>
            <w:fldChar w:fldCharType="end"/>
          </w:r>
          <w:r w:rsidRPr="001A2642">
            <w:rPr>
              <w:sz w:val="24"/>
              <w:szCs w:val="24"/>
              <w:rPrChange w:id="36" w:author="Nguyen Quynh Thuy Tien (Senior Social &amp; Digital Marketing Executive)" w:date="2026-04-24T11:21:00Z">
                <w:rPr/>
              </w:rPrChange>
            </w:rPr>
            <w:fldChar w:fldCharType="end"/>
          </w:r>
        </w:p>
        <w:p w14:paraId="15EE6353" w14:textId="42EDF397"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37" w:author="Nguyen Quynh Thuy Tien (Senior Social &amp; Digital Marketing Executive)" w:date="2026-04-24T11:21:00Z">
                <w:rPr/>
              </w:rPrChange>
            </w:rPr>
            <w:fldChar w:fldCharType="begin"/>
          </w:r>
          <w:r w:rsidRPr="001A2642">
            <w:rPr>
              <w:sz w:val="24"/>
              <w:szCs w:val="24"/>
              <w:rPrChange w:id="38" w:author="Nguyen Quynh Thuy Tien (Senior Social &amp; Digital Marketing Executive)" w:date="2026-04-24T11:21:00Z">
                <w:rPr/>
              </w:rPrChange>
            </w:rPr>
            <w:instrText>HYPERLINK \l "_Toc163831846"</w:instrText>
          </w:r>
          <w:r w:rsidRPr="001A2642">
            <w:rPr>
              <w:sz w:val="24"/>
              <w:szCs w:val="24"/>
              <w:rPrChange w:id="39" w:author="Nguyen Quynh Thuy Tien (Senior Social &amp; Digital Marketing Executive)" w:date="2026-04-24T11:21:00Z">
                <w:rPr/>
              </w:rPrChange>
            </w:rPr>
            <w:fldChar w:fldCharType="separate"/>
          </w:r>
          <w:r w:rsidRPr="001A2642">
            <w:rPr>
              <w:rStyle w:val="Hyperlink"/>
              <w:sz w:val="24"/>
              <w:szCs w:val="24"/>
              <w:lang w:val="nl-NL"/>
            </w:rPr>
            <w:t>ĐIỀU 3. THỜI GIAN VÀ ĐỊA ĐIỂM THỰC HIỆN DỊCH VỤ</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_Toc163831846 \h </w:instrText>
          </w:r>
          <w:r w:rsidRPr="001A2642">
            <w:rPr>
              <w:webHidden/>
              <w:sz w:val="24"/>
              <w:szCs w:val="24"/>
            </w:rPr>
          </w:r>
          <w:r w:rsidRPr="001A2642">
            <w:rPr>
              <w:webHidden/>
              <w:sz w:val="24"/>
              <w:szCs w:val="24"/>
            </w:rPr>
            <w:fldChar w:fldCharType="separate"/>
          </w:r>
          <w:r w:rsidR="008B5BA3" w:rsidRPr="001A2642">
            <w:rPr>
              <w:webHidden/>
              <w:sz w:val="24"/>
              <w:szCs w:val="24"/>
            </w:rPr>
            <w:t>4</w:t>
          </w:r>
          <w:r w:rsidRPr="001A2642">
            <w:rPr>
              <w:webHidden/>
              <w:sz w:val="24"/>
              <w:szCs w:val="24"/>
            </w:rPr>
            <w:fldChar w:fldCharType="end"/>
          </w:r>
          <w:r w:rsidRPr="001A2642">
            <w:rPr>
              <w:sz w:val="24"/>
              <w:szCs w:val="24"/>
              <w:rPrChange w:id="40" w:author="Nguyen Quynh Thuy Tien (Senior Social &amp; Digital Marketing Executive)" w:date="2026-04-24T11:21:00Z">
                <w:rPr/>
              </w:rPrChange>
            </w:rPr>
            <w:fldChar w:fldCharType="end"/>
          </w:r>
        </w:p>
        <w:p w14:paraId="756522DE" w14:textId="43F99D76"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41" w:author="Nguyen Quynh Thuy Tien (Senior Social &amp; Digital Marketing Executive)" w:date="2026-04-24T11:21:00Z">
                <w:rPr/>
              </w:rPrChange>
            </w:rPr>
            <w:fldChar w:fldCharType="begin"/>
          </w:r>
          <w:r w:rsidRPr="001A2642">
            <w:rPr>
              <w:sz w:val="24"/>
              <w:szCs w:val="24"/>
              <w:rPrChange w:id="42" w:author="Nguyen Quynh Thuy Tien (Senior Social &amp; Digital Marketing Executive)" w:date="2026-04-24T11:21:00Z">
                <w:rPr/>
              </w:rPrChange>
            </w:rPr>
            <w:instrText>HYPERLINK \l "_Toc163831847"</w:instrText>
          </w:r>
          <w:r w:rsidRPr="001A2642">
            <w:rPr>
              <w:sz w:val="24"/>
              <w:szCs w:val="24"/>
              <w:rPrChange w:id="43" w:author="Nguyen Quynh Thuy Tien (Senior Social &amp; Digital Marketing Executive)" w:date="2026-04-24T11:21:00Z">
                <w:rPr/>
              </w:rPrChange>
            </w:rPr>
            <w:fldChar w:fldCharType="separate"/>
          </w:r>
          <w:r w:rsidRPr="001A2642">
            <w:rPr>
              <w:rStyle w:val="Hyperlink"/>
              <w:sz w:val="24"/>
              <w:szCs w:val="24"/>
              <w:lang w:val="nl-NL"/>
            </w:rPr>
            <w:t>ĐIỀU 4. NGHIỆM THU VÀ BẢO HÀNH</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_Toc163831847 \h </w:instrText>
          </w:r>
          <w:r w:rsidRPr="001A2642">
            <w:rPr>
              <w:webHidden/>
              <w:sz w:val="24"/>
              <w:szCs w:val="24"/>
            </w:rPr>
          </w:r>
          <w:r w:rsidRPr="001A2642">
            <w:rPr>
              <w:webHidden/>
              <w:sz w:val="24"/>
              <w:szCs w:val="24"/>
            </w:rPr>
            <w:fldChar w:fldCharType="separate"/>
          </w:r>
          <w:r w:rsidR="008B5BA3" w:rsidRPr="001A2642">
            <w:rPr>
              <w:webHidden/>
              <w:sz w:val="24"/>
              <w:szCs w:val="24"/>
            </w:rPr>
            <w:t>4</w:t>
          </w:r>
          <w:r w:rsidRPr="001A2642">
            <w:rPr>
              <w:webHidden/>
              <w:sz w:val="24"/>
              <w:szCs w:val="24"/>
            </w:rPr>
            <w:fldChar w:fldCharType="end"/>
          </w:r>
          <w:r w:rsidRPr="001A2642">
            <w:rPr>
              <w:sz w:val="24"/>
              <w:szCs w:val="24"/>
              <w:rPrChange w:id="44" w:author="Nguyen Quynh Thuy Tien (Senior Social &amp; Digital Marketing Executive)" w:date="2026-04-24T11:21:00Z">
                <w:rPr/>
              </w:rPrChange>
            </w:rPr>
            <w:fldChar w:fldCharType="end"/>
          </w:r>
        </w:p>
        <w:p w14:paraId="43F795EF" w14:textId="495472EA"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45" w:author="Nguyen Quynh Thuy Tien (Senior Social &amp; Digital Marketing Executive)" w:date="2026-04-24T11:21:00Z">
                <w:rPr/>
              </w:rPrChange>
            </w:rPr>
            <w:fldChar w:fldCharType="begin"/>
          </w:r>
          <w:r w:rsidRPr="001A2642">
            <w:rPr>
              <w:rFonts w:ascii="Times New Roman" w:hAnsi="Times New Roman"/>
              <w:sz w:val="24"/>
              <w:szCs w:val="24"/>
              <w:rPrChange w:id="46" w:author="Nguyen Quynh Thuy Tien (Senior Social &amp; Digital Marketing Executive)" w:date="2026-04-24T11:21:00Z">
                <w:rPr/>
              </w:rPrChange>
            </w:rPr>
            <w:instrText>HYPERLINK \l "_Toc163831848"</w:instrText>
          </w:r>
          <w:r w:rsidRPr="001A2642">
            <w:rPr>
              <w:rFonts w:ascii="Times New Roman" w:hAnsi="Times New Roman"/>
              <w:sz w:val="24"/>
              <w:szCs w:val="24"/>
              <w:rPrChange w:id="47"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rPr>
            <w:t>4.1</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rPr>
            <w:t>Nghiệm thu Dịch Vụ:</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_Toc163831848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4</w:t>
          </w:r>
          <w:r w:rsidRPr="001A2642">
            <w:rPr>
              <w:rFonts w:ascii="Times New Roman" w:hAnsi="Times New Roman"/>
              <w:noProof/>
              <w:webHidden/>
              <w:sz w:val="24"/>
              <w:szCs w:val="24"/>
            </w:rPr>
            <w:fldChar w:fldCharType="end"/>
          </w:r>
          <w:r w:rsidRPr="001A2642">
            <w:rPr>
              <w:rFonts w:ascii="Times New Roman" w:hAnsi="Times New Roman"/>
              <w:sz w:val="24"/>
              <w:szCs w:val="24"/>
              <w:rPrChange w:id="48" w:author="Nguyen Quynh Thuy Tien (Senior Social &amp; Digital Marketing Executive)" w:date="2026-04-24T11:21:00Z">
                <w:rPr/>
              </w:rPrChange>
            </w:rPr>
            <w:fldChar w:fldCharType="end"/>
          </w:r>
        </w:p>
        <w:p w14:paraId="0C3FD243" w14:textId="143E5E2F"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49" w:author="Nguyen Quynh Thuy Tien (Senior Social &amp; Digital Marketing Executive)" w:date="2026-04-24T11:21:00Z">
                <w:rPr/>
              </w:rPrChange>
            </w:rPr>
            <w:fldChar w:fldCharType="begin"/>
          </w:r>
          <w:r w:rsidRPr="001A2642">
            <w:rPr>
              <w:rFonts w:ascii="Times New Roman" w:hAnsi="Times New Roman"/>
              <w:sz w:val="24"/>
              <w:szCs w:val="24"/>
              <w:rPrChange w:id="50" w:author="Nguyen Quynh Thuy Tien (Senior Social &amp; Digital Marketing Executive)" w:date="2026-04-24T11:21:00Z">
                <w:rPr/>
              </w:rPrChange>
            </w:rPr>
            <w:instrText>HYPERLINK \l "_Toc163831849"</w:instrText>
          </w:r>
          <w:r w:rsidRPr="001A2642">
            <w:rPr>
              <w:rFonts w:ascii="Times New Roman" w:hAnsi="Times New Roman"/>
              <w:sz w:val="24"/>
              <w:szCs w:val="24"/>
              <w:rPrChange w:id="51"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rPr>
            <w:t>4.2</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rPr>
            <w:t>Bảo hành:</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_Toc163831849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5</w:t>
          </w:r>
          <w:r w:rsidRPr="001A2642">
            <w:rPr>
              <w:rFonts w:ascii="Times New Roman" w:hAnsi="Times New Roman"/>
              <w:noProof/>
              <w:webHidden/>
              <w:sz w:val="24"/>
              <w:szCs w:val="24"/>
            </w:rPr>
            <w:fldChar w:fldCharType="end"/>
          </w:r>
          <w:r w:rsidRPr="001A2642">
            <w:rPr>
              <w:rFonts w:ascii="Times New Roman" w:hAnsi="Times New Roman"/>
              <w:sz w:val="24"/>
              <w:szCs w:val="24"/>
              <w:rPrChange w:id="52" w:author="Nguyen Quynh Thuy Tien (Senior Social &amp; Digital Marketing Executive)" w:date="2026-04-24T11:21:00Z">
                <w:rPr/>
              </w:rPrChange>
            </w:rPr>
            <w:fldChar w:fldCharType="end"/>
          </w:r>
        </w:p>
        <w:p w14:paraId="0771FF0E" w14:textId="7489083E"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53" w:author="Nguyen Quynh Thuy Tien (Senior Social &amp; Digital Marketing Executive)" w:date="2026-04-24T11:21:00Z">
                <w:rPr/>
              </w:rPrChange>
            </w:rPr>
            <w:fldChar w:fldCharType="begin"/>
          </w:r>
          <w:r w:rsidRPr="001A2642">
            <w:rPr>
              <w:sz w:val="24"/>
              <w:szCs w:val="24"/>
              <w:rPrChange w:id="54" w:author="Nguyen Quynh Thuy Tien (Senior Social &amp; Digital Marketing Executive)" w:date="2026-04-24T11:21:00Z">
                <w:rPr/>
              </w:rPrChange>
            </w:rPr>
            <w:instrText>HYPERLINK \l "_Toc163831850"</w:instrText>
          </w:r>
          <w:r w:rsidRPr="001A2642">
            <w:rPr>
              <w:sz w:val="24"/>
              <w:szCs w:val="24"/>
              <w:rPrChange w:id="55" w:author="Nguyen Quynh Thuy Tien (Senior Social &amp; Digital Marketing Executive)" w:date="2026-04-24T11:21:00Z">
                <w:rPr/>
              </w:rPrChange>
            </w:rPr>
            <w:fldChar w:fldCharType="separate"/>
          </w:r>
          <w:r w:rsidRPr="001A2642">
            <w:rPr>
              <w:rStyle w:val="Hyperlink"/>
              <w:sz w:val="24"/>
              <w:szCs w:val="24"/>
            </w:rPr>
            <w:t>ĐIỀU 5. QUYỀN VÀ NGHĨA VỤ CỦA BÊN A</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_Toc163831850 \h </w:instrText>
          </w:r>
          <w:r w:rsidRPr="001A2642">
            <w:rPr>
              <w:webHidden/>
              <w:sz w:val="24"/>
              <w:szCs w:val="24"/>
            </w:rPr>
          </w:r>
          <w:r w:rsidRPr="001A2642">
            <w:rPr>
              <w:webHidden/>
              <w:sz w:val="24"/>
              <w:szCs w:val="24"/>
            </w:rPr>
            <w:fldChar w:fldCharType="separate"/>
          </w:r>
          <w:r w:rsidR="008B5BA3" w:rsidRPr="001A2642">
            <w:rPr>
              <w:webHidden/>
              <w:sz w:val="24"/>
              <w:szCs w:val="24"/>
            </w:rPr>
            <w:t>5</w:t>
          </w:r>
          <w:r w:rsidRPr="001A2642">
            <w:rPr>
              <w:webHidden/>
              <w:sz w:val="24"/>
              <w:szCs w:val="24"/>
            </w:rPr>
            <w:fldChar w:fldCharType="end"/>
          </w:r>
          <w:r w:rsidRPr="001A2642">
            <w:rPr>
              <w:sz w:val="24"/>
              <w:szCs w:val="24"/>
              <w:rPrChange w:id="56" w:author="Nguyen Quynh Thuy Tien (Senior Social &amp; Digital Marketing Executive)" w:date="2026-04-24T11:21:00Z">
                <w:rPr/>
              </w:rPrChange>
            </w:rPr>
            <w:fldChar w:fldCharType="end"/>
          </w:r>
        </w:p>
        <w:p w14:paraId="3B525DBB" w14:textId="61081A8F"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57" w:author="Nguyen Quynh Thuy Tien (Senior Social &amp; Digital Marketing Executive)" w:date="2026-04-24T11:21:00Z">
                <w:rPr/>
              </w:rPrChange>
            </w:rPr>
            <w:fldChar w:fldCharType="begin"/>
          </w:r>
          <w:r w:rsidRPr="001A2642">
            <w:rPr>
              <w:rFonts w:ascii="Times New Roman" w:hAnsi="Times New Roman"/>
              <w:sz w:val="24"/>
              <w:szCs w:val="24"/>
              <w:rPrChange w:id="58" w:author="Nguyen Quynh Thuy Tien (Senior Social &amp; Digital Marketing Executive)" w:date="2026-04-24T11:21:00Z">
                <w:rPr/>
              </w:rPrChange>
            </w:rPr>
            <w:instrText>HYPERLINK \l "_Toc163831851"</w:instrText>
          </w:r>
          <w:r w:rsidRPr="001A2642">
            <w:rPr>
              <w:rFonts w:ascii="Times New Roman" w:hAnsi="Times New Roman"/>
              <w:sz w:val="24"/>
              <w:szCs w:val="24"/>
              <w:rPrChange w:id="59"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rPr>
            <w:t>5.1.</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rPr>
            <w:t>Quyền của Bên A:</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_Toc163831851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5</w:t>
          </w:r>
          <w:r w:rsidRPr="001A2642">
            <w:rPr>
              <w:rFonts w:ascii="Times New Roman" w:hAnsi="Times New Roman"/>
              <w:noProof/>
              <w:webHidden/>
              <w:sz w:val="24"/>
              <w:szCs w:val="24"/>
            </w:rPr>
            <w:fldChar w:fldCharType="end"/>
          </w:r>
          <w:r w:rsidRPr="001A2642">
            <w:rPr>
              <w:rFonts w:ascii="Times New Roman" w:hAnsi="Times New Roman"/>
              <w:sz w:val="24"/>
              <w:szCs w:val="24"/>
              <w:rPrChange w:id="60" w:author="Nguyen Quynh Thuy Tien (Senior Social &amp; Digital Marketing Executive)" w:date="2026-04-24T11:21:00Z">
                <w:rPr/>
              </w:rPrChange>
            </w:rPr>
            <w:fldChar w:fldCharType="end"/>
          </w:r>
        </w:p>
        <w:p w14:paraId="61E297C3" w14:textId="1F18DC26"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61" w:author="Nguyen Quynh Thuy Tien (Senior Social &amp; Digital Marketing Executive)" w:date="2026-04-24T11:21:00Z">
                <w:rPr/>
              </w:rPrChange>
            </w:rPr>
            <w:fldChar w:fldCharType="begin"/>
          </w:r>
          <w:r w:rsidRPr="001A2642">
            <w:rPr>
              <w:rFonts w:ascii="Times New Roman" w:hAnsi="Times New Roman"/>
              <w:sz w:val="24"/>
              <w:szCs w:val="24"/>
              <w:rPrChange w:id="62" w:author="Nguyen Quynh Thuy Tien (Senior Social &amp; Digital Marketing Executive)" w:date="2026-04-24T11:21:00Z">
                <w:rPr/>
              </w:rPrChange>
            </w:rPr>
            <w:instrText>HYPERLINK \l "_Toc163831852"</w:instrText>
          </w:r>
          <w:r w:rsidRPr="001A2642">
            <w:rPr>
              <w:rFonts w:ascii="Times New Roman" w:hAnsi="Times New Roman"/>
              <w:sz w:val="24"/>
              <w:szCs w:val="24"/>
              <w:rPrChange w:id="63"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nl-NL"/>
            </w:rPr>
            <w:t>5.2.</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nl-NL"/>
            </w:rPr>
            <w:t>Nghĩa vụ của Bên A:</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_Toc163831852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5</w:t>
          </w:r>
          <w:r w:rsidRPr="001A2642">
            <w:rPr>
              <w:rFonts w:ascii="Times New Roman" w:hAnsi="Times New Roman"/>
              <w:noProof/>
              <w:webHidden/>
              <w:sz w:val="24"/>
              <w:szCs w:val="24"/>
            </w:rPr>
            <w:fldChar w:fldCharType="end"/>
          </w:r>
          <w:r w:rsidRPr="001A2642">
            <w:rPr>
              <w:rFonts w:ascii="Times New Roman" w:hAnsi="Times New Roman"/>
              <w:sz w:val="24"/>
              <w:szCs w:val="24"/>
              <w:rPrChange w:id="64" w:author="Nguyen Quynh Thuy Tien (Senior Social &amp; Digital Marketing Executive)" w:date="2026-04-24T11:21:00Z">
                <w:rPr/>
              </w:rPrChange>
            </w:rPr>
            <w:fldChar w:fldCharType="end"/>
          </w:r>
        </w:p>
        <w:p w14:paraId="4CE502F5" w14:textId="192A357D"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65" w:author="Nguyen Quynh Thuy Tien (Senior Social &amp; Digital Marketing Executive)" w:date="2026-04-24T11:21:00Z">
                <w:rPr/>
              </w:rPrChange>
            </w:rPr>
            <w:fldChar w:fldCharType="begin"/>
          </w:r>
          <w:r w:rsidRPr="001A2642">
            <w:rPr>
              <w:sz w:val="24"/>
              <w:szCs w:val="24"/>
              <w:rPrChange w:id="66" w:author="Nguyen Quynh Thuy Tien (Senior Social &amp; Digital Marketing Executive)" w:date="2026-04-24T11:21:00Z">
                <w:rPr/>
              </w:rPrChange>
            </w:rPr>
            <w:instrText>HYPERLINK \l "_Toc163831853"</w:instrText>
          </w:r>
          <w:r w:rsidRPr="001A2642">
            <w:rPr>
              <w:sz w:val="24"/>
              <w:szCs w:val="24"/>
              <w:rPrChange w:id="67" w:author="Nguyen Quynh Thuy Tien (Senior Social &amp; Digital Marketing Executive)" w:date="2026-04-24T11:21:00Z">
                <w:rPr/>
              </w:rPrChange>
            </w:rPr>
            <w:fldChar w:fldCharType="separate"/>
          </w:r>
          <w:r w:rsidRPr="001A2642">
            <w:rPr>
              <w:rStyle w:val="Hyperlink"/>
              <w:sz w:val="24"/>
              <w:szCs w:val="24"/>
              <w:lang w:val="nl-NL"/>
            </w:rPr>
            <w:t>ĐIỀU 6. QUYỀN VÀ NGHĨA VỤ CỦA BÊN B</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_Toc163831853 \h </w:instrText>
          </w:r>
          <w:r w:rsidRPr="001A2642">
            <w:rPr>
              <w:webHidden/>
              <w:sz w:val="24"/>
              <w:szCs w:val="24"/>
            </w:rPr>
          </w:r>
          <w:r w:rsidRPr="001A2642">
            <w:rPr>
              <w:webHidden/>
              <w:sz w:val="24"/>
              <w:szCs w:val="24"/>
            </w:rPr>
            <w:fldChar w:fldCharType="separate"/>
          </w:r>
          <w:r w:rsidR="008B5BA3" w:rsidRPr="001A2642">
            <w:rPr>
              <w:webHidden/>
              <w:sz w:val="24"/>
              <w:szCs w:val="24"/>
            </w:rPr>
            <w:t>6</w:t>
          </w:r>
          <w:r w:rsidRPr="001A2642">
            <w:rPr>
              <w:webHidden/>
              <w:sz w:val="24"/>
              <w:szCs w:val="24"/>
            </w:rPr>
            <w:fldChar w:fldCharType="end"/>
          </w:r>
          <w:r w:rsidRPr="001A2642">
            <w:rPr>
              <w:sz w:val="24"/>
              <w:szCs w:val="24"/>
              <w:rPrChange w:id="68" w:author="Nguyen Quynh Thuy Tien (Senior Social &amp; Digital Marketing Executive)" w:date="2026-04-24T11:21:00Z">
                <w:rPr/>
              </w:rPrChange>
            </w:rPr>
            <w:fldChar w:fldCharType="end"/>
          </w:r>
        </w:p>
        <w:p w14:paraId="08AF5928" w14:textId="18297282"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69" w:author="Nguyen Quynh Thuy Tien (Senior Social &amp; Digital Marketing Executive)" w:date="2026-04-24T11:21:00Z">
                <w:rPr/>
              </w:rPrChange>
            </w:rPr>
            <w:fldChar w:fldCharType="begin"/>
          </w:r>
          <w:r w:rsidRPr="001A2642">
            <w:rPr>
              <w:rFonts w:ascii="Times New Roman" w:hAnsi="Times New Roman"/>
              <w:sz w:val="24"/>
              <w:szCs w:val="24"/>
              <w:rPrChange w:id="70" w:author="Nguyen Quynh Thuy Tien (Senior Social &amp; Digital Marketing Executive)" w:date="2026-04-24T11:21:00Z">
                <w:rPr/>
              </w:rPrChange>
            </w:rPr>
            <w:instrText>HYPERLINK \l "_Toc163831854"</w:instrText>
          </w:r>
          <w:r w:rsidRPr="001A2642">
            <w:rPr>
              <w:rFonts w:ascii="Times New Roman" w:hAnsi="Times New Roman"/>
              <w:sz w:val="24"/>
              <w:szCs w:val="24"/>
              <w:rPrChange w:id="71"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rPr>
            <w:t>6.1.</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rPr>
            <w:t>Quyền của Bên B:</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_Toc163831854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6</w:t>
          </w:r>
          <w:r w:rsidRPr="001A2642">
            <w:rPr>
              <w:rFonts w:ascii="Times New Roman" w:hAnsi="Times New Roman"/>
              <w:noProof/>
              <w:webHidden/>
              <w:sz w:val="24"/>
              <w:szCs w:val="24"/>
            </w:rPr>
            <w:fldChar w:fldCharType="end"/>
          </w:r>
          <w:r w:rsidRPr="001A2642">
            <w:rPr>
              <w:rFonts w:ascii="Times New Roman" w:hAnsi="Times New Roman"/>
              <w:sz w:val="24"/>
              <w:szCs w:val="24"/>
              <w:rPrChange w:id="72" w:author="Nguyen Quynh Thuy Tien (Senior Social &amp; Digital Marketing Executive)" w:date="2026-04-24T11:21:00Z">
                <w:rPr/>
              </w:rPrChange>
            </w:rPr>
            <w:fldChar w:fldCharType="end"/>
          </w:r>
        </w:p>
        <w:p w14:paraId="49FC1970" w14:textId="5D77ED85" w:rsidR="00621417" w:rsidRPr="001A2642" w:rsidRDefault="00621417" w:rsidP="00621417">
          <w:pPr>
            <w:pStyle w:val="TOC2"/>
            <w:tabs>
              <w:tab w:val="left" w:pos="88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73" w:author="Nguyen Quynh Thuy Tien (Senior Social &amp; Digital Marketing Executive)" w:date="2026-04-24T11:21:00Z">
                <w:rPr/>
              </w:rPrChange>
            </w:rPr>
            <w:fldChar w:fldCharType="begin"/>
          </w:r>
          <w:r w:rsidRPr="001A2642">
            <w:rPr>
              <w:rFonts w:ascii="Times New Roman" w:hAnsi="Times New Roman"/>
              <w:sz w:val="24"/>
              <w:szCs w:val="24"/>
              <w:rPrChange w:id="74" w:author="Nguyen Quynh Thuy Tien (Senior Social &amp; Digital Marketing Executive)" w:date="2026-04-24T11:21:00Z">
                <w:rPr/>
              </w:rPrChange>
            </w:rPr>
            <w:instrText>HYPERLINK \l "_Toc163831855"</w:instrText>
          </w:r>
          <w:r w:rsidRPr="001A2642">
            <w:rPr>
              <w:rFonts w:ascii="Times New Roman" w:hAnsi="Times New Roman"/>
              <w:sz w:val="24"/>
              <w:szCs w:val="24"/>
              <w:rPrChange w:id="75"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pt-BR"/>
            </w:rPr>
            <w:t>6.2.</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pt-BR"/>
            </w:rPr>
            <w:t>Nghĩa vụ của Bên B:</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_Toc163831855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6</w:t>
          </w:r>
          <w:r w:rsidRPr="001A2642">
            <w:rPr>
              <w:rFonts w:ascii="Times New Roman" w:hAnsi="Times New Roman"/>
              <w:noProof/>
              <w:webHidden/>
              <w:sz w:val="24"/>
              <w:szCs w:val="24"/>
            </w:rPr>
            <w:fldChar w:fldCharType="end"/>
          </w:r>
          <w:r w:rsidRPr="001A2642">
            <w:rPr>
              <w:rFonts w:ascii="Times New Roman" w:hAnsi="Times New Roman"/>
              <w:sz w:val="24"/>
              <w:szCs w:val="24"/>
              <w:rPrChange w:id="76" w:author="Nguyen Quynh Thuy Tien (Senior Social &amp; Digital Marketing Executive)" w:date="2026-04-24T11:21:00Z">
                <w:rPr/>
              </w:rPrChange>
            </w:rPr>
            <w:fldChar w:fldCharType="end"/>
          </w:r>
        </w:p>
        <w:p w14:paraId="6768C995" w14:textId="15B63738"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77" w:author="Nguyen Quynh Thuy Tien (Senior Social &amp; Digital Marketing Executive)" w:date="2026-04-24T11:21:00Z">
                <w:rPr/>
              </w:rPrChange>
            </w:rPr>
            <w:fldChar w:fldCharType="begin"/>
          </w:r>
          <w:r w:rsidRPr="001A2642">
            <w:rPr>
              <w:sz w:val="24"/>
              <w:szCs w:val="24"/>
              <w:rPrChange w:id="78" w:author="Nguyen Quynh Thuy Tien (Senior Social &amp; Digital Marketing Executive)" w:date="2026-04-24T11:21:00Z">
                <w:rPr/>
              </w:rPrChange>
            </w:rPr>
            <w:instrText>HYPERLINK \l "_Toc163831856"</w:instrText>
          </w:r>
          <w:r w:rsidRPr="001A2642">
            <w:rPr>
              <w:sz w:val="24"/>
              <w:szCs w:val="24"/>
              <w:rPrChange w:id="79" w:author="Nguyen Quynh Thuy Tien (Senior Social &amp; Digital Marketing Executive)" w:date="2026-04-24T11:21:00Z">
                <w:rPr/>
              </w:rPrChange>
            </w:rPr>
            <w:fldChar w:fldCharType="separate"/>
          </w:r>
          <w:r w:rsidRPr="001A2642">
            <w:rPr>
              <w:rStyle w:val="Hyperlink"/>
              <w:sz w:val="24"/>
              <w:szCs w:val="24"/>
            </w:rPr>
            <w:t xml:space="preserve">ĐIỀU </w:t>
          </w:r>
          <w:r w:rsidRPr="001A2642">
            <w:rPr>
              <w:rStyle w:val="Hyperlink"/>
              <w:sz w:val="24"/>
              <w:szCs w:val="24"/>
              <w:lang w:val="nl-NL"/>
            </w:rPr>
            <w:t>7</w:t>
          </w:r>
          <w:r w:rsidRPr="001A2642">
            <w:rPr>
              <w:rStyle w:val="Hyperlink"/>
              <w:sz w:val="24"/>
              <w:szCs w:val="24"/>
            </w:rPr>
            <w:t>. PHẠT VI PHẠM</w:t>
          </w:r>
          <w:r w:rsidRPr="001A2642">
            <w:rPr>
              <w:rStyle w:val="Hyperlink"/>
              <w:sz w:val="24"/>
              <w:szCs w:val="24"/>
              <w:lang w:val="nl-NL"/>
            </w:rPr>
            <w:t xml:space="preserve"> VÀ BỒI THƯỜNG THIỆT HẠI</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_Toc163831856 \h </w:instrText>
          </w:r>
          <w:r w:rsidRPr="001A2642">
            <w:rPr>
              <w:webHidden/>
              <w:sz w:val="24"/>
              <w:szCs w:val="24"/>
            </w:rPr>
          </w:r>
          <w:r w:rsidRPr="001A2642">
            <w:rPr>
              <w:webHidden/>
              <w:sz w:val="24"/>
              <w:szCs w:val="24"/>
            </w:rPr>
            <w:fldChar w:fldCharType="separate"/>
          </w:r>
          <w:r w:rsidR="008B5BA3" w:rsidRPr="001A2642">
            <w:rPr>
              <w:webHidden/>
              <w:sz w:val="24"/>
              <w:szCs w:val="24"/>
            </w:rPr>
            <w:t>8</w:t>
          </w:r>
          <w:r w:rsidRPr="001A2642">
            <w:rPr>
              <w:webHidden/>
              <w:sz w:val="24"/>
              <w:szCs w:val="24"/>
            </w:rPr>
            <w:fldChar w:fldCharType="end"/>
          </w:r>
          <w:r w:rsidRPr="001A2642">
            <w:rPr>
              <w:sz w:val="24"/>
              <w:szCs w:val="24"/>
              <w:rPrChange w:id="80" w:author="Nguyen Quynh Thuy Tien (Senior Social &amp; Digital Marketing Executive)" w:date="2026-04-24T11:21:00Z">
                <w:rPr/>
              </w:rPrChange>
            </w:rPr>
            <w:fldChar w:fldCharType="end"/>
          </w:r>
        </w:p>
        <w:p w14:paraId="3A0A488C" w14:textId="331923DA"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81" w:author="Nguyen Quynh Thuy Tien (Senior Social &amp; Digital Marketing Executive)" w:date="2026-04-24T11:21:00Z">
                <w:rPr/>
              </w:rPrChange>
            </w:rPr>
            <w:fldChar w:fldCharType="begin"/>
          </w:r>
          <w:r w:rsidRPr="001A2642">
            <w:rPr>
              <w:sz w:val="24"/>
              <w:szCs w:val="24"/>
              <w:rPrChange w:id="82" w:author="Nguyen Quynh Thuy Tien (Senior Social &amp; Digital Marketing Executive)" w:date="2026-04-24T11:21:00Z">
                <w:rPr/>
              </w:rPrChange>
            </w:rPr>
            <w:instrText>HYPERLINK \l "_Toc163831857"</w:instrText>
          </w:r>
          <w:r w:rsidRPr="001A2642">
            <w:rPr>
              <w:sz w:val="24"/>
              <w:szCs w:val="24"/>
              <w:rPrChange w:id="83" w:author="Nguyen Quynh Thuy Tien (Senior Social &amp; Digital Marketing Executive)" w:date="2026-04-24T11:21:00Z">
                <w:rPr/>
              </w:rPrChange>
            </w:rPr>
            <w:fldChar w:fldCharType="separate"/>
          </w:r>
          <w:r w:rsidRPr="001A2642">
            <w:rPr>
              <w:rStyle w:val="Hyperlink"/>
              <w:sz w:val="24"/>
              <w:szCs w:val="24"/>
            </w:rPr>
            <w:t xml:space="preserve">ĐIỀU </w:t>
          </w:r>
          <w:r w:rsidRPr="001A2642">
            <w:rPr>
              <w:rStyle w:val="Hyperlink"/>
              <w:sz w:val="24"/>
              <w:szCs w:val="24"/>
              <w:lang w:val="en-US"/>
            </w:rPr>
            <w:t>8.</w:t>
          </w:r>
          <w:r w:rsidRPr="001A2642">
            <w:rPr>
              <w:rStyle w:val="Hyperlink"/>
              <w:sz w:val="24"/>
              <w:szCs w:val="24"/>
            </w:rPr>
            <w:t xml:space="preserve"> </w:t>
          </w:r>
          <w:r w:rsidRPr="001A2642">
            <w:rPr>
              <w:rStyle w:val="Hyperlink"/>
              <w:sz w:val="24"/>
              <w:szCs w:val="24"/>
              <w:lang w:val="en-US"/>
            </w:rPr>
            <w:t>HIỆU LỰC CỦA HỢP ĐỒNG</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_Toc163831857 \h </w:instrText>
          </w:r>
          <w:r w:rsidRPr="001A2642">
            <w:rPr>
              <w:webHidden/>
              <w:sz w:val="24"/>
              <w:szCs w:val="24"/>
            </w:rPr>
          </w:r>
          <w:r w:rsidRPr="001A2642">
            <w:rPr>
              <w:webHidden/>
              <w:sz w:val="24"/>
              <w:szCs w:val="24"/>
            </w:rPr>
            <w:fldChar w:fldCharType="separate"/>
          </w:r>
          <w:r w:rsidR="008B5BA3" w:rsidRPr="001A2642">
            <w:rPr>
              <w:webHidden/>
              <w:sz w:val="24"/>
              <w:szCs w:val="24"/>
            </w:rPr>
            <w:t>9</w:t>
          </w:r>
          <w:r w:rsidRPr="001A2642">
            <w:rPr>
              <w:webHidden/>
              <w:sz w:val="24"/>
              <w:szCs w:val="24"/>
            </w:rPr>
            <w:fldChar w:fldCharType="end"/>
          </w:r>
          <w:r w:rsidRPr="001A2642">
            <w:rPr>
              <w:sz w:val="24"/>
              <w:szCs w:val="24"/>
              <w:rPrChange w:id="84" w:author="Nguyen Quynh Thuy Tien (Senior Social &amp; Digital Marketing Executive)" w:date="2026-04-24T11:21:00Z">
                <w:rPr/>
              </w:rPrChange>
            </w:rPr>
            <w:fldChar w:fldCharType="end"/>
          </w:r>
        </w:p>
        <w:p w14:paraId="378E0085" w14:textId="07113522"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85" w:author="Nguyen Quynh Thuy Tien (Senior Social &amp; Digital Marketing Executive)" w:date="2026-04-24T11:21:00Z">
                <w:rPr/>
              </w:rPrChange>
            </w:rPr>
            <w:fldChar w:fldCharType="begin"/>
          </w:r>
          <w:r w:rsidRPr="001A2642">
            <w:rPr>
              <w:sz w:val="24"/>
              <w:szCs w:val="24"/>
              <w:rPrChange w:id="86" w:author="Nguyen Quynh Thuy Tien (Senior Social &amp; Digital Marketing Executive)" w:date="2026-04-24T11:21:00Z">
                <w:rPr/>
              </w:rPrChange>
            </w:rPr>
            <w:instrText>HYPERLINK \l "_Toc163831858"</w:instrText>
          </w:r>
          <w:r w:rsidRPr="001A2642">
            <w:rPr>
              <w:sz w:val="24"/>
              <w:szCs w:val="24"/>
              <w:rPrChange w:id="87" w:author="Nguyen Quynh Thuy Tien (Senior Social &amp; Digital Marketing Executive)" w:date="2026-04-24T11:21:00Z">
                <w:rPr/>
              </w:rPrChange>
            </w:rPr>
            <w:fldChar w:fldCharType="separate"/>
          </w:r>
          <w:r w:rsidRPr="001A2642">
            <w:rPr>
              <w:rStyle w:val="Hyperlink"/>
              <w:sz w:val="24"/>
              <w:szCs w:val="24"/>
            </w:rPr>
            <w:t>ĐIỀU 9. SỰ KIỆN BẤT KHẢ KHÁNG</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_Toc163831858 \h </w:instrText>
          </w:r>
          <w:r w:rsidRPr="001A2642">
            <w:rPr>
              <w:webHidden/>
              <w:sz w:val="24"/>
              <w:szCs w:val="24"/>
            </w:rPr>
          </w:r>
          <w:r w:rsidRPr="001A2642">
            <w:rPr>
              <w:webHidden/>
              <w:sz w:val="24"/>
              <w:szCs w:val="24"/>
            </w:rPr>
            <w:fldChar w:fldCharType="separate"/>
          </w:r>
          <w:r w:rsidR="008B5BA3" w:rsidRPr="001A2642">
            <w:rPr>
              <w:webHidden/>
              <w:sz w:val="24"/>
              <w:szCs w:val="24"/>
            </w:rPr>
            <w:t>11</w:t>
          </w:r>
          <w:r w:rsidRPr="001A2642">
            <w:rPr>
              <w:webHidden/>
              <w:sz w:val="24"/>
              <w:szCs w:val="24"/>
            </w:rPr>
            <w:fldChar w:fldCharType="end"/>
          </w:r>
          <w:r w:rsidRPr="001A2642">
            <w:rPr>
              <w:sz w:val="24"/>
              <w:szCs w:val="24"/>
              <w:rPrChange w:id="88" w:author="Nguyen Quynh Thuy Tien (Senior Social &amp; Digital Marketing Executive)" w:date="2026-04-24T11:21:00Z">
                <w:rPr/>
              </w:rPrChange>
            </w:rPr>
            <w:fldChar w:fldCharType="end"/>
          </w:r>
        </w:p>
        <w:p w14:paraId="5DB6CA1A" w14:textId="6331D29D"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89" w:author="Nguyen Quynh Thuy Tien (Senior Social &amp; Digital Marketing Executive)" w:date="2026-04-24T11:21:00Z">
                <w:rPr/>
              </w:rPrChange>
            </w:rPr>
            <w:fldChar w:fldCharType="begin"/>
          </w:r>
          <w:r w:rsidRPr="001A2642">
            <w:rPr>
              <w:sz w:val="24"/>
              <w:szCs w:val="24"/>
              <w:rPrChange w:id="90" w:author="Nguyen Quynh Thuy Tien (Senior Social &amp; Digital Marketing Executive)" w:date="2026-04-24T11:21:00Z">
                <w:rPr/>
              </w:rPrChange>
            </w:rPr>
            <w:instrText>HYPERLINK \l "_Toc163831859"</w:instrText>
          </w:r>
          <w:r w:rsidRPr="001A2642">
            <w:rPr>
              <w:sz w:val="24"/>
              <w:szCs w:val="24"/>
              <w:rPrChange w:id="91" w:author="Nguyen Quynh Thuy Tien (Senior Social &amp; Digital Marketing Executive)" w:date="2026-04-24T11:21:00Z">
                <w:rPr/>
              </w:rPrChange>
            </w:rPr>
            <w:fldChar w:fldCharType="separate"/>
          </w:r>
          <w:r w:rsidRPr="001A2642">
            <w:rPr>
              <w:rStyle w:val="Hyperlink"/>
              <w:sz w:val="24"/>
              <w:szCs w:val="24"/>
            </w:rPr>
            <w:t>ĐIỀU 10.</w:t>
          </w:r>
          <w:r w:rsidRPr="001A2642">
            <w:rPr>
              <w:rStyle w:val="Hyperlink"/>
              <w:sz w:val="24"/>
              <w:szCs w:val="24"/>
              <w:lang w:val="nl-NL"/>
            </w:rPr>
            <w:t xml:space="preserve"> </w:t>
          </w:r>
          <w:r w:rsidRPr="001A2642">
            <w:rPr>
              <w:rStyle w:val="Hyperlink"/>
              <w:sz w:val="24"/>
              <w:szCs w:val="24"/>
            </w:rPr>
            <w:t>BẢO MẬT THÔNG TIN VÀ QUYỀN SỞ HỮU TRÍ TUỆ</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_Toc163831859 \h </w:instrText>
          </w:r>
          <w:r w:rsidRPr="001A2642">
            <w:rPr>
              <w:webHidden/>
              <w:sz w:val="24"/>
              <w:szCs w:val="24"/>
            </w:rPr>
          </w:r>
          <w:r w:rsidRPr="001A2642">
            <w:rPr>
              <w:webHidden/>
              <w:sz w:val="24"/>
              <w:szCs w:val="24"/>
            </w:rPr>
            <w:fldChar w:fldCharType="separate"/>
          </w:r>
          <w:r w:rsidR="008B5BA3" w:rsidRPr="001A2642">
            <w:rPr>
              <w:webHidden/>
              <w:sz w:val="24"/>
              <w:szCs w:val="24"/>
            </w:rPr>
            <w:t>11</w:t>
          </w:r>
          <w:r w:rsidRPr="001A2642">
            <w:rPr>
              <w:webHidden/>
              <w:sz w:val="24"/>
              <w:szCs w:val="24"/>
            </w:rPr>
            <w:fldChar w:fldCharType="end"/>
          </w:r>
          <w:r w:rsidRPr="001A2642">
            <w:rPr>
              <w:sz w:val="24"/>
              <w:szCs w:val="24"/>
              <w:rPrChange w:id="92" w:author="Nguyen Quynh Thuy Tien (Senior Social &amp; Digital Marketing Executive)" w:date="2026-04-24T11:21:00Z">
                <w:rPr/>
              </w:rPrChange>
            </w:rPr>
            <w:fldChar w:fldCharType="end"/>
          </w:r>
        </w:p>
        <w:p w14:paraId="487434D7" w14:textId="37CCCE07" w:rsidR="00621417" w:rsidRPr="001A2642" w:rsidRDefault="00621417" w:rsidP="00621417">
          <w:pPr>
            <w:pStyle w:val="TOC2"/>
            <w:tabs>
              <w:tab w:val="left" w:pos="110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93" w:author="Nguyen Quynh Thuy Tien (Senior Social &amp; Digital Marketing Executive)" w:date="2026-04-24T11:21:00Z">
                <w:rPr/>
              </w:rPrChange>
            </w:rPr>
            <w:fldChar w:fldCharType="begin"/>
          </w:r>
          <w:r w:rsidRPr="001A2642">
            <w:rPr>
              <w:rFonts w:ascii="Times New Roman" w:hAnsi="Times New Roman"/>
              <w:sz w:val="24"/>
              <w:szCs w:val="24"/>
              <w:rPrChange w:id="94" w:author="Nguyen Quynh Thuy Tien (Senior Social &amp; Digital Marketing Executive)" w:date="2026-04-24T11:21:00Z">
                <w:rPr/>
              </w:rPrChange>
            </w:rPr>
            <w:instrText>HYPERLINK \l "_Toc163831860"</w:instrText>
          </w:r>
          <w:r w:rsidRPr="001A2642">
            <w:rPr>
              <w:rFonts w:ascii="Times New Roman" w:hAnsi="Times New Roman"/>
              <w:sz w:val="24"/>
              <w:szCs w:val="24"/>
              <w:rPrChange w:id="95"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nl-NL"/>
            </w:rPr>
            <w:t>10.1.</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nl-NL"/>
            </w:rPr>
            <w:t>Bảo mật thông tin:</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_Toc163831860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11</w:t>
          </w:r>
          <w:r w:rsidRPr="001A2642">
            <w:rPr>
              <w:rFonts w:ascii="Times New Roman" w:hAnsi="Times New Roman"/>
              <w:noProof/>
              <w:webHidden/>
              <w:sz w:val="24"/>
              <w:szCs w:val="24"/>
            </w:rPr>
            <w:fldChar w:fldCharType="end"/>
          </w:r>
          <w:r w:rsidRPr="001A2642">
            <w:rPr>
              <w:rFonts w:ascii="Times New Roman" w:hAnsi="Times New Roman"/>
              <w:sz w:val="24"/>
              <w:szCs w:val="24"/>
              <w:rPrChange w:id="96" w:author="Nguyen Quynh Thuy Tien (Senior Social &amp; Digital Marketing Executive)" w:date="2026-04-24T11:21:00Z">
                <w:rPr/>
              </w:rPrChange>
            </w:rPr>
            <w:fldChar w:fldCharType="end"/>
          </w:r>
        </w:p>
        <w:p w14:paraId="2D1BFD70" w14:textId="346C5612" w:rsidR="00621417" w:rsidRPr="001A2642" w:rsidRDefault="00621417" w:rsidP="00621417">
          <w:pPr>
            <w:pStyle w:val="TOC2"/>
            <w:tabs>
              <w:tab w:val="left" w:pos="1100"/>
              <w:tab w:val="right" w:leader="dot" w:pos="9016"/>
            </w:tabs>
            <w:spacing w:after="0" w:line="276" w:lineRule="auto"/>
            <w:rPr>
              <w:rFonts w:ascii="Times New Roman" w:eastAsiaTheme="minorEastAsia" w:hAnsi="Times New Roman"/>
              <w:noProof/>
              <w:kern w:val="2"/>
              <w:sz w:val="24"/>
              <w:szCs w:val="24"/>
              <w14:ligatures w14:val="standardContextual"/>
            </w:rPr>
          </w:pPr>
          <w:r w:rsidRPr="001A2642">
            <w:rPr>
              <w:rFonts w:ascii="Times New Roman" w:hAnsi="Times New Roman"/>
              <w:sz w:val="24"/>
              <w:szCs w:val="24"/>
              <w:rPrChange w:id="97" w:author="Nguyen Quynh Thuy Tien (Senior Social &amp; Digital Marketing Executive)" w:date="2026-04-24T11:21:00Z">
                <w:rPr/>
              </w:rPrChange>
            </w:rPr>
            <w:fldChar w:fldCharType="begin"/>
          </w:r>
          <w:r w:rsidRPr="001A2642">
            <w:rPr>
              <w:rFonts w:ascii="Times New Roman" w:hAnsi="Times New Roman"/>
              <w:sz w:val="24"/>
              <w:szCs w:val="24"/>
              <w:rPrChange w:id="98" w:author="Nguyen Quynh Thuy Tien (Senior Social &amp; Digital Marketing Executive)" w:date="2026-04-24T11:21:00Z">
                <w:rPr/>
              </w:rPrChange>
            </w:rPr>
            <w:instrText>HYPERLINK \l "_Toc163831861"</w:instrText>
          </w:r>
          <w:r w:rsidRPr="001A2642">
            <w:rPr>
              <w:rFonts w:ascii="Times New Roman" w:hAnsi="Times New Roman"/>
              <w:sz w:val="24"/>
              <w:szCs w:val="24"/>
              <w:rPrChange w:id="99" w:author="Nguyen Quynh Thuy Tien (Senior Social &amp; Digital Marketing Executive)" w:date="2026-04-24T11:21:00Z">
                <w:rPr/>
              </w:rPrChange>
            </w:rPr>
            <w:fldChar w:fldCharType="separate"/>
          </w:r>
          <w:r w:rsidRPr="001A2642">
            <w:rPr>
              <w:rStyle w:val="Hyperlink"/>
              <w:rFonts w:ascii="Times New Roman" w:hAnsi="Times New Roman"/>
              <w:noProof/>
              <w:sz w:val="24"/>
              <w:szCs w:val="24"/>
              <w:lang w:val="nl-NL"/>
            </w:rPr>
            <w:t>10.2.</w:t>
          </w:r>
          <w:r w:rsidRPr="001A2642">
            <w:rPr>
              <w:rFonts w:ascii="Times New Roman" w:eastAsiaTheme="minorEastAsia" w:hAnsi="Times New Roman"/>
              <w:noProof/>
              <w:kern w:val="2"/>
              <w:sz w:val="24"/>
              <w:szCs w:val="24"/>
              <w14:ligatures w14:val="standardContextual"/>
            </w:rPr>
            <w:tab/>
          </w:r>
          <w:r w:rsidRPr="001A2642">
            <w:rPr>
              <w:rStyle w:val="Hyperlink"/>
              <w:rFonts w:ascii="Times New Roman" w:hAnsi="Times New Roman"/>
              <w:noProof/>
              <w:sz w:val="24"/>
              <w:szCs w:val="24"/>
              <w:lang w:val="nl-NL"/>
            </w:rPr>
            <w:t>Quyền sở hữu trí tuệ:</w:t>
          </w:r>
          <w:r w:rsidRPr="001A2642">
            <w:rPr>
              <w:rFonts w:ascii="Times New Roman" w:hAnsi="Times New Roman"/>
              <w:noProof/>
              <w:webHidden/>
              <w:sz w:val="24"/>
              <w:szCs w:val="24"/>
            </w:rPr>
            <w:tab/>
          </w:r>
          <w:r w:rsidRPr="001A2642">
            <w:rPr>
              <w:rFonts w:ascii="Times New Roman" w:hAnsi="Times New Roman"/>
              <w:noProof/>
              <w:webHidden/>
              <w:sz w:val="24"/>
              <w:szCs w:val="24"/>
            </w:rPr>
            <w:fldChar w:fldCharType="begin"/>
          </w:r>
          <w:r w:rsidRPr="001A2642">
            <w:rPr>
              <w:rFonts w:ascii="Times New Roman" w:hAnsi="Times New Roman"/>
              <w:noProof/>
              <w:webHidden/>
              <w:sz w:val="24"/>
              <w:szCs w:val="24"/>
            </w:rPr>
            <w:instrText xml:space="preserve"> PAGEREF _Toc163831861 \h </w:instrText>
          </w:r>
          <w:r w:rsidRPr="001A2642">
            <w:rPr>
              <w:rFonts w:ascii="Times New Roman" w:hAnsi="Times New Roman"/>
              <w:noProof/>
              <w:webHidden/>
              <w:sz w:val="24"/>
              <w:szCs w:val="24"/>
            </w:rPr>
          </w:r>
          <w:r w:rsidRPr="001A2642">
            <w:rPr>
              <w:rFonts w:ascii="Times New Roman" w:hAnsi="Times New Roman"/>
              <w:noProof/>
              <w:webHidden/>
              <w:sz w:val="24"/>
              <w:szCs w:val="24"/>
            </w:rPr>
            <w:fldChar w:fldCharType="separate"/>
          </w:r>
          <w:r w:rsidR="008B5BA3" w:rsidRPr="001A2642">
            <w:rPr>
              <w:rFonts w:ascii="Times New Roman" w:hAnsi="Times New Roman"/>
              <w:noProof/>
              <w:webHidden/>
              <w:sz w:val="24"/>
              <w:szCs w:val="24"/>
            </w:rPr>
            <w:t>12</w:t>
          </w:r>
          <w:r w:rsidRPr="001A2642">
            <w:rPr>
              <w:rFonts w:ascii="Times New Roman" w:hAnsi="Times New Roman"/>
              <w:noProof/>
              <w:webHidden/>
              <w:sz w:val="24"/>
              <w:szCs w:val="24"/>
            </w:rPr>
            <w:fldChar w:fldCharType="end"/>
          </w:r>
          <w:r w:rsidRPr="001A2642">
            <w:rPr>
              <w:rFonts w:ascii="Times New Roman" w:hAnsi="Times New Roman"/>
              <w:sz w:val="24"/>
              <w:szCs w:val="24"/>
              <w:rPrChange w:id="100" w:author="Nguyen Quynh Thuy Tien (Senior Social &amp; Digital Marketing Executive)" w:date="2026-04-24T11:21:00Z">
                <w:rPr/>
              </w:rPrChange>
            </w:rPr>
            <w:fldChar w:fldCharType="end"/>
          </w:r>
        </w:p>
        <w:p w14:paraId="25D689A8" w14:textId="09062BBB"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01" w:author="Nguyen Quynh Thuy Tien (Senior Social &amp; Digital Marketing Executive)" w:date="2026-04-24T11:21:00Z">
                <w:rPr/>
              </w:rPrChange>
            </w:rPr>
            <w:fldChar w:fldCharType="begin"/>
          </w:r>
          <w:r w:rsidRPr="001A2642">
            <w:rPr>
              <w:sz w:val="24"/>
              <w:szCs w:val="24"/>
              <w:rPrChange w:id="102" w:author="Nguyen Quynh Thuy Tien (Senior Social &amp; Digital Marketing Executive)" w:date="2026-04-24T11:21:00Z">
                <w:rPr/>
              </w:rPrChange>
            </w:rPr>
            <w:instrText>HYPERLINK \l "_Toc163831862"</w:instrText>
          </w:r>
          <w:r w:rsidRPr="001A2642">
            <w:rPr>
              <w:sz w:val="24"/>
              <w:szCs w:val="24"/>
              <w:rPrChange w:id="103" w:author="Nguyen Quynh Thuy Tien (Senior Social &amp; Digital Marketing Executive)" w:date="2026-04-24T11:21:00Z">
                <w:rPr/>
              </w:rPrChange>
            </w:rPr>
            <w:fldChar w:fldCharType="separate"/>
          </w:r>
          <w:r w:rsidRPr="001A2642">
            <w:rPr>
              <w:rStyle w:val="Hyperlink"/>
              <w:sz w:val="24"/>
              <w:szCs w:val="24"/>
              <w:lang w:val="pl-PL"/>
            </w:rPr>
            <w:t>ĐIỀU 11. CAM KẾT KHÔNG HỐI LỘ</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_Toc163831862 \h </w:instrText>
          </w:r>
          <w:r w:rsidRPr="001A2642">
            <w:rPr>
              <w:webHidden/>
              <w:sz w:val="24"/>
              <w:szCs w:val="24"/>
            </w:rPr>
          </w:r>
          <w:r w:rsidRPr="001A2642">
            <w:rPr>
              <w:webHidden/>
              <w:sz w:val="24"/>
              <w:szCs w:val="24"/>
            </w:rPr>
            <w:fldChar w:fldCharType="separate"/>
          </w:r>
          <w:r w:rsidR="008B5BA3" w:rsidRPr="001A2642">
            <w:rPr>
              <w:webHidden/>
              <w:sz w:val="24"/>
              <w:szCs w:val="24"/>
            </w:rPr>
            <w:t>12</w:t>
          </w:r>
          <w:r w:rsidRPr="001A2642">
            <w:rPr>
              <w:webHidden/>
              <w:sz w:val="24"/>
              <w:szCs w:val="24"/>
            </w:rPr>
            <w:fldChar w:fldCharType="end"/>
          </w:r>
          <w:r w:rsidRPr="001A2642">
            <w:rPr>
              <w:sz w:val="24"/>
              <w:szCs w:val="24"/>
              <w:rPrChange w:id="104" w:author="Nguyen Quynh Thuy Tien (Senior Social &amp; Digital Marketing Executive)" w:date="2026-04-24T11:21:00Z">
                <w:rPr/>
              </w:rPrChange>
            </w:rPr>
            <w:fldChar w:fldCharType="end"/>
          </w:r>
        </w:p>
        <w:p w14:paraId="326BAEF3" w14:textId="3C3C8E18"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05" w:author="Nguyen Quynh Thuy Tien (Senior Social &amp; Digital Marketing Executive)" w:date="2026-04-24T11:21:00Z">
                <w:rPr/>
              </w:rPrChange>
            </w:rPr>
            <w:fldChar w:fldCharType="begin"/>
          </w:r>
          <w:r w:rsidRPr="001A2642">
            <w:rPr>
              <w:sz w:val="24"/>
              <w:szCs w:val="24"/>
              <w:rPrChange w:id="106" w:author="Nguyen Quynh Thuy Tien (Senior Social &amp; Digital Marketing Executive)" w:date="2026-04-24T11:21:00Z">
                <w:rPr/>
              </w:rPrChange>
            </w:rPr>
            <w:instrText>HYPERLINK \l "_Toc163831863"</w:instrText>
          </w:r>
          <w:r w:rsidRPr="001A2642">
            <w:rPr>
              <w:sz w:val="24"/>
              <w:szCs w:val="24"/>
              <w:rPrChange w:id="107" w:author="Nguyen Quynh Thuy Tien (Senior Social &amp; Digital Marketing Executive)" w:date="2026-04-24T11:21:00Z">
                <w:rPr/>
              </w:rPrChange>
            </w:rPr>
            <w:fldChar w:fldCharType="separate"/>
          </w:r>
          <w:r w:rsidRPr="001A2642">
            <w:rPr>
              <w:rStyle w:val="Hyperlink"/>
              <w:sz w:val="24"/>
              <w:szCs w:val="24"/>
            </w:rPr>
            <w:t>ĐIỀU 12. ĐIỀU KHOẢN CHUNG</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_Toc163831863 \h </w:instrText>
          </w:r>
          <w:r w:rsidRPr="001A2642">
            <w:rPr>
              <w:webHidden/>
              <w:sz w:val="24"/>
              <w:szCs w:val="24"/>
            </w:rPr>
          </w:r>
          <w:r w:rsidRPr="001A2642">
            <w:rPr>
              <w:webHidden/>
              <w:sz w:val="24"/>
              <w:szCs w:val="24"/>
            </w:rPr>
            <w:fldChar w:fldCharType="separate"/>
          </w:r>
          <w:r w:rsidR="008B5BA3" w:rsidRPr="001A2642">
            <w:rPr>
              <w:webHidden/>
              <w:sz w:val="24"/>
              <w:szCs w:val="24"/>
            </w:rPr>
            <w:t>13</w:t>
          </w:r>
          <w:r w:rsidRPr="001A2642">
            <w:rPr>
              <w:webHidden/>
              <w:sz w:val="24"/>
              <w:szCs w:val="24"/>
            </w:rPr>
            <w:fldChar w:fldCharType="end"/>
          </w:r>
          <w:r w:rsidRPr="001A2642">
            <w:rPr>
              <w:sz w:val="24"/>
              <w:szCs w:val="24"/>
              <w:rPrChange w:id="108" w:author="Nguyen Quynh Thuy Tien (Senior Social &amp; Digital Marketing Executive)" w:date="2026-04-24T11:21:00Z">
                <w:rPr/>
              </w:rPrChange>
            </w:rPr>
            <w:fldChar w:fldCharType="end"/>
          </w:r>
        </w:p>
        <w:p w14:paraId="68236D9A" w14:textId="529FF0AC"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09" w:author="Nguyen Quynh Thuy Tien (Senior Social &amp; Digital Marketing Executive)" w:date="2026-04-24T11:21:00Z">
                <w:rPr/>
              </w:rPrChange>
            </w:rPr>
            <w:fldChar w:fldCharType="begin"/>
          </w:r>
          <w:r w:rsidRPr="001A2642">
            <w:rPr>
              <w:sz w:val="24"/>
              <w:szCs w:val="24"/>
              <w:rPrChange w:id="110" w:author="Nguyen Quynh Thuy Tien (Senior Social &amp; Digital Marketing Executive)" w:date="2026-04-24T11:21:00Z">
                <w:rPr/>
              </w:rPrChange>
            </w:rPr>
            <w:instrText>HYPERLINK \l "_Toc163831864"</w:instrText>
          </w:r>
          <w:r w:rsidRPr="001A2642">
            <w:rPr>
              <w:sz w:val="24"/>
              <w:szCs w:val="24"/>
              <w:rPrChange w:id="111" w:author="Nguyen Quynh Thuy Tien (Senior Social &amp; Digital Marketing Executive)" w:date="2026-04-24T11:21:00Z">
                <w:rPr/>
              </w:rPrChange>
            </w:rPr>
            <w:fldChar w:fldCharType="separate"/>
          </w:r>
          <w:r w:rsidRPr="001A2642">
            <w:rPr>
              <w:rStyle w:val="Hyperlink"/>
              <w:sz w:val="24"/>
              <w:szCs w:val="24"/>
            </w:rPr>
            <w:t>PHỤ LỤC 1 – CHI TIẾT CÁC HẠNG MỤC CÔNG VIỆC</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_Toc163831864 \h </w:instrText>
          </w:r>
          <w:r w:rsidRPr="001A2642">
            <w:rPr>
              <w:webHidden/>
              <w:sz w:val="24"/>
              <w:szCs w:val="24"/>
            </w:rPr>
          </w:r>
          <w:r w:rsidRPr="001A2642">
            <w:rPr>
              <w:webHidden/>
              <w:sz w:val="24"/>
              <w:szCs w:val="24"/>
            </w:rPr>
            <w:fldChar w:fldCharType="separate"/>
          </w:r>
          <w:r w:rsidR="008B5BA3" w:rsidRPr="001A2642">
            <w:rPr>
              <w:webHidden/>
              <w:sz w:val="24"/>
              <w:szCs w:val="24"/>
            </w:rPr>
            <w:t>15</w:t>
          </w:r>
          <w:r w:rsidRPr="001A2642">
            <w:rPr>
              <w:webHidden/>
              <w:sz w:val="24"/>
              <w:szCs w:val="24"/>
            </w:rPr>
            <w:fldChar w:fldCharType="end"/>
          </w:r>
          <w:r w:rsidRPr="001A2642">
            <w:rPr>
              <w:sz w:val="24"/>
              <w:szCs w:val="24"/>
              <w:rPrChange w:id="112" w:author="Nguyen Quynh Thuy Tien (Senior Social &amp; Digital Marketing Executive)" w:date="2026-04-24T11:21:00Z">
                <w:rPr/>
              </w:rPrChange>
            </w:rPr>
            <w:fldChar w:fldCharType="end"/>
          </w:r>
        </w:p>
        <w:p w14:paraId="3230982B" w14:textId="3A903033"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13" w:author="Nguyen Quynh Thuy Tien (Senior Social &amp; Digital Marketing Executive)" w:date="2026-04-24T11:21:00Z">
                <w:rPr/>
              </w:rPrChange>
            </w:rPr>
            <w:fldChar w:fldCharType="begin"/>
          </w:r>
          <w:r w:rsidRPr="001A2642">
            <w:rPr>
              <w:sz w:val="24"/>
              <w:szCs w:val="24"/>
              <w:rPrChange w:id="114" w:author="Nguyen Quynh Thuy Tien (Senior Social &amp; Digital Marketing Executive)" w:date="2026-04-24T11:21:00Z">
                <w:rPr/>
              </w:rPrChange>
            </w:rPr>
            <w:instrText>HYPERLINK \l "_Toc163831865"</w:instrText>
          </w:r>
          <w:r w:rsidRPr="001A2642">
            <w:rPr>
              <w:sz w:val="24"/>
              <w:szCs w:val="24"/>
              <w:rPrChange w:id="115" w:author="Nguyen Quynh Thuy Tien (Senior Social &amp; Digital Marketing Executive)" w:date="2026-04-24T11:21:00Z">
                <w:rPr/>
              </w:rPrChange>
            </w:rPr>
            <w:fldChar w:fldCharType="separate"/>
          </w:r>
          <w:r w:rsidRPr="001A2642">
            <w:rPr>
              <w:rStyle w:val="Hyperlink"/>
              <w:sz w:val="24"/>
              <w:szCs w:val="24"/>
            </w:rPr>
            <w:t>PHỤ LỤC 2 – GIÁ TRỊ HỢP ĐỒNG VÀ THANH TOÁN</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_Toc163831865 \h </w:instrText>
          </w:r>
          <w:r w:rsidRPr="001A2642">
            <w:rPr>
              <w:webHidden/>
              <w:sz w:val="24"/>
              <w:szCs w:val="24"/>
            </w:rPr>
          </w:r>
          <w:r w:rsidRPr="001A2642">
            <w:rPr>
              <w:webHidden/>
              <w:sz w:val="24"/>
              <w:szCs w:val="24"/>
            </w:rPr>
            <w:fldChar w:fldCharType="separate"/>
          </w:r>
          <w:r w:rsidR="008B5BA3" w:rsidRPr="001A2642">
            <w:rPr>
              <w:webHidden/>
              <w:sz w:val="24"/>
              <w:szCs w:val="24"/>
            </w:rPr>
            <w:t>17</w:t>
          </w:r>
          <w:r w:rsidRPr="001A2642">
            <w:rPr>
              <w:webHidden/>
              <w:sz w:val="24"/>
              <w:szCs w:val="24"/>
            </w:rPr>
            <w:fldChar w:fldCharType="end"/>
          </w:r>
          <w:r w:rsidRPr="001A2642">
            <w:rPr>
              <w:sz w:val="24"/>
              <w:szCs w:val="24"/>
              <w:rPrChange w:id="116" w:author="Nguyen Quynh Thuy Tien (Senior Social &amp; Digital Marketing Executive)" w:date="2026-04-24T11:21:00Z">
                <w:rPr/>
              </w:rPrChange>
            </w:rPr>
            <w:fldChar w:fldCharType="end"/>
          </w:r>
        </w:p>
        <w:p w14:paraId="0D4A80B1" w14:textId="3B3C99F1"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17" w:author="Nguyen Quynh Thuy Tien (Senior Social &amp; Digital Marketing Executive)" w:date="2026-04-24T11:21:00Z">
                <w:rPr/>
              </w:rPrChange>
            </w:rPr>
            <w:fldChar w:fldCharType="begin"/>
          </w:r>
          <w:r w:rsidRPr="001A2642">
            <w:rPr>
              <w:sz w:val="24"/>
              <w:szCs w:val="24"/>
              <w:rPrChange w:id="118" w:author="Nguyen Quynh Thuy Tien (Senior Social &amp; Digital Marketing Executive)" w:date="2026-04-24T11:21:00Z">
                <w:rPr/>
              </w:rPrChange>
            </w:rPr>
            <w:instrText>HYPERLINK \l "_Toc163831866"</w:instrText>
          </w:r>
          <w:r w:rsidRPr="001A2642">
            <w:rPr>
              <w:sz w:val="24"/>
              <w:szCs w:val="24"/>
              <w:rPrChange w:id="119" w:author="Nguyen Quynh Thuy Tien (Senior Social &amp; Digital Marketing Executive)" w:date="2026-04-24T11:21:00Z">
                <w:rPr/>
              </w:rPrChange>
            </w:rPr>
            <w:fldChar w:fldCharType="separate"/>
          </w:r>
          <w:r w:rsidRPr="001A2642">
            <w:rPr>
              <w:rStyle w:val="Hyperlink"/>
              <w:sz w:val="24"/>
              <w:szCs w:val="24"/>
            </w:rPr>
            <w:t>PHỤ LỤC 3 – ĐIỀU KHOẢN ĐẶC BIỆT</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_Toc163831866 \h </w:instrText>
          </w:r>
          <w:r w:rsidRPr="001A2642">
            <w:rPr>
              <w:webHidden/>
              <w:sz w:val="24"/>
              <w:szCs w:val="24"/>
            </w:rPr>
          </w:r>
          <w:r w:rsidRPr="001A2642">
            <w:rPr>
              <w:webHidden/>
              <w:sz w:val="24"/>
              <w:szCs w:val="24"/>
            </w:rPr>
            <w:fldChar w:fldCharType="separate"/>
          </w:r>
          <w:r w:rsidR="008B5BA3" w:rsidRPr="001A2642">
            <w:rPr>
              <w:webHidden/>
              <w:sz w:val="24"/>
              <w:szCs w:val="24"/>
            </w:rPr>
            <w:t>18</w:t>
          </w:r>
          <w:r w:rsidRPr="001A2642">
            <w:rPr>
              <w:webHidden/>
              <w:sz w:val="24"/>
              <w:szCs w:val="24"/>
            </w:rPr>
            <w:fldChar w:fldCharType="end"/>
          </w:r>
          <w:r w:rsidRPr="001A2642">
            <w:rPr>
              <w:sz w:val="24"/>
              <w:szCs w:val="24"/>
              <w:rPrChange w:id="120" w:author="Nguyen Quynh Thuy Tien (Senior Social &amp; Digital Marketing Executive)" w:date="2026-04-24T11:21:00Z">
                <w:rPr/>
              </w:rPrChange>
            </w:rPr>
            <w:fldChar w:fldCharType="end"/>
          </w:r>
        </w:p>
        <w:p w14:paraId="7E37BC52" w14:textId="25BFB985"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21" w:author="Nguyen Quynh Thuy Tien (Senior Social &amp; Digital Marketing Executive)" w:date="2026-04-24T11:21:00Z">
                <w:rPr/>
              </w:rPrChange>
            </w:rPr>
            <w:fldChar w:fldCharType="begin"/>
          </w:r>
          <w:r w:rsidRPr="001A2642">
            <w:rPr>
              <w:sz w:val="24"/>
              <w:szCs w:val="24"/>
              <w:rPrChange w:id="122" w:author="Nguyen Quynh Thuy Tien (Senior Social &amp; Digital Marketing Executive)" w:date="2026-04-24T11:21:00Z">
                <w:rPr/>
              </w:rPrChange>
            </w:rPr>
            <w:instrText>HYPERLINK \l "_Toc163831867"</w:instrText>
          </w:r>
          <w:r w:rsidRPr="001A2642">
            <w:rPr>
              <w:sz w:val="24"/>
              <w:szCs w:val="24"/>
              <w:rPrChange w:id="123" w:author="Nguyen Quynh Thuy Tien (Senior Social &amp; Digital Marketing Executive)" w:date="2026-04-24T11:21:00Z">
                <w:rPr/>
              </w:rPrChange>
            </w:rPr>
            <w:fldChar w:fldCharType="separate"/>
          </w:r>
          <w:r w:rsidRPr="001A2642">
            <w:rPr>
              <w:rStyle w:val="Hyperlink"/>
              <w:sz w:val="24"/>
              <w:szCs w:val="24"/>
            </w:rPr>
            <w:t>PHỤ LỤC 4 – CÁC QUY ĐỊNH VỀ KPIs CAM KẾT VÀ CHẾ TÀI ÁP DỤNG</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_Toc163831867 \h </w:instrText>
          </w:r>
          <w:r w:rsidRPr="001A2642">
            <w:rPr>
              <w:webHidden/>
              <w:sz w:val="24"/>
              <w:szCs w:val="24"/>
            </w:rPr>
          </w:r>
          <w:r w:rsidRPr="001A2642">
            <w:rPr>
              <w:webHidden/>
              <w:sz w:val="24"/>
              <w:szCs w:val="24"/>
            </w:rPr>
            <w:fldChar w:fldCharType="separate"/>
          </w:r>
          <w:r w:rsidR="008B5BA3" w:rsidRPr="001A2642">
            <w:rPr>
              <w:webHidden/>
              <w:sz w:val="24"/>
              <w:szCs w:val="24"/>
            </w:rPr>
            <w:t>19</w:t>
          </w:r>
          <w:r w:rsidRPr="001A2642">
            <w:rPr>
              <w:webHidden/>
              <w:sz w:val="24"/>
              <w:szCs w:val="24"/>
            </w:rPr>
            <w:fldChar w:fldCharType="end"/>
          </w:r>
          <w:r w:rsidRPr="001A2642">
            <w:rPr>
              <w:sz w:val="24"/>
              <w:szCs w:val="24"/>
              <w:rPrChange w:id="124" w:author="Nguyen Quynh Thuy Tien (Senior Social &amp; Digital Marketing Executive)" w:date="2026-04-24T11:21:00Z">
                <w:rPr/>
              </w:rPrChange>
            </w:rPr>
            <w:fldChar w:fldCharType="end"/>
          </w:r>
        </w:p>
        <w:p w14:paraId="3B409491" w14:textId="0916813A" w:rsidR="00621417" w:rsidRPr="001A2642" w:rsidRDefault="00621417" w:rsidP="00621417">
          <w:pPr>
            <w:pStyle w:val="TOC1"/>
            <w:spacing w:after="0" w:line="276" w:lineRule="auto"/>
            <w:rPr>
              <w:rFonts w:eastAsiaTheme="minorEastAsia"/>
              <w:kern w:val="2"/>
              <w:sz w:val="24"/>
              <w:szCs w:val="24"/>
              <w:lang w:val="en-US"/>
              <w14:ligatures w14:val="standardContextual"/>
            </w:rPr>
          </w:pPr>
          <w:r w:rsidRPr="001A2642">
            <w:rPr>
              <w:sz w:val="24"/>
              <w:szCs w:val="24"/>
              <w:rPrChange w:id="125" w:author="Nguyen Quynh Thuy Tien (Senior Social &amp; Digital Marketing Executive)" w:date="2026-04-24T11:21:00Z">
                <w:rPr/>
              </w:rPrChange>
            </w:rPr>
            <w:fldChar w:fldCharType="begin"/>
          </w:r>
          <w:r w:rsidRPr="001A2642">
            <w:rPr>
              <w:sz w:val="24"/>
              <w:szCs w:val="24"/>
              <w:rPrChange w:id="126" w:author="Nguyen Quynh Thuy Tien (Senior Social &amp; Digital Marketing Executive)" w:date="2026-04-24T11:21:00Z">
                <w:rPr/>
              </w:rPrChange>
            </w:rPr>
            <w:instrText>HYPERLINK \l "_Toc163831868"</w:instrText>
          </w:r>
          <w:r w:rsidRPr="001A2642">
            <w:rPr>
              <w:sz w:val="24"/>
              <w:szCs w:val="24"/>
              <w:rPrChange w:id="127" w:author="Nguyen Quynh Thuy Tien (Senior Social &amp; Digital Marketing Executive)" w:date="2026-04-24T11:21:00Z">
                <w:rPr/>
              </w:rPrChange>
            </w:rPr>
            <w:fldChar w:fldCharType="separate"/>
          </w:r>
          <w:r w:rsidRPr="001A2642">
            <w:rPr>
              <w:rStyle w:val="Hyperlink"/>
              <w:sz w:val="24"/>
              <w:szCs w:val="24"/>
            </w:rPr>
            <w:t>DANH MỤC HỒ SƠ PHÁP LÝ CỦA BÊN B</w:t>
          </w:r>
          <w:r w:rsidRPr="001A2642">
            <w:rPr>
              <w:webHidden/>
              <w:sz w:val="24"/>
              <w:szCs w:val="24"/>
            </w:rPr>
            <w:tab/>
          </w:r>
          <w:r w:rsidRPr="001A2642">
            <w:rPr>
              <w:webHidden/>
              <w:sz w:val="24"/>
              <w:szCs w:val="24"/>
            </w:rPr>
            <w:fldChar w:fldCharType="begin"/>
          </w:r>
          <w:r w:rsidRPr="001A2642">
            <w:rPr>
              <w:webHidden/>
              <w:sz w:val="24"/>
              <w:szCs w:val="24"/>
            </w:rPr>
            <w:instrText xml:space="preserve"> PAGEREF _Toc163831868 \h </w:instrText>
          </w:r>
          <w:r w:rsidRPr="001A2642">
            <w:rPr>
              <w:webHidden/>
              <w:sz w:val="24"/>
              <w:szCs w:val="24"/>
            </w:rPr>
          </w:r>
          <w:r w:rsidRPr="001A2642">
            <w:rPr>
              <w:webHidden/>
              <w:sz w:val="24"/>
              <w:szCs w:val="24"/>
            </w:rPr>
            <w:fldChar w:fldCharType="separate"/>
          </w:r>
          <w:r w:rsidR="008B5BA3" w:rsidRPr="001A2642">
            <w:rPr>
              <w:webHidden/>
              <w:sz w:val="24"/>
              <w:szCs w:val="24"/>
            </w:rPr>
            <w:t>20</w:t>
          </w:r>
          <w:r w:rsidRPr="001A2642">
            <w:rPr>
              <w:webHidden/>
              <w:sz w:val="24"/>
              <w:szCs w:val="24"/>
            </w:rPr>
            <w:fldChar w:fldCharType="end"/>
          </w:r>
          <w:r w:rsidRPr="001A2642">
            <w:rPr>
              <w:sz w:val="24"/>
              <w:szCs w:val="24"/>
              <w:rPrChange w:id="128" w:author="Nguyen Quynh Thuy Tien (Senior Social &amp; Digital Marketing Executive)" w:date="2026-04-24T11:21:00Z">
                <w:rPr/>
              </w:rPrChange>
            </w:rPr>
            <w:fldChar w:fldCharType="end"/>
          </w:r>
        </w:p>
        <w:p w14:paraId="44974D2A" w14:textId="45B40953" w:rsidR="00A72D0E" w:rsidRPr="001A2642" w:rsidRDefault="00A72D0E" w:rsidP="00722B04">
          <w:pPr>
            <w:spacing w:after="0" w:line="276" w:lineRule="auto"/>
            <w:rPr>
              <w:rFonts w:ascii="Times New Roman" w:hAnsi="Times New Roman"/>
              <w:sz w:val="24"/>
              <w:szCs w:val="24"/>
              <w:rPrChange w:id="129" w:author="Nguyen Quynh Thuy Tien (Senior Social &amp; Digital Marketing Executive)" w:date="2026-04-24T11:21:00Z">
                <w:rPr/>
              </w:rPrChange>
            </w:rPr>
          </w:pPr>
          <w:r w:rsidRPr="001A2642">
            <w:rPr>
              <w:rFonts w:ascii="Times New Roman" w:hAnsi="Times New Roman"/>
              <w:noProof/>
              <w:sz w:val="24"/>
              <w:szCs w:val="24"/>
            </w:rPr>
            <w:fldChar w:fldCharType="end"/>
          </w:r>
        </w:p>
      </w:sdtContent>
    </w:sdt>
    <w:p w14:paraId="2599D249" w14:textId="77777777" w:rsidR="00F27F50" w:rsidRPr="001A2642" w:rsidRDefault="00F27F50">
      <w:pPr>
        <w:spacing w:after="0" w:line="240" w:lineRule="auto"/>
        <w:rPr>
          <w:rFonts w:ascii="Times New Roman" w:hAnsi="Times New Roman"/>
          <w:b/>
          <w:sz w:val="24"/>
          <w:szCs w:val="24"/>
          <w:rPrChange w:id="130" w:author="Nguyen Quynh Thuy Tien (Senior Social &amp; Digital Marketing Executive)" w:date="2026-04-24T11:21:00Z">
            <w:rPr>
              <w:rFonts w:ascii="Times New Roman" w:hAnsi="Times New Roman"/>
              <w:b/>
              <w:sz w:val="32"/>
              <w:szCs w:val="32"/>
            </w:rPr>
          </w:rPrChange>
        </w:rPr>
      </w:pPr>
      <w:r w:rsidRPr="001A2642">
        <w:rPr>
          <w:rFonts w:ascii="Times New Roman" w:hAnsi="Times New Roman"/>
          <w:b/>
          <w:sz w:val="24"/>
          <w:szCs w:val="24"/>
          <w:rPrChange w:id="131" w:author="Nguyen Quynh Thuy Tien (Senior Social &amp; Digital Marketing Executive)" w:date="2026-04-24T11:21:00Z">
            <w:rPr>
              <w:rFonts w:ascii="Times New Roman" w:hAnsi="Times New Roman"/>
              <w:b/>
              <w:sz w:val="32"/>
              <w:szCs w:val="32"/>
            </w:rPr>
          </w:rPrChange>
        </w:rPr>
        <w:br w:type="page"/>
      </w:r>
    </w:p>
    <w:p w14:paraId="18650B55" w14:textId="6F2BF904" w:rsidR="00752A01" w:rsidRPr="001A2642" w:rsidRDefault="00AC38C7" w:rsidP="00F21133">
      <w:pPr>
        <w:spacing w:after="0" w:line="276" w:lineRule="auto"/>
        <w:jc w:val="center"/>
        <w:rPr>
          <w:rFonts w:ascii="Times New Roman" w:hAnsi="Times New Roman"/>
          <w:sz w:val="24"/>
          <w:szCs w:val="24"/>
        </w:rPr>
      </w:pPr>
      <w:r w:rsidRPr="005B3B96">
        <w:rPr>
          <w:rFonts w:ascii="Times New Roman" w:hAnsi="Times New Roman"/>
          <w:b/>
          <w:sz w:val="32"/>
          <w:szCs w:val="32"/>
        </w:rPr>
        <w:lastRenderedPageBreak/>
        <w:t>HỢP Đ</w:t>
      </w:r>
      <w:r w:rsidRPr="00221C2A">
        <w:rPr>
          <w:rFonts w:ascii="Times New Roman" w:hAnsi="Times New Roman"/>
          <w:b/>
          <w:sz w:val="32"/>
          <w:szCs w:val="32"/>
          <w:rPrChange w:id="132" w:author="Nguyet Nguyen (Senior Legal Executive)" w:date="2026-05-05T09:49:00Z">
            <w:rPr>
              <w:rFonts w:ascii="Times New Roman" w:hAnsi="Times New Roman"/>
              <w:b/>
              <w:sz w:val="32"/>
              <w:szCs w:val="32"/>
            </w:rPr>
          </w:rPrChange>
        </w:rPr>
        <w:t>ỒNG</w:t>
      </w:r>
      <w:r w:rsidR="00752A01" w:rsidRPr="00221C2A">
        <w:rPr>
          <w:rFonts w:ascii="Times New Roman" w:hAnsi="Times New Roman"/>
          <w:b/>
          <w:sz w:val="32"/>
          <w:szCs w:val="32"/>
          <w:rPrChange w:id="133" w:author="Nguyet Nguyen (Senior Legal Executive)" w:date="2026-05-05T09:49:00Z">
            <w:rPr>
              <w:rFonts w:ascii="Times New Roman" w:hAnsi="Times New Roman"/>
              <w:b/>
              <w:sz w:val="32"/>
              <w:szCs w:val="32"/>
            </w:rPr>
          </w:rPrChange>
        </w:rPr>
        <w:t xml:space="preserve"> </w:t>
      </w:r>
      <w:r w:rsidR="00664D33" w:rsidRPr="00221C2A">
        <w:rPr>
          <w:rFonts w:ascii="Times New Roman" w:hAnsi="Times New Roman"/>
          <w:b/>
          <w:sz w:val="32"/>
          <w:szCs w:val="32"/>
          <w:rPrChange w:id="134" w:author="Nguyet Nguyen (Senior Legal Executive)" w:date="2026-05-05T09:49:00Z">
            <w:rPr>
              <w:rFonts w:ascii="Times New Roman" w:hAnsi="Times New Roman"/>
              <w:b/>
              <w:sz w:val="32"/>
              <w:szCs w:val="32"/>
            </w:rPr>
          </w:rPrChange>
        </w:rPr>
        <w:t>DỊCH VỤ</w:t>
      </w:r>
      <w:del w:id="135" w:author="Nguyet Nguyen (Senior Legal Executive)" w:date="2026-05-05T09:49:00Z">
        <w:r w:rsidR="00752A01" w:rsidRPr="001A2642" w:rsidDel="00221C2A">
          <w:rPr>
            <w:rStyle w:val="FootnoteReference"/>
            <w:rFonts w:ascii="Times New Roman" w:hAnsi="Times New Roman"/>
            <w:b/>
            <w:sz w:val="24"/>
            <w:szCs w:val="24"/>
            <w:rPrChange w:id="136" w:author="Nguyen Quynh Thuy Tien (Senior Social &amp; Digital Marketing Executive)" w:date="2026-04-24T11:21:00Z">
              <w:rPr>
                <w:rStyle w:val="FootnoteReference"/>
                <w:rFonts w:ascii="Times New Roman" w:hAnsi="Times New Roman"/>
                <w:b/>
                <w:sz w:val="32"/>
                <w:szCs w:val="32"/>
              </w:rPr>
            </w:rPrChange>
          </w:rPr>
          <w:footnoteReference w:id="1"/>
        </w:r>
      </w:del>
    </w:p>
    <w:p w14:paraId="777079D7" w14:textId="27A62332" w:rsidR="00752A01" w:rsidRPr="005B3B96" w:rsidRDefault="00752A01" w:rsidP="00F21133">
      <w:pPr>
        <w:spacing w:after="0" w:line="276" w:lineRule="auto"/>
        <w:ind w:right="-299"/>
        <w:jc w:val="center"/>
        <w:rPr>
          <w:rFonts w:ascii="Times New Roman" w:hAnsi="Times New Roman"/>
          <w:b/>
          <w:i/>
          <w:iCs/>
          <w:sz w:val="24"/>
          <w:szCs w:val="24"/>
        </w:rPr>
      </w:pPr>
      <w:r w:rsidRPr="005B3B96">
        <w:rPr>
          <w:rFonts w:ascii="Times New Roman" w:hAnsi="Times New Roman"/>
          <w:b/>
          <w:i/>
          <w:iCs/>
          <w:sz w:val="24"/>
          <w:szCs w:val="24"/>
          <w:lang w:val="nl-NL"/>
        </w:rPr>
        <w:t xml:space="preserve">V/v: </w:t>
      </w:r>
      <w:del w:id="139" w:author="Nguyet Nguyen (Senior Legal Executive)" w:date="2026-05-05T09:47:00Z">
        <w:r w:rsidRPr="005B3B96" w:rsidDel="00221C2A">
          <w:rPr>
            <w:rFonts w:ascii="Times New Roman" w:hAnsi="Times New Roman"/>
            <w:b/>
            <w:bCs/>
            <w:i/>
            <w:iCs/>
            <w:sz w:val="24"/>
            <w:szCs w:val="24"/>
          </w:rPr>
          <w:delText>[Tổ</w:delText>
        </w:r>
        <w:r w:rsidRPr="00221C2A" w:rsidDel="00221C2A">
          <w:rPr>
            <w:rFonts w:ascii="Times New Roman" w:hAnsi="Times New Roman"/>
            <w:b/>
            <w:bCs/>
            <w:i/>
            <w:iCs/>
            <w:sz w:val="24"/>
            <w:szCs w:val="24"/>
            <w:rPrChange w:id="140" w:author="Nguyet Nguyen (Senior Legal Executive)" w:date="2026-05-05T09:49:00Z">
              <w:rPr>
                <w:rFonts w:ascii="Times New Roman" w:hAnsi="Times New Roman"/>
                <w:b/>
                <w:bCs/>
                <w:i/>
                <w:iCs/>
                <w:sz w:val="24"/>
                <w:szCs w:val="24"/>
              </w:rPr>
            </w:rPrChange>
          </w:rPr>
          <w:delText xml:space="preserve"> chức </w:delText>
        </w:r>
        <w:r w:rsidR="00C503B3" w:rsidRPr="00221C2A" w:rsidDel="00221C2A">
          <w:rPr>
            <w:rFonts w:ascii="Times New Roman" w:hAnsi="Times New Roman"/>
            <w:b/>
            <w:bCs/>
            <w:i/>
            <w:iCs/>
            <w:sz w:val="24"/>
            <w:szCs w:val="24"/>
            <w:rPrChange w:id="141" w:author="Nguyet Nguyen (Senior Legal Executive)" w:date="2026-05-05T09:49:00Z">
              <w:rPr>
                <w:rFonts w:ascii="Times New Roman" w:hAnsi="Times New Roman"/>
                <w:b/>
                <w:bCs/>
                <w:i/>
                <w:iCs/>
                <w:sz w:val="24"/>
                <w:szCs w:val="24"/>
              </w:rPr>
            </w:rPrChange>
          </w:rPr>
          <w:delText>Sự Kiện</w:delText>
        </w:r>
        <w:r w:rsidRPr="00221C2A" w:rsidDel="00221C2A">
          <w:rPr>
            <w:rFonts w:ascii="Times New Roman" w:hAnsi="Times New Roman"/>
            <w:b/>
            <w:bCs/>
            <w:i/>
            <w:iCs/>
            <w:sz w:val="24"/>
            <w:szCs w:val="24"/>
            <w:rPrChange w:id="142" w:author="Nguyet Nguyen (Senior Legal Executive)" w:date="2026-05-05T09:49:00Z">
              <w:rPr>
                <w:rFonts w:ascii="Times New Roman" w:hAnsi="Times New Roman"/>
                <w:b/>
                <w:bCs/>
                <w:i/>
                <w:iCs/>
                <w:sz w:val="24"/>
                <w:szCs w:val="24"/>
              </w:rPr>
            </w:rPrChange>
          </w:rPr>
          <w:delText xml:space="preserve"> </w:delText>
        </w:r>
        <w:r w:rsidR="00470121" w:rsidRPr="00221C2A" w:rsidDel="00221C2A">
          <w:rPr>
            <w:rFonts w:ascii="Times New Roman" w:hAnsi="Times New Roman"/>
            <w:b/>
            <w:bCs/>
            <w:i/>
            <w:iCs/>
            <w:color w:val="45B0E1" w:themeColor="accent1" w:themeTint="99"/>
            <w:sz w:val="24"/>
            <w:szCs w:val="24"/>
            <w:rPrChange w:id="143" w:author="Nguyet Nguyen (Senior Legal Executive)" w:date="2026-05-05T09:49:00Z">
              <w:rPr>
                <w:rFonts w:ascii="Times New Roman" w:hAnsi="Times New Roman"/>
                <w:b/>
                <w:bCs/>
                <w:i/>
                <w:iCs/>
                <w:color w:val="45B0E1" w:themeColor="accent1" w:themeTint="99"/>
                <w:sz w:val="24"/>
                <w:szCs w:val="24"/>
              </w:rPr>
            </w:rPrChange>
          </w:rPr>
          <w:delText>[__]</w:delText>
        </w:r>
        <w:r w:rsidRPr="00221C2A" w:rsidDel="00221C2A">
          <w:rPr>
            <w:rFonts w:ascii="Times New Roman" w:hAnsi="Times New Roman"/>
            <w:b/>
            <w:i/>
            <w:iCs/>
            <w:color w:val="000099"/>
            <w:sz w:val="24"/>
            <w:szCs w:val="24"/>
            <w:rPrChange w:id="144" w:author="Nguyet Nguyen (Senior Legal Executive)" w:date="2026-05-05T09:49:00Z">
              <w:rPr>
                <w:rFonts w:ascii="Times New Roman" w:hAnsi="Times New Roman"/>
                <w:i/>
                <w:iCs/>
                <w:color w:val="000099"/>
                <w:sz w:val="24"/>
                <w:szCs w:val="24"/>
              </w:rPr>
            </w:rPrChange>
          </w:rPr>
          <w:delText xml:space="preserve"> </w:delText>
        </w:r>
        <w:r w:rsidRPr="005B3B96" w:rsidDel="00221C2A">
          <w:rPr>
            <w:rStyle w:val="FootnoteReference"/>
            <w:rFonts w:ascii="Times New Roman" w:hAnsi="Times New Roman"/>
            <w:b/>
            <w:i/>
            <w:iCs/>
            <w:sz w:val="24"/>
            <w:szCs w:val="24"/>
          </w:rPr>
          <w:footnoteReference w:id="2"/>
        </w:r>
      </w:del>
      <w:ins w:id="147" w:author="Nguyet Nguyen (Senior Legal Executive)" w:date="2026-05-05T09:47:00Z">
        <w:r w:rsidR="00221C2A" w:rsidRPr="00221C2A">
          <w:rPr>
            <w:rFonts w:ascii="Times New Roman" w:hAnsi="Times New Roman"/>
            <w:b/>
            <w:i/>
            <w:iCs/>
            <w:color w:val="000099"/>
            <w:sz w:val="24"/>
            <w:szCs w:val="24"/>
            <w:rPrChange w:id="148" w:author="Nguyet Nguyen (Senior Legal Executive)" w:date="2026-05-05T09:49:00Z">
              <w:rPr>
                <w:rFonts w:ascii="Times New Roman" w:hAnsi="Times New Roman"/>
                <w:i/>
                <w:iCs/>
                <w:color w:val="000099"/>
                <w:sz w:val="24"/>
                <w:szCs w:val="24"/>
              </w:rPr>
            </w:rPrChange>
          </w:rPr>
          <w:t xml:space="preserve">Chiến dịch </w:t>
        </w:r>
      </w:ins>
      <w:ins w:id="149" w:author="Nguyet Nguyen (Senior Legal Executive)" w:date="2026-05-05T09:56:00Z">
        <w:r w:rsidR="00EF77B8">
          <w:rPr>
            <w:rFonts w:ascii="Times New Roman" w:hAnsi="Times New Roman"/>
            <w:b/>
            <w:i/>
            <w:iCs/>
            <w:color w:val="000099"/>
            <w:sz w:val="24"/>
            <w:szCs w:val="24"/>
          </w:rPr>
          <w:t xml:space="preserve">ra mắt sản phẩm </w:t>
        </w:r>
      </w:ins>
      <w:ins w:id="150" w:author="Nguyet Nguyen (Senior Legal Executive)" w:date="2026-05-05T09:47:00Z">
        <w:r w:rsidR="00221C2A" w:rsidRPr="00221C2A">
          <w:rPr>
            <w:rFonts w:ascii="Times New Roman" w:hAnsi="Times New Roman"/>
            <w:b/>
            <w:i/>
            <w:iCs/>
            <w:color w:val="000099"/>
            <w:sz w:val="24"/>
            <w:szCs w:val="24"/>
            <w:rPrChange w:id="151" w:author="Nguyet Nguyen (Senior Legal Executive)" w:date="2026-05-05T09:49:00Z">
              <w:rPr>
                <w:rFonts w:ascii="Times New Roman" w:hAnsi="Times New Roman"/>
                <w:i/>
                <w:iCs/>
                <w:color w:val="000099"/>
                <w:sz w:val="24"/>
                <w:szCs w:val="24"/>
              </w:rPr>
            </w:rPrChange>
          </w:rPr>
          <w:t>P</w:t>
        </w:r>
      </w:ins>
      <w:ins w:id="152" w:author="Nguyet Nguyen (Senior Legal Executive)" w:date="2026-05-05T09:48:00Z">
        <w:r w:rsidR="00221C2A" w:rsidRPr="00221C2A">
          <w:rPr>
            <w:rFonts w:ascii="Times New Roman" w:hAnsi="Times New Roman"/>
            <w:b/>
            <w:i/>
            <w:iCs/>
            <w:color w:val="000099"/>
            <w:sz w:val="24"/>
            <w:szCs w:val="24"/>
            <w:rPrChange w:id="153" w:author="Nguyet Nguyen (Senior Legal Executive)" w:date="2026-05-05T09:49:00Z">
              <w:rPr>
                <w:rFonts w:ascii="Times New Roman" w:hAnsi="Times New Roman"/>
                <w:i/>
                <w:iCs/>
                <w:color w:val="000099"/>
                <w:sz w:val="24"/>
                <w:szCs w:val="24"/>
              </w:rPr>
            </w:rPrChange>
          </w:rPr>
          <w:t>egasus 42 – Nhãn hàng Nike</w:t>
        </w:r>
      </w:ins>
    </w:p>
    <w:p w14:paraId="2EEF667E" w14:textId="77777777" w:rsidR="00221C2A" w:rsidRDefault="00752A01" w:rsidP="00F21133">
      <w:pPr>
        <w:spacing w:after="0" w:line="276" w:lineRule="auto"/>
        <w:jc w:val="center"/>
        <w:rPr>
          <w:ins w:id="154" w:author="Nguyet Nguyen (Senior Legal Executive)" w:date="2026-05-05T09:53:00Z"/>
          <w:rFonts w:ascii="Times New Roman" w:hAnsi="Times New Roman"/>
          <w:b/>
          <w:bCs/>
          <w:sz w:val="24"/>
          <w:szCs w:val="24"/>
        </w:rPr>
      </w:pPr>
      <w:r w:rsidRPr="005B3B96">
        <w:rPr>
          <w:rFonts w:ascii="Times New Roman" w:hAnsi="Times New Roman"/>
          <w:b/>
          <w:sz w:val="24"/>
          <w:szCs w:val="24"/>
        </w:rPr>
        <w:t>Số</w:t>
      </w:r>
      <w:r w:rsidRPr="00221C2A">
        <w:rPr>
          <w:rFonts w:ascii="Times New Roman" w:hAnsi="Times New Roman"/>
          <w:b/>
          <w:sz w:val="24"/>
          <w:szCs w:val="24"/>
          <w:lang w:val="nl-NL"/>
          <w:rPrChange w:id="155" w:author="Nguyet Nguyen (Senior Legal Executive)" w:date="2026-05-05T09:49:00Z">
            <w:rPr>
              <w:rFonts w:ascii="Times New Roman" w:hAnsi="Times New Roman"/>
              <w:b/>
              <w:sz w:val="24"/>
              <w:szCs w:val="24"/>
              <w:lang w:val="nl-NL"/>
            </w:rPr>
          </w:rPrChange>
        </w:rPr>
        <w:t xml:space="preserve">: </w:t>
      </w:r>
      <w:ins w:id="156" w:author="Nguyet Nguyen (Senior Legal Executive)" w:date="2026-05-05T09:45:00Z">
        <w:r w:rsidR="00221C2A" w:rsidRPr="00221C2A">
          <w:rPr>
            <w:rFonts w:ascii="Times New Roman" w:hAnsi="Times New Roman"/>
            <w:b/>
            <w:bCs/>
            <w:color w:val="0000CC"/>
            <w:sz w:val="24"/>
            <w:szCs w:val="24"/>
            <w:rPrChange w:id="157" w:author="Nguyet Nguyen (Senior Legal Executive)" w:date="2026-05-05T09:49:00Z">
              <w:rPr>
                <w:rFonts w:ascii="Times New Roman" w:hAnsi="Times New Roman"/>
                <w:b/>
                <w:bCs/>
                <w:color w:val="45B0E1" w:themeColor="accent1" w:themeTint="99"/>
                <w:sz w:val="24"/>
                <w:szCs w:val="24"/>
              </w:rPr>
            </w:rPrChange>
          </w:rPr>
          <w:t>779</w:t>
        </w:r>
      </w:ins>
      <w:del w:id="158" w:author="Nguyet Nguyen (Senior Legal Executive)" w:date="2026-05-05T09:45:00Z">
        <w:r w:rsidR="00470121" w:rsidRPr="00221C2A" w:rsidDel="00221C2A">
          <w:rPr>
            <w:rFonts w:ascii="Times New Roman" w:hAnsi="Times New Roman"/>
            <w:b/>
            <w:bCs/>
            <w:color w:val="0000CC"/>
            <w:sz w:val="24"/>
            <w:szCs w:val="24"/>
            <w:rPrChange w:id="159" w:author="Nguyet Nguyen (Senior Legal Executive)" w:date="2026-05-05T09:49:00Z">
              <w:rPr>
                <w:rFonts w:ascii="Times New Roman" w:hAnsi="Times New Roman"/>
                <w:b/>
                <w:bCs/>
                <w:color w:val="45B0E1" w:themeColor="accent1" w:themeTint="99"/>
                <w:sz w:val="24"/>
                <w:szCs w:val="24"/>
              </w:rPr>
            </w:rPrChange>
          </w:rPr>
          <w:delText>[__]</w:delText>
        </w:r>
      </w:del>
      <w:r w:rsidR="008A4AAF" w:rsidRPr="00221C2A">
        <w:rPr>
          <w:rFonts w:ascii="Times New Roman" w:hAnsi="Times New Roman"/>
          <w:b/>
          <w:bCs/>
          <w:color w:val="0000CC"/>
          <w:sz w:val="24"/>
          <w:szCs w:val="24"/>
          <w:rPrChange w:id="160" w:author="Nguyet Nguyen (Senior Legal Executive)" w:date="2026-05-05T09:49:00Z">
            <w:rPr>
              <w:rFonts w:ascii="Times New Roman" w:hAnsi="Times New Roman"/>
              <w:b/>
              <w:bCs/>
              <w:sz w:val="24"/>
              <w:szCs w:val="24"/>
            </w:rPr>
          </w:rPrChange>
        </w:rPr>
        <w:t>/</w:t>
      </w:r>
      <w:r w:rsidR="008A4AAF" w:rsidRPr="005B3B96">
        <w:rPr>
          <w:rFonts w:ascii="Times New Roman" w:hAnsi="Times New Roman"/>
          <w:b/>
          <w:bCs/>
          <w:sz w:val="24"/>
          <w:szCs w:val="24"/>
        </w:rPr>
        <w:t>202</w:t>
      </w:r>
      <w:del w:id="161" w:author="Nguyet Nguyen (Senior Legal Executive)" w:date="2026-05-05T09:45:00Z">
        <w:r w:rsidR="008A4AAF" w:rsidRPr="005B3B96" w:rsidDel="00221C2A">
          <w:rPr>
            <w:rFonts w:ascii="Times New Roman" w:hAnsi="Times New Roman"/>
            <w:b/>
            <w:bCs/>
            <w:sz w:val="24"/>
            <w:szCs w:val="24"/>
          </w:rPr>
          <w:delText>4</w:delText>
        </w:r>
      </w:del>
      <w:ins w:id="162" w:author="Nguyet Nguyen (Senior Legal Executive)" w:date="2026-05-05T09:45:00Z">
        <w:r w:rsidR="00221C2A" w:rsidRPr="005B3B96">
          <w:rPr>
            <w:rFonts w:ascii="Times New Roman" w:hAnsi="Times New Roman"/>
            <w:b/>
            <w:bCs/>
            <w:sz w:val="24"/>
            <w:szCs w:val="24"/>
          </w:rPr>
          <w:t>6</w:t>
        </w:r>
      </w:ins>
      <w:r w:rsidR="008A4AAF" w:rsidRPr="00221C2A">
        <w:rPr>
          <w:rFonts w:ascii="Times New Roman" w:hAnsi="Times New Roman"/>
          <w:b/>
          <w:bCs/>
          <w:sz w:val="24"/>
          <w:szCs w:val="24"/>
          <w:rPrChange w:id="163" w:author="Nguyet Nguyen (Senior Legal Executive)" w:date="2026-05-05T09:49:00Z">
            <w:rPr>
              <w:rFonts w:ascii="Times New Roman" w:hAnsi="Times New Roman"/>
              <w:b/>
              <w:bCs/>
              <w:sz w:val="24"/>
              <w:szCs w:val="24"/>
            </w:rPr>
          </w:rPrChange>
        </w:rPr>
        <w:t>/1106-ESE/ACFC-</w:t>
      </w:r>
      <w:ins w:id="164" w:author="Nguyet Nguyen (Senior Legal Executive)" w:date="2026-05-05T09:45:00Z">
        <w:r w:rsidR="00221C2A" w:rsidRPr="00221C2A">
          <w:rPr>
            <w:rFonts w:ascii="Times New Roman" w:hAnsi="Times New Roman"/>
            <w:b/>
            <w:bCs/>
            <w:sz w:val="24"/>
            <w:szCs w:val="24"/>
            <w:rPrChange w:id="165" w:author="Nguyet Nguyen (Senior Legal Executive)" w:date="2026-05-05T09:49:00Z">
              <w:rPr>
                <w:rFonts w:ascii="Times New Roman" w:hAnsi="Times New Roman"/>
                <w:b/>
                <w:bCs/>
                <w:sz w:val="24"/>
                <w:szCs w:val="24"/>
              </w:rPr>
            </w:rPrChange>
          </w:rPr>
          <w:t>CROSSOVERS</w:t>
        </w:r>
      </w:ins>
    </w:p>
    <w:p w14:paraId="30FF35A0" w14:textId="6217323E" w:rsidR="00752A01" w:rsidRPr="005B3B96" w:rsidRDefault="008A4AAF" w:rsidP="00F21133">
      <w:pPr>
        <w:spacing w:after="0" w:line="276" w:lineRule="auto"/>
        <w:jc w:val="center"/>
        <w:rPr>
          <w:rFonts w:ascii="Times New Roman" w:hAnsi="Times New Roman"/>
          <w:b/>
          <w:bCs/>
          <w:sz w:val="24"/>
          <w:szCs w:val="24"/>
        </w:rPr>
      </w:pPr>
      <w:del w:id="166" w:author="Nguyet Nguyen (Senior Legal Executive)" w:date="2026-05-05T09:45:00Z">
        <w:r w:rsidRPr="005B3B96" w:rsidDel="00221C2A">
          <w:rPr>
            <w:rFonts w:ascii="Times New Roman" w:hAnsi="Times New Roman"/>
            <w:b/>
            <w:bCs/>
            <w:sz w:val="24"/>
            <w:szCs w:val="24"/>
          </w:rPr>
          <w:delText>[NCC]</w:delText>
        </w:r>
      </w:del>
    </w:p>
    <w:p w14:paraId="49B9132A" w14:textId="65C35A1C" w:rsidR="00752A01" w:rsidRPr="001A2642" w:rsidRDefault="00752A01" w:rsidP="0033760B">
      <w:pPr>
        <w:spacing w:after="0" w:line="276" w:lineRule="auto"/>
        <w:jc w:val="both"/>
        <w:rPr>
          <w:rFonts w:ascii="Times New Roman" w:hAnsi="Times New Roman"/>
          <w:color w:val="000000"/>
          <w:sz w:val="24"/>
          <w:szCs w:val="24"/>
        </w:rPr>
      </w:pPr>
      <w:bookmarkStart w:id="167" w:name="_Hlk157000700"/>
      <w:r w:rsidRPr="001A2642">
        <w:rPr>
          <w:rFonts w:ascii="Times New Roman" w:hAnsi="Times New Roman"/>
          <w:color w:val="000000"/>
          <w:sz w:val="24"/>
          <w:szCs w:val="24"/>
        </w:rPr>
        <w:t>Hôm nay, ngày</w:t>
      </w:r>
      <w:r w:rsidRPr="001A2642">
        <w:rPr>
          <w:rFonts w:ascii="Times New Roman" w:hAnsi="Times New Roman"/>
          <w:b/>
          <w:sz w:val="24"/>
          <w:szCs w:val="24"/>
          <w:lang w:val="nl-NL"/>
        </w:rPr>
        <w:t xml:space="preserve"> </w:t>
      </w:r>
      <w:del w:id="168" w:author="Nguyet Nguyen (Senior Legal Executive)" w:date="2026-05-05T09:53:00Z">
        <w:r w:rsidR="00470121" w:rsidRPr="00221C2A" w:rsidDel="00221C2A">
          <w:rPr>
            <w:rFonts w:ascii="Times New Roman" w:hAnsi="Times New Roman"/>
            <w:sz w:val="24"/>
            <w:szCs w:val="24"/>
            <w:rPrChange w:id="169" w:author="Nguyet Nguyen (Senior Legal Executive)" w:date="2026-05-05T09:53:00Z">
              <w:rPr>
                <w:rFonts w:ascii="Times New Roman" w:hAnsi="Times New Roman"/>
                <w:color w:val="45B0E1" w:themeColor="accent1" w:themeTint="99"/>
                <w:sz w:val="24"/>
                <w:szCs w:val="24"/>
              </w:rPr>
            </w:rPrChange>
          </w:rPr>
          <w:delText>[__]</w:delText>
        </w:r>
      </w:del>
      <w:ins w:id="170" w:author="Nguyet Nguyen (Senior Legal Executive)" w:date="2026-05-05T09:53:00Z">
        <w:r w:rsidR="00221C2A" w:rsidRPr="00221C2A">
          <w:rPr>
            <w:rFonts w:ascii="Times New Roman" w:hAnsi="Times New Roman"/>
            <w:sz w:val="24"/>
            <w:szCs w:val="24"/>
            <w:rPrChange w:id="171" w:author="Nguyet Nguyen (Senior Legal Executive)" w:date="2026-05-05T09:53:00Z">
              <w:rPr>
                <w:rFonts w:ascii="Times New Roman" w:hAnsi="Times New Roman"/>
                <w:color w:val="45B0E1" w:themeColor="accent1" w:themeTint="99"/>
                <w:sz w:val="24"/>
                <w:szCs w:val="24"/>
              </w:rPr>
            </w:rPrChange>
          </w:rPr>
          <w:t>____</w:t>
        </w:r>
      </w:ins>
      <w:r w:rsidRPr="00221C2A">
        <w:rPr>
          <w:rFonts w:ascii="Times New Roman" w:hAnsi="Times New Roman"/>
          <w:sz w:val="24"/>
          <w:szCs w:val="24"/>
          <w:rPrChange w:id="172" w:author="Nguyet Nguyen (Senior Legal Executive)" w:date="2026-05-05T09:53:00Z">
            <w:rPr>
              <w:rFonts w:ascii="Times New Roman" w:hAnsi="Times New Roman"/>
              <w:color w:val="000099"/>
              <w:sz w:val="24"/>
              <w:szCs w:val="24"/>
            </w:rPr>
          </w:rPrChange>
        </w:rPr>
        <w:t xml:space="preserve"> tháng</w:t>
      </w:r>
      <w:bookmarkStart w:id="173" w:name="_Hlk157000623"/>
      <w:r w:rsidRPr="005B3B96">
        <w:rPr>
          <w:rFonts w:ascii="Times New Roman" w:hAnsi="Times New Roman"/>
          <w:b/>
          <w:sz w:val="24"/>
          <w:szCs w:val="24"/>
          <w:lang w:val="nl-NL"/>
        </w:rPr>
        <w:t xml:space="preserve"> </w:t>
      </w:r>
      <w:del w:id="174" w:author="Nguyet Nguyen (Senior Legal Executive)" w:date="2026-05-05T09:53:00Z">
        <w:r w:rsidR="00470121" w:rsidRPr="00221C2A" w:rsidDel="00221C2A">
          <w:rPr>
            <w:rFonts w:ascii="Times New Roman" w:hAnsi="Times New Roman"/>
            <w:sz w:val="24"/>
            <w:szCs w:val="24"/>
            <w:rPrChange w:id="175" w:author="Nguyet Nguyen (Senior Legal Executive)" w:date="2026-05-05T09:53:00Z">
              <w:rPr>
                <w:rFonts w:ascii="Times New Roman" w:hAnsi="Times New Roman"/>
                <w:color w:val="45B0E1" w:themeColor="accent1" w:themeTint="99"/>
                <w:sz w:val="24"/>
                <w:szCs w:val="24"/>
              </w:rPr>
            </w:rPrChange>
          </w:rPr>
          <w:delText>[__]</w:delText>
        </w:r>
      </w:del>
      <w:ins w:id="176" w:author="Nguyet Nguyen (Senior Legal Executive)" w:date="2026-05-05T09:53:00Z">
        <w:r w:rsidR="00221C2A" w:rsidRPr="00221C2A">
          <w:rPr>
            <w:rFonts w:ascii="Times New Roman" w:hAnsi="Times New Roman"/>
            <w:sz w:val="24"/>
            <w:szCs w:val="24"/>
            <w:rPrChange w:id="177" w:author="Nguyet Nguyen (Senior Legal Executive)" w:date="2026-05-05T09:53:00Z">
              <w:rPr>
                <w:rFonts w:ascii="Times New Roman" w:hAnsi="Times New Roman"/>
                <w:color w:val="45B0E1" w:themeColor="accent1" w:themeTint="99"/>
                <w:sz w:val="24"/>
                <w:szCs w:val="24"/>
              </w:rPr>
            </w:rPrChange>
          </w:rPr>
          <w:t>____</w:t>
        </w:r>
      </w:ins>
      <w:r w:rsidRPr="00221C2A">
        <w:rPr>
          <w:rFonts w:ascii="Times New Roman" w:hAnsi="Times New Roman"/>
          <w:sz w:val="24"/>
          <w:szCs w:val="24"/>
          <w:rPrChange w:id="178" w:author="Nguyet Nguyen (Senior Legal Executive)" w:date="2026-05-05T09:53:00Z">
            <w:rPr>
              <w:rFonts w:ascii="Times New Roman" w:hAnsi="Times New Roman"/>
              <w:color w:val="000099"/>
              <w:sz w:val="24"/>
              <w:szCs w:val="24"/>
            </w:rPr>
          </w:rPrChange>
        </w:rPr>
        <w:t xml:space="preserve"> </w:t>
      </w:r>
      <w:bookmarkEnd w:id="173"/>
      <w:r w:rsidRPr="00221C2A">
        <w:rPr>
          <w:rFonts w:ascii="Times New Roman" w:hAnsi="Times New Roman"/>
          <w:sz w:val="24"/>
          <w:szCs w:val="24"/>
          <w:rPrChange w:id="179" w:author="Nguyet Nguyen (Senior Legal Executive)" w:date="2026-05-05T09:53:00Z">
            <w:rPr>
              <w:rFonts w:ascii="Times New Roman" w:hAnsi="Times New Roman"/>
              <w:color w:val="000000"/>
              <w:sz w:val="24"/>
              <w:szCs w:val="24"/>
            </w:rPr>
          </w:rPrChange>
        </w:rPr>
        <w:t xml:space="preserve">năm </w:t>
      </w:r>
      <w:del w:id="180" w:author="Nguyet Nguyen (Senior Legal Executive)" w:date="2026-05-05T09:53:00Z">
        <w:r w:rsidR="00470121" w:rsidRPr="00221C2A" w:rsidDel="00221C2A">
          <w:rPr>
            <w:rFonts w:ascii="Times New Roman" w:hAnsi="Times New Roman"/>
            <w:sz w:val="24"/>
            <w:szCs w:val="24"/>
            <w:rPrChange w:id="181" w:author="Nguyet Nguyen (Senior Legal Executive)" w:date="2026-05-05T09:53:00Z">
              <w:rPr>
                <w:rFonts w:ascii="Times New Roman" w:hAnsi="Times New Roman"/>
                <w:color w:val="45B0E1" w:themeColor="accent1" w:themeTint="99"/>
                <w:sz w:val="24"/>
                <w:szCs w:val="24"/>
              </w:rPr>
            </w:rPrChange>
          </w:rPr>
          <w:delText>[__]</w:delText>
        </w:r>
      </w:del>
      <w:ins w:id="182" w:author="Nguyet Nguyen (Senior Legal Executive)" w:date="2026-05-05T09:53:00Z">
        <w:r w:rsidR="00221C2A" w:rsidRPr="00221C2A">
          <w:rPr>
            <w:rFonts w:ascii="Times New Roman" w:hAnsi="Times New Roman"/>
            <w:sz w:val="24"/>
            <w:szCs w:val="24"/>
            <w:rPrChange w:id="183" w:author="Nguyet Nguyen (Senior Legal Executive)" w:date="2026-05-05T09:53:00Z">
              <w:rPr>
                <w:rFonts w:ascii="Times New Roman" w:hAnsi="Times New Roman"/>
                <w:color w:val="45B0E1" w:themeColor="accent1" w:themeTint="99"/>
                <w:sz w:val="24"/>
                <w:szCs w:val="24"/>
              </w:rPr>
            </w:rPrChange>
          </w:rPr>
          <w:t>2026</w:t>
        </w:r>
      </w:ins>
      <w:r w:rsidRPr="001A2642">
        <w:rPr>
          <w:rFonts w:ascii="Times New Roman" w:hAnsi="Times New Roman"/>
          <w:color w:val="000000"/>
          <w:sz w:val="24"/>
          <w:szCs w:val="24"/>
        </w:rPr>
        <w:t>, tại Văn phòng Công ty TNHH Thời Trang và Mỹ Phẩm Âu Châu, chúng tôi gồm:</w:t>
      </w:r>
    </w:p>
    <w:tbl>
      <w:tblPr>
        <w:tblW w:w="9360" w:type="dxa"/>
        <w:tblLook w:val="04A0" w:firstRow="1" w:lastRow="0" w:firstColumn="1" w:lastColumn="0" w:noHBand="0" w:noVBand="1"/>
        <w:tblPrChange w:id="184" w:author="Nguyet Nguyen (Senior Legal Executive)" w:date="2026-05-05T09:53:00Z">
          <w:tblPr>
            <w:tblW w:w="9090" w:type="dxa"/>
            <w:tblLook w:val="04A0" w:firstRow="1" w:lastRow="0" w:firstColumn="1" w:lastColumn="0" w:noHBand="0" w:noVBand="1"/>
          </w:tblPr>
        </w:tblPrChange>
      </w:tblPr>
      <w:tblGrid>
        <w:gridCol w:w="2396"/>
        <w:gridCol w:w="6964"/>
        <w:tblGridChange w:id="185">
          <w:tblGrid>
            <w:gridCol w:w="2396"/>
            <w:gridCol w:w="6694"/>
          </w:tblGrid>
        </w:tblGridChange>
      </w:tblGrid>
      <w:tr w:rsidR="00116BC3" w:rsidRPr="001A2642" w14:paraId="6B99178E" w14:textId="77777777" w:rsidTr="00221C2A">
        <w:tc>
          <w:tcPr>
            <w:tcW w:w="2396" w:type="dxa"/>
            <w:tcPrChange w:id="186" w:author="Nguyet Nguyen (Senior Legal Executive)" w:date="2026-05-05T09:53:00Z">
              <w:tcPr>
                <w:tcW w:w="2396" w:type="dxa"/>
              </w:tcPr>
            </w:tcPrChange>
          </w:tcPr>
          <w:p w14:paraId="5C211C81" w14:textId="77777777" w:rsidR="00116BC3" w:rsidRPr="001A2642" w:rsidRDefault="00116BC3" w:rsidP="000E166A">
            <w:pPr>
              <w:spacing w:after="0" w:line="276" w:lineRule="auto"/>
              <w:ind w:left="142"/>
              <w:rPr>
                <w:rFonts w:ascii="Times New Roman" w:hAnsi="Times New Roman"/>
                <w:sz w:val="24"/>
                <w:szCs w:val="24"/>
                <w:lang w:val="fr-FR"/>
              </w:rPr>
            </w:pPr>
            <w:bookmarkStart w:id="187" w:name="_Hlk157001820"/>
            <w:bookmarkEnd w:id="167"/>
            <w:r w:rsidRPr="001A2642">
              <w:rPr>
                <w:rFonts w:ascii="Times New Roman" w:hAnsi="Times New Roman"/>
                <w:b/>
                <w:sz w:val="24"/>
                <w:szCs w:val="24"/>
                <w:lang w:val="nl-NL"/>
              </w:rPr>
              <w:t>BÊN SỬ DỤNG DỊCH VỤ</w:t>
            </w:r>
          </w:p>
        </w:tc>
        <w:tc>
          <w:tcPr>
            <w:tcW w:w="6964" w:type="dxa"/>
            <w:tcPrChange w:id="188" w:author="Nguyet Nguyen (Senior Legal Executive)" w:date="2026-05-05T09:53:00Z">
              <w:tcPr>
                <w:tcW w:w="6694" w:type="dxa"/>
              </w:tcPr>
            </w:tcPrChange>
          </w:tcPr>
          <w:p w14:paraId="7D4F706E" w14:textId="77777777" w:rsidR="00116BC3" w:rsidRPr="001A2642" w:rsidRDefault="00116BC3" w:rsidP="000E166A">
            <w:pPr>
              <w:spacing w:after="0" w:line="276" w:lineRule="auto"/>
              <w:rPr>
                <w:rFonts w:ascii="Times New Roman" w:hAnsi="Times New Roman"/>
                <w:sz w:val="24"/>
                <w:szCs w:val="24"/>
                <w:lang w:val="fr-FR"/>
              </w:rPr>
            </w:pPr>
            <w:r w:rsidRPr="001A2642">
              <w:rPr>
                <w:rFonts w:ascii="Times New Roman" w:hAnsi="Times New Roman"/>
                <w:b/>
                <w:bCs/>
                <w:sz w:val="24"/>
                <w:szCs w:val="24"/>
                <w:lang w:val="fr-FR"/>
              </w:rPr>
              <w:t>: CÔNG</w:t>
            </w:r>
            <w:r w:rsidRPr="001A2642">
              <w:rPr>
                <w:rFonts w:ascii="Times New Roman" w:hAnsi="Times New Roman"/>
                <w:b/>
                <w:sz w:val="24"/>
                <w:szCs w:val="24"/>
                <w:lang w:val="fr-FR"/>
              </w:rPr>
              <w:t xml:space="preserve"> TY TNHH THỜI TRANG VÀ MỸ PHẨM ÂU CHÂU</w:t>
            </w:r>
          </w:p>
        </w:tc>
      </w:tr>
      <w:tr w:rsidR="00116BC3" w:rsidRPr="001A2642" w14:paraId="6E52A09A" w14:textId="77777777" w:rsidTr="00221C2A">
        <w:tc>
          <w:tcPr>
            <w:tcW w:w="2396" w:type="dxa"/>
            <w:tcPrChange w:id="189" w:author="Nguyet Nguyen (Senior Legal Executive)" w:date="2026-05-05T09:53:00Z">
              <w:tcPr>
                <w:tcW w:w="2396" w:type="dxa"/>
              </w:tcPr>
            </w:tcPrChange>
          </w:tcPr>
          <w:p w14:paraId="6B299C7E" w14:textId="77777777" w:rsidR="00116BC3" w:rsidRPr="001A2642" w:rsidRDefault="00116BC3" w:rsidP="0033760B">
            <w:pPr>
              <w:spacing w:after="0" w:line="276" w:lineRule="auto"/>
              <w:ind w:left="142"/>
              <w:rPr>
                <w:rFonts w:ascii="Times New Roman" w:hAnsi="Times New Roman"/>
                <w:sz w:val="24"/>
                <w:szCs w:val="24"/>
                <w:lang w:val="fr-FR"/>
              </w:rPr>
            </w:pPr>
            <w:r w:rsidRPr="001A2642">
              <w:rPr>
                <w:rFonts w:ascii="Times New Roman" w:hAnsi="Times New Roman"/>
                <w:sz w:val="24"/>
                <w:szCs w:val="24"/>
                <w:lang w:val="nl-NL"/>
              </w:rPr>
              <w:t>Địa chỉ</w:t>
            </w:r>
          </w:p>
        </w:tc>
        <w:tc>
          <w:tcPr>
            <w:tcW w:w="6964" w:type="dxa"/>
            <w:tcPrChange w:id="190" w:author="Nguyet Nguyen (Senior Legal Executive)" w:date="2026-05-05T09:53:00Z">
              <w:tcPr>
                <w:tcW w:w="6694" w:type="dxa"/>
              </w:tcPr>
            </w:tcPrChange>
          </w:tcPr>
          <w:p w14:paraId="36657BFE" w14:textId="117906D9" w:rsidR="00116BC3" w:rsidRPr="001A2642" w:rsidRDefault="00116BC3" w:rsidP="00221C2A">
            <w:pPr>
              <w:spacing w:after="0" w:line="276" w:lineRule="auto"/>
              <w:ind w:right="-286"/>
              <w:rPr>
                <w:rFonts w:ascii="Times New Roman" w:hAnsi="Times New Roman"/>
                <w:sz w:val="24"/>
                <w:szCs w:val="24"/>
                <w:lang w:val="fr-FR"/>
              </w:rPr>
              <w:pPrChange w:id="191" w:author="Nguyet Nguyen (Senior Legal Executive)" w:date="2026-05-05T09:52:00Z">
                <w:pPr>
                  <w:spacing w:after="0" w:line="276" w:lineRule="auto"/>
                </w:pPr>
              </w:pPrChange>
            </w:pPr>
            <w:r w:rsidRPr="001A2642">
              <w:rPr>
                <w:rFonts w:ascii="Times New Roman" w:hAnsi="Times New Roman"/>
                <w:sz w:val="24"/>
                <w:szCs w:val="24"/>
                <w:lang w:val="fr-FR"/>
              </w:rPr>
              <w:t xml:space="preserve">: </w:t>
            </w:r>
            <w:r w:rsidRPr="001A2642">
              <w:rPr>
                <w:rFonts w:ascii="Times New Roman" w:hAnsi="Times New Roman"/>
                <w:sz w:val="24"/>
                <w:szCs w:val="24"/>
                <w:lang w:val="vi-VN"/>
              </w:rPr>
              <w:t>15B/8</w:t>
            </w:r>
            <w:r w:rsidRPr="001A2642">
              <w:rPr>
                <w:rFonts w:ascii="Times New Roman" w:hAnsi="Times New Roman"/>
                <w:sz w:val="24"/>
                <w:szCs w:val="24"/>
                <w:lang w:val="fr-FR"/>
              </w:rPr>
              <w:t xml:space="preserve"> </w:t>
            </w:r>
            <w:r w:rsidRPr="001A2642">
              <w:rPr>
                <w:rFonts w:ascii="Times New Roman" w:hAnsi="Times New Roman"/>
                <w:sz w:val="24"/>
                <w:szCs w:val="24"/>
                <w:lang w:val="vi-VN"/>
              </w:rPr>
              <w:t xml:space="preserve">Lê Thánh Tôn, Phường </w:t>
            </w:r>
            <w:del w:id="192" w:author="Nguyet Nguyen (Senior Legal Executive)" w:date="2026-05-05T09:52:00Z">
              <w:r w:rsidRPr="001A2642" w:rsidDel="00221C2A">
                <w:rPr>
                  <w:rFonts w:ascii="Times New Roman" w:hAnsi="Times New Roman"/>
                  <w:sz w:val="24"/>
                  <w:szCs w:val="24"/>
                  <w:lang w:val="vi-VN"/>
                </w:rPr>
                <w:delText>Bến Nghé, Quận 1</w:delText>
              </w:r>
            </w:del>
            <w:ins w:id="193" w:author="Nguyet Nguyen (Senior Legal Executive)" w:date="2026-05-05T09:52:00Z">
              <w:r w:rsidR="00221C2A">
                <w:rPr>
                  <w:rFonts w:ascii="Times New Roman" w:hAnsi="Times New Roman"/>
                  <w:sz w:val="24"/>
                  <w:szCs w:val="24"/>
                </w:rPr>
                <w:t>Sài Gòn</w:t>
              </w:r>
            </w:ins>
            <w:r w:rsidRPr="001A2642">
              <w:rPr>
                <w:rFonts w:ascii="Times New Roman" w:hAnsi="Times New Roman"/>
                <w:sz w:val="24"/>
                <w:szCs w:val="24"/>
                <w:lang w:val="vi-VN"/>
              </w:rPr>
              <w:t>, TP.</w:t>
            </w:r>
            <w:r w:rsidRPr="001A2642">
              <w:rPr>
                <w:rFonts w:ascii="Times New Roman" w:hAnsi="Times New Roman"/>
                <w:sz w:val="24"/>
                <w:szCs w:val="24"/>
                <w:lang w:val="fr-FR"/>
              </w:rPr>
              <w:t xml:space="preserve"> </w:t>
            </w:r>
            <w:r w:rsidRPr="001A2642">
              <w:rPr>
                <w:rFonts w:ascii="Times New Roman" w:hAnsi="Times New Roman"/>
                <w:sz w:val="24"/>
                <w:szCs w:val="24"/>
              </w:rPr>
              <w:t>Hồ Chí Minh</w:t>
            </w:r>
            <w:ins w:id="194" w:author="Nguyet Nguyen (Senior Legal Executive)" w:date="2026-05-05T09:52:00Z">
              <w:r w:rsidR="00221C2A">
                <w:rPr>
                  <w:rFonts w:ascii="Times New Roman" w:hAnsi="Times New Roman"/>
                  <w:sz w:val="24"/>
                  <w:szCs w:val="24"/>
                </w:rPr>
                <w:t>, Việt Nam</w:t>
              </w:r>
            </w:ins>
          </w:p>
        </w:tc>
      </w:tr>
      <w:tr w:rsidR="00603082" w:rsidRPr="001A2642" w14:paraId="7A21584A" w14:textId="77777777" w:rsidTr="00221C2A">
        <w:tc>
          <w:tcPr>
            <w:tcW w:w="2396" w:type="dxa"/>
            <w:tcPrChange w:id="195" w:author="Nguyet Nguyen (Senior Legal Executive)" w:date="2026-05-05T09:53:00Z">
              <w:tcPr>
                <w:tcW w:w="2396" w:type="dxa"/>
              </w:tcPr>
            </w:tcPrChange>
          </w:tcPr>
          <w:p w14:paraId="0CCD3546" w14:textId="64EBC40C" w:rsidR="00603082" w:rsidRPr="001A2642" w:rsidRDefault="00603082" w:rsidP="0033760B">
            <w:pPr>
              <w:spacing w:after="0" w:line="276" w:lineRule="auto"/>
              <w:ind w:left="142"/>
              <w:rPr>
                <w:rFonts w:ascii="Times New Roman" w:hAnsi="Times New Roman"/>
                <w:sz w:val="24"/>
                <w:szCs w:val="24"/>
                <w:lang w:val="vi-VN"/>
              </w:rPr>
            </w:pPr>
            <w:r w:rsidRPr="001A2642">
              <w:rPr>
                <w:rFonts w:ascii="Times New Roman" w:hAnsi="Times New Roman"/>
                <w:sz w:val="24"/>
                <w:szCs w:val="24"/>
                <w:lang w:val="vi-VN"/>
              </w:rPr>
              <w:t>Điện thoại</w:t>
            </w:r>
          </w:p>
        </w:tc>
        <w:tc>
          <w:tcPr>
            <w:tcW w:w="6964" w:type="dxa"/>
            <w:tcPrChange w:id="196" w:author="Nguyet Nguyen (Senior Legal Executive)" w:date="2026-05-05T09:53:00Z">
              <w:tcPr>
                <w:tcW w:w="6694" w:type="dxa"/>
              </w:tcPr>
            </w:tcPrChange>
          </w:tcPr>
          <w:p w14:paraId="3781658B" w14:textId="62652A1E" w:rsidR="00603082" w:rsidRPr="001A2642" w:rsidRDefault="00603082" w:rsidP="00F21133">
            <w:pPr>
              <w:spacing w:after="0" w:line="276" w:lineRule="auto"/>
              <w:rPr>
                <w:rFonts w:ascii="Times New Roman" w:hAnsi="Times New Roman"/>
                <w:sz w:val="24"/>
                <w:szCs w:val="24"/>
                <w:lang w:val="vi-VN"/>
              </w:rPr>
            </w:pPr>
            <w:r w:rsidRPr="001A2642">
              <w:rPr>
                <w:rFonts w:ascii="Times New Roman" w:hAnsi="Times New Roman"/>
                <w:sz w:val="24"/>
                <w:szCs w:val="24"/>
                <w:lang w:val="vi-VN"/>
              </w:rPr>
              <w:t xml:space="preserve">: </w:t>
            </w:r>
            <w:bookmarkStart w:id="197" w:name="_Hlk72754591"/>
            <w:r w:rsidRPr="001A2642">
              <w:rPr>
                <w:rFonts w:ascii="Times New Roman" w:hAnsi="Times New Roman"/>
                <w:sz w:val="24"/>
                <w:szCs w:val="24"/>
                <w:lang w:val="vi-VN"/>
              </w:rPr>
              <w:t>(028) 38256540</w:t>
            </w:r>
            <w:bookmarkEnd w:id="197"/>
          </w:p>
        </w:tc>
      </w:tr>
      <w:tr w:rsidR="00116BC3" w:rsidRPr="001A2642" w14:paraId="5E24F542" w14:textId="77777777" w:rsidTr="00221C2A">
        <w:tc>
          <w:tcPr>
            <w:tcW w:w="2396" w:type="dxa"/>
            <w:tcPrChange w:id="198" w:author="Nguyet Nguyen (Senior Legal Executive)" w:date="2026-05-05T09:53:00Z">
              <w:tcPr>
                <w:tcW w:w="2396" w:type="dxa"/>
              </w:tcPr>
            </w:tcPrChange>
          </w:tcPr>
          <w:p w14:paraId="72E83246" w14:textId="77777777" w:rsidR="00116BC3" w:rsidRPr="001A2642" w:rsidRDefault="00116BC3" w:rsidP="0033760B">
            <w:pPr>
              <w:spacing w:after="0" w:line="276" w:lineRule="auto"/>
              <w:ind w:left="142"/>
              <w:rPr>
                <w:rFonts w:ascii="Times New Roman" w:hAnsi="Times New Roman"/>
                <w:sz w:val="24"/>
                <w:szCs w:val="24"/>
                <w:lang w:val="fr-FR"/>
              </w:rPr>
            </w:pPr>
            <w:r w:rsidRPr="001A2642">
              <w:rPr>
                <w:rFonts w:ascii="Times New Roman" w:hAnsi="Times New Roman"/>
                <w:sz w:val="24"/>
                <w:szCs w:val="24"/>
                <w:lang w:val="nl-NL"/>
              </w:rPr>
              <w:t>Mã số thuế</w:t>
            </w:r>
          </w:p>
        </w:tc>
        <w:tc>
          <w:tcPr>
            <w:tcW w:w="6964" w:type="dxa"/>
            <w:tcPrChange w:id="199" w:author="Nguyet Nguyen (Senior Legal Executive)" w:date="2026-05-05T09:53:00Z">
              <w:tcPr>
                <w:tcW w:w="6694" w:type="dxa"/>
              </w:tcPr>
            </w:tcPrChange>
          </w:tcPr>
          <w:p w14:paraId="50DD8ADC" w14:textId="3F62F55B" w:rsidR="00116BC3" w:rsidRPr="001A2642" w:rsidRDefault="00116BC3" w:rsidP="00603082">
            <w:pPr>
              <w:spacing w:after="0" w:line="276" w:lineRule="auto"/>
              <w:rPr>
                <w:rFonts w:ascii="Times New Roman" w:hAnsi="Times New Roman"/>
                <w:sz w:val="24"/>
                <w:szCs w:val="24"/>
                <w:lang w:val="fr-FR"/>
              </w:rPr>
            </w:pPr>
            <w:r w:rsidRPr="001A2642">
              <w:rPr>
                <w:rFonts w:ascii="Times New Roman" w:hAnsi="Times New Roman"/>
                <w:sz w:val="24"/>
                <w:szCs w:val="24"/>
                <w:lang w:val="fr-FR"/>
              </w:rPr>
              <w:t>:</w:t>
            </w:r>
            <w:r w:rsidRPr="001A2642">
              <w:rPr>
                <w:rFonts w:ascii="Times New Roman" w:hAnsi="Times New Roman"/>
                <w:sz w:val="24"/>
                <w:szCs w:val="24"/>
              </w:rPr>
              <w:t xml:space="preserve"> </w:t>
            </w:r>
            <w:r w:rsidR="00603082" w:rsidRPr="001A2642">
              <w:rPr>
                <w:rFonts w:ascii="Times New Roman" w:hAnsi="Times New Roman"/>
                <w:sz w:val="24"/>
                <w:szCs w:val="24"/>
                <w:lang w:val="vi-VN"/>
              </w:rPr>
              <w:t>0309300048</w:t>
            </w:r>
          </w:p>
        </w:tc>
      </w:tr>
      <w:tr w:rsidR="00116BC3" w:rsidRPr="001A2642" w14:paraId="01039948" w14:textId="77777777" w:rsidTr="00221C2A">
        <w:tc>
          <w:tcPr>
            <w:tcW w:w="2396" w:type="dxa"/>
            <w:tcPrChange w:id="200" w:author="Nguyet Nguyen (Senior Legal Executive)" w:date="2026-05-05T09:53:00Z">
              <w:tcPr>
                <w:tcW w:w="2396" w:type="dxa"/>
              </w:tcPr>
            </w:tcPrChange>
          </w:tcPr>
          <w:p w14:paraId="2C977B71" w14:textId="77777777" w:rsidR="00116BC3" w:rsidRPr="001A2642" w:rsidRDefault="00116BC3" w:rsidP="0033760B">
            <w:pPr>
              <w:spacing w:after="0" w:line="276" w:lineRule="auto"/>
              <w:ind w:left="142"/>
              <w:rPr>
                <w:ins w:id="201" w:author="Nguyet Nguyen (Senior Legal Executive)" w:date="2026-04-22T09:49:00Z"/>
                <w:rFonts w:ascii="Times New Roman" w:hAnsi="Times New Roman"/>
                <w:sz w:val="24"/>
                <w:szCs w:val="24"/>
                <w:lang w:val="nl-NL"/>
              </w:rPr>
            </w:pPr>
            <w:r w:rsidRPr="001A2642">
              <w:rPr>
                <w:rFonts w:ascii="Times New Roman" w:hAnsi="Times New Roman"/>
                <w:sz w:val="24"/>
                <w:szCs w:val="24"/>
                <w:lang w:val="nl-NL"/>
              </w:rPr>
              <w:t>Người đại diện</w:t>
            </w:r>
          </w:p>
          <w:p w14:paraId="4AE1CEED" w14:textId="11751674" w:rsidR="00EA6025" w:rsidRPr="001A2642" w:rsidRDefault="00EA6025" w:rsidP="0033760B">
            <w:pPr>
              <w:spacing w:after="0" w:line="276" w:lineRule="auto"/>
              <w:ind w:left="142"/>
              <w:rPr>
                <w:rFonts w:ascii="Times New Roman" w:hAnsi="Times New Roman"/>
                <w:sz w:val="24"/>
                <w:szCs w:val="24"/>
                <w:lang w:val="fr-FR"/>
              </w:rPr>
            </w:pPr>
            <w:ins w:id="202" w:author="Nguyet Nguyen (Senior Legal Executive)" w:date="2026-04-22T09:49:00Z">
              <w:r w:rsidRPr="001A2642">
                <w:rPr>
                  <w:rFonts w:ascii="Times New Roman" w:hAnsi="Times New Roman"/>
                  <w:sz w:val="24"/>
                  <w:szCs w:val="24"/>
                  <w:lang w:val="nl-NL"/>
                </w:rPr>
                <w:t>Chức vụ</w:t>
              </w:r>
            </w:ins>
          </w:p>
        </w:tc>
        <w:tc>
          <w:tcPr>
            <w:tcW w:w="6964" w:type="dxa"/>
            <w:tcPrChange w:id="203" w:author="Nguyet Nguyen (Senior Legal Executive)" w:date="2026-05-05T09:53:00Z">
              <w:tcPr>
                <w:tcW w:w="6694" w:type="dxa"/>
              </w:tcPr>
            </w:tcPrChange>
          </w:tcPr>
          <w:p w14:paraId="1A29B82A" w14:textId="77777777" w:rsidR="00EA6025" w:rsidRPr="001A2642" w:rsidRDefault="00116BC3" w:rsidP="00F21133">
            <w:pPr>
              <w:spacing w:after="0" w:line="276" w:lineRule="auto"/>
              <w:rPr>
                <w:ins w:id="204" w:author="Nguyet Nguyen (Senior Legal Executive)" w:date="2026-04-22T09:49:00Z"/>
                <w:rFonts w:ascii="Times New Roman" w:hAnsi="Times New Roman"/>
                <w:b/>
                <w:sz w:val="24"/>
                <w:szCs w:val="24"/>
                <w:lang w:val="vi-VN"/>
              </w:rPr>
            </w:pPr>
            <w:r w:rsidRPr="001A2642">
              <w:rPr>
                <w:rFonts w:ascii="Times New Roman" w:hAnsi="Times New Roman"/>
                <w:sz w:val="24"/>
                <w:szCs w:val="24"/>
                <w:lang w:val="fr-FR"/>
              </w:rPr>
              <w:t xml:space="preserve">: </w:t>
            </w:r>
            <w:r w:rsidRPr="001A2642">
              <w:rPr>
                <w:rFonts w:ascii="Times New Roman" w:hAnsi="Times New Roman"/>
                <w:sz w:val="24"/>
                <w:szCs w:val="24"/>
                <w:lang w:val="vi-VN"/>
              </w:rPr>
              <w:t xml:space="preserve">Bà </w:t>
            </w:r>
            <w:r w:rsidRPr="001A2642">
              <w:rPr>
                <w:rFonts w:ascii="Times New Roman" w:hAnsi="Times New Roman"/>
                <w:b/>
                <w:bCs/>
                <w:sz w:val="24"/>
                <w:szCs w:val="24"/>
                <w:lang w:val="vi-VN"/>
              </w:rPr>
              <w:t>PHAN HỒNG NGỌC</w:t>
            </w:r>
            <w:r w:rsidRPr="001A2642">
              <w:rPr>
                <w:rFonts w:ascii="Times New Roman" w:hAnsi="Times New Roman"/>
                <w:sz w:val="24"/>
                <w:szCs w:val="24"/>
                <w:lang w:val="vi-VN"/>
              </w:rPr>
              <w:t xml:space="preserve">   </w:t>
            </w:r>
            <w:r w:rsidRPr="001A2642">
              <w:rPr>
                <w:rFonts w:ascii="Times New Roman" w:hAnsi="Times New Roman"/>
                <w:b/>
                <w:sz w:val="24"/>
                <w:szCs w:val="24"/>
                <w:lang w:val="vi-VN"/>
              </w:rPr>
              <w:t xml:space="preserve">           </w:t>
            </w:r>
          </w:p>
          <w:p w14:paraId="53CC2DCB" w14:textId="19229C30" w:rsidR="00116BC3" w:rsidRPr="001A2642" w:rsidRDefault="00116BC3" w:rsidP="00F21133">
            <w:pPr>
              <w:spacing w:after="0" w:line="276" w:lineRule="auto"/>
              <w:rPr>
                <w:rFonts w:ascii="Times New Roman" w:hAnsi="Times New Roman"/>
                <w:sz w:val="24"/>
                <w:szCs w:val="24"/>
                <w:lang w:val="fr-FR"/>
              </w:rPr>
            </w:pPr>
            <w:del w:id="205" w:author="Nguyet Nguyen (Senior Legal Executive)" w:date="2026-04-22T09:49:00Z">
              <w:r w:rsidRPr="001A2642" w:rsidDel="00EA6025">
                <w:rPr>
                  <w:rFonts w:ascii="Times New Roman" w:hAnsi="Times New Roman"/>
                  <w:sz w:val="24"/>
                  <w:szCs w:val="24"/>
                  <w:lang w:val="nl-NL"/>
                </w:rPr>
                <w:delText>Chức vụ:</w:delText>
              </w:r>
            </w:del>
            <w:ins w:id="206" w:author="Nguyet Nguyen (Senior Legal Executive)" w:date="2026-04-22T09:49:00Z">
              <w:r w:rsidR="00EA6025" w:rsidRPr="001A2642">
                <w:rPr>
                  <w:rFonts w:ascii="Times New Roman" w:hAnsi="Times New Roman"/>
                  <w:sz w:val="24"/>
                  <w:szCs w:val="24"/>
                  <w:lang w:val="nl-NL"/>
                </w:rPr>
                <w:t>:</w:t>
              </w:r>
            </w:ins>
            <w:r w:rsidRPr="001A2642">
              <w:rPr>
                <w:rFonts w:ascii="Times New Roman" w:hAnsi="Times New Roman"/>
                <w:sz w:val="24"/>
                <w:szCs w:val="24"/>
                <w:lang w:val="nl-NL"/>
              </w:rPr>
              <w:t xml:space="preserve"> </w:t>
            </w:r>
            <w:del w:id="207" w:author="Nguyet Nguyen (Senior Legal Executive)" w:date="2026-04-22T09:49:00Z">
              <w:r w:rsidRPr="001A2642" w:rsidDel="00EA6025">
                <w:rPr>
                  <w:rFonts w:ascii="Times New Roman" w:hAnsi="Times New Roman"/>
                  <w:sz w:val="24"/>
                  <w:szCs w:val="24"/>
                  <w:lang w:val="fr-FR"/>
                </w:rPr>
                <w:delText xml:space="preserve">Phó </w:delText>
              </w:r>
            </w:del>
            <w:r w:rsidRPr="001A2642">
              <w:rPr>
                <w:rFonts w:ascii="Times New Roman" w:hAnsi="Times New Roman"/>
                <w:sz w:val="24"/>
                <w:szCs w:val="24"/>
                <w:lang w:val="fr-FR"/>
              </w:rPr>
              <w:t xml:space="preserve">Giám </w:t>
            </w:r>
            <w:r w:rsidR="009919C7" w:rsidRPr="001A2642">
              <w:rPr>
                <w:rFonts w:ascii="Times New Roman" w:hAnsi="Times New Roman"/>
                <w:sz w:val="24"/>
                <w:szCs w:val="24"/>
                <w:lang w:val="fr-FR"/>
              </w:rPr>
              <w:t>Đ</w:t>
            </w:r>
            <w:r w:rsidRPr="001A2642">
              <w:rPr>
                <w:rFonts w:ascii="Times New Roman" w:hAnsi="Times New Roman"/>
                <w:sz w:val="24"/>
                <w:szCs w:val="24"/>
                <w:lang w:val="fr-FR"/>
              </w:rPr>
              <w:t>ốc</w:t>
            </w:r>
            <w:ins w:id="208" w:author="Nguyet Nguyen (Senior Legal Executive)" w:date="2026-04-22T09:49:00Z">
              <w:r w:rsidR="00EA6025" w:rsidRPr="001A2642">
                <w:rPr>
                  <w:rFonts w:ascii="Times New Roman" w:hAnsi="Times New Roman"/>
                  <w:sz w:val="24"/>
                  <w:szCs w:val="24"/>
                  <w:lang w:val="fr-FR"/>
                </w:rPr>
                <w:t xml:space="preserve"> Hành chính – Pháp chế - Cung ứng</w:t>
              </w:r>
            </w:ins>
          </w:p>
          <w:p w14:paraId="5B059A76" w14:textId="5E4A17E0" w:rsidR="00116BC3" w:rsidRPr="001A2642" w:rsidRDefault="00116BC3">
            <w:pPr>
              <w:spacing w:after="0" w:line="276" w:lineRule="auto"/>
              <w:rPr>
                <w:rFonts w:ascii="Times New Roman" w:hAnsi="Times New Roman"/>
                <w:sz w:val="24"/>
                <w:szCs w:val="24"/>
                <w:lang w:val="fr-FR"/>
              </w:rPr>
            </w:pPr>
            <w:r w:rsidRPr="001A2642">
              <w:rPr>
                <w:rFonts w:ascii="Times New Roman" w:hAnsi="Times New Roman"/>
                <w:sz w:val="24"/>
                <w:szCs w:val="24"/>
                <w:lang w:val="vi-VN"/>
              </w:rPr>
              <w:t>(Theo Giấy ủy quyền số 13-202</w:t>
            </w:r>
            <w:del w:id="209" w:author="Nguyet Nguyen (Senior Legal Executive)" w:date="2026-04-22T09:49:00Z">
              <w:r w:rsidRPr="001A2642" w:rsidDel="00EA6025">
                <w:rPr>
                  <w:rFonts w:ascii="Times New Roman" w:hAnsi="Times New Roman"/>
                  <w:sz w:val="24"/>
                  <w:szCs w:val="24"/>
                  <w:lang w:val="vi-VN"/>
                </w:rPr>
                <w:delText>3</w:delText>
              </w:r>
            </w:del>
            <w:ins w:id="210" w:author="Nguyet Nguyen (Senior Legal Executive)" w:date="2026-04-22T09:49:00Z">
              <w:r w:rsidR="00EA6025" w:rsidRPr="001A2642">
                <w:rPr>
                  <w:rFonts w:ascii="Times New Roman" w:hAnsi="Times New Roman"/>
                  <w:sz w:val="24"/>
                  <w:szCs w:val="24"/>
                </w:rPr>
                <w:t>6</w:t>
              </w:r>
            </w:ins>
            <w:r w:rsidRPr="001A2642">
              <w:rPr>
                <w:rFonts w:ascii="Times New Roman" w:hAnsi="Times New Roman"/>
                <w:sz w:val="24"/>
                <w:szCs w:val="24"/>
                <w:lang w:val="vi-VN"/>
              </w:rPr>
              <w:t xml:space="preserve">/ACFC-UQ ngày </w:t>
            </w:r>
            <w:del w:id="211" w:author="Nguyet Nguyen (Senior Legal Executive)" w:date="2026-04-22T09:50:00Z">
              <w:r w:rsidRPr="001A2642" w:rsidDel="00EA6025">
                <w:rPr>
                  <w:rFonts w:ascii="Times New Roman" w:hAnsi="Times New Roman"/>
                  <w:sz w:val="24"/>
                  <w:szCs w:val="24"/>
                  <w:lang w:val="vi-VN"/>
                </w:rPr>
                <w:delText>01</w:delText>
              </w:r>
            </w:del>
            <w:ins w:id="212" w:author="Nguyet Nguyen (Senior Legal Executive)" w:date="2026-04-22T09:50:00Z">
              <w:r w:rsidR="00EA6025" w:rsidRPr="001A2642">
                <w:rPr>
                  <w:rFonts w:ascii="Times New Roman" w:hAnsi="Times New Roman"/>
                  <w:sz w:val="24"/>
                  <w:szCs w:val="24"/>
                </w:rPr>
                <w:t>30</w:t>
              </w:r>
            </w:ins>
            <w:r w:rsidRPr="001A2642">
              <w:rPr>
                <w:rFonts w:ascii="Times New Roman" w:hAnsi="Times New Roman"/>
                <w:sz w:val="24"/>
                <w:szCs w:val="24"/>
                <w:lang w:val="vi-VN"/>
              </w:rPr>
              <w:t>/</w:t>
            </w:r>
            <w:del w:id="213" w:author="Nguyet Nguyen (Senior Legal Executive)" w:date="2026-04-22T09:50:00Z">
              <w:r w:rsidRPr="001A2642" w:rsidDel="00EA6025">
                <w:rPr>
                  <w:rFonts w:ascii="Times New Roman" w:hAnsi="Times New Roman"/>
                  <w:sz w:val="24"/>
                  <w:szCs w:val="24"/>
                  <w:lang w:val="vi-VN"/>
                </w:rPr>
                <w:delText>08</w:delText>
              </w:r>
            </w:del>
            <w:ins w:id="214" w:author="Nguyet Nguyen (Senior Legal Executive)" w:date="2026-04-22T09:50:00Z">
              <w:r w:rsidR="00EA6025" w:rsidRPr="001A2642">
                <w:rPr>
                  <w:rFonts w:ascii="Times New Roman" w:hAnsi="Times New Roman"/>
                  <w:sz w:val="24"/>
                  <w:szCs w:val="24"/>
                </w:rPr>
                <w:t>12</w:t>
              </w:r>
            </w:ins>
            <w:r w:rsidRPr="001A2642">
              <w:rPr>
                <w:rFonts w:ascii="Times New Roman" w:hAnsi="Times New Roman"/>
                <w:sz w:val="24"/>
                <w:szCs w:val="24"/>
                <w:lang w:val="vi-VN"/>
              </w:rPr>
              <w:t>/202</w:t>
            </w:r>
            <w:ins w:id="215" w:author="Nguyet Nguyen (Senior Legal Executive)" w:date="2026-04-22T09:50:00Z">
              <w:r w:rsidR="00EA6025" w:rsidRPr="001A2642">
                <w:rPr>
                  <w:rFonts w:ascii="Times New Roman" w:hAnsi="Times New Roman"/>
                  <w:sz w:val="24"/>
                  <w:szCs w:val="24"/>
                </w:rPr>
                <w:t>5</w:t>
              </w:r>
            </w:ins>
            <w:del w:id="216" w:author="Nguyet Nguyen (Senior Legal Executive)" w:date="2026-04-22T09:50:00Z">
              <w:r w:rsidRPr="001A2642" w:rsidDel="00EA6025">
                <w:rPr>
                  <w:rFonts w:ascii="Times New Roman" w:hAnsi="Times New Roman"/>
                  <w:sz w:val="24"/>
                  <w:szCs w:val="24"/>
                  <w:lang w:val="vi-VN"/>
                </w:rPr>
                <w:delText>3</w:delText>
              </w:r>
            </w:del>
            <w:r w:rsidRPr="001A2642">
              <w:rPr>
                <w:rFonts w:ascii="Times New Roman" w:hAnsi="Times New Roman"/>
                <w:sz w:val="24"/>
                <w:szCs w:val="24"/>
                <w:lang w:val="vi-VN"/>
              </w:rPr>
              <w:t>)</w:t>
            </w:r>
          </w:p>
        </w:tc>
      </w:tr>
    </w:tbl>
    <w:p w14:paraId="021C0EAA" w14:textId="52920364" w:rsidR="00116BC3" w:rsidRPr="001A2642" w:rsidRDefault="00221C2A" w:rsidP="00F21133">
      <w:pPr>
        <w:spacing w:after="0" w:line="276" w:lineRule="auto"/>
        <w:rPr>
          <w:rFonts w:ascii="Times New Roman" w:hAnsi="Times New Roman"/>
          <w:i/>
          <w:iCs/>
          <w:sz w:val="24"/>
          <w:szCs w:val="24"/>
        </w:rPr>
      </w:pPr>
      <w:ins w:id="217" w:author="Nguyet Nguyen (Senior Legal Executive)" w:date="2026-05-05T09:53:00Z">
        <w:r>
          <w:rPr>
            <w:rFonts w:ascii="Times New Roman" w:hAnsi="Times New Roman"/>
            <w:i/>
            <w:iCs/>
            <w:sz w:val="24"/>
            <w:szCs w:val="24"/>
          </w:rPr>
          <w:t xml:space="preserve">    </w:t>
        </w:r>
      </w:ins>
      <w:r w:rsidR="00116BC3" w:rsidRPr="001A2642">
        <w:rPr>
          <w:rFonts w:ascii="Times New Roman" w:hAnsi="Times New Roman"/>
          <w:i/>
          <w:iCs/>
          <w:sz w:val="24"/>
          <w:szCs w:val="24"/>
          <w:lang w:val="vi-VN"/>
        </w:rPr>
        <w:t>(Sau đây gọi tắt là “</w:t>
      </w:r>
      <w:r w:rsidR="00116BC3" w:rsidRPr="001A2642">
        <w:rPr>
          <w:rFonts w:ascii="Times New Roman" w:hAnsi="Times New Roman"/>
          <w:b/>
          <w:i/>
          <w:iCs/>
          <w:sz w:val="24"/>
          <w:szCs w:val="24"/>
          <w:lang w:val="vi-VN"/>
        </w:rPr>
        <w:t>Bên A</w:t>
      </w:r>
      <w:r w:rsidR="00116BC3" w:rsidRPr="001A2642">
        <w:rPr>
          <w:rFonts w:ascii="Times New Roman" w:hAnsi="Times New Roman"/>
          <w:i/>
          <w:iCs/>
          <w:sz w:val="24"/>
          <w:szCs w:val="24"/>
          <w:lang w:val="vi-VN"/>
        </w:rPr>
        <w:t>”)</w:t>
      </w:r>
    </w:p>
    <w:tbl>
      <w:tblPr>
        <w:tblW w:w="9682" w:type="dxa"/>
        <w:tblInd w:w="-34" w:type="dxa"/>
        <w:tblLook w:val="04A0" w:firstRow="1" w:lastRow="0" w:firstColumn="1" w:lastColumn="0" w:noHBand="0" w:noVBand="1"/>
      </w:tblPr>
      <w:tblGrid>
        <w:gridCol w:w="9682"/>
      </w:tblGrid>
      <w:tr w:rsidR="00116BC3" w:rsidRPr="001A2642" w14:paraId="16FC8819" w14:textId="77777777" w:rsidTr="0033760B">
        <w:trPr>
          <w:trHeight w:val="2245"/>
        </w:trPr>
        <w:tc>
          <w:tcPr>
            <w:tcW w:w="9682" w:type="dxa"/>
            <w:vAlign w:val="center"/>
            <w:hideMark/>
          </w:tcPr>
          <w:p w14:paraId="096B4962" w14:textId="77777777" w:rsidR="00116BC3" w:rsidRPr="001A2642" w:rsidRDefault="00116BC3" w:rsidP="00F21133">
            <w:pPr>
              <w:spacing w:after="0" w:line="276" w:lineRule="auto"/>
              <w:rPr>
                <w:rFonts w:ascii="Times New Roman" w:hAnsi="Times New Roman"/>
                <w:b/>
                <w:sz w:val="24"/>
                <w:szCs w:val="24"/>
                <w:lang w:val="nl-NL"/>
              </w:rPr>
            </w:pPr>
            <w:r w:rsidRPr="001A2642">
              <w:rPr>
                <w:rFonts w:ascii="Times New Roman" w:hAnsi="Times New Roman"/>
                <w:b/>
                <w:sz w:val="24"/>
                <w:szCs w:val="24"/>
                <w:lang w:val="nl-NL"/>
              </w:rPr>
              <w:t>Và</w:t>
            </w:r>
          </w:p>
          <w:tbl>
            <w:tblPr>
              <w:tblW w:w="0" w:type="auto"/>
              <w:tblLook w:val="04A0" w:firstRow="1" w:lastRow="0" w:firstColumn="1" w:lastColumn="0" w:noHBand="0" w:noVBand="1"/>
            </w:tblPr>
            <w:tblGrid>
              <w:gridCol w:w="2357"/>
              <w:gridCol w:w="6946"/>
            </w:tblGrid>
            <w:tr w:rsidR="00116BC3" w:rsidRPr="001A2642" w14:paraId="36787E5E" w14:textId="77777777" w:rsidTr="0033760B">
              <w:tc>
                <w:tcPr>
                  <w:tcW w:w="2357" w:type="dxa"/>
                </w:tcPr>
                <w:p w14:paraId="73EAE75C" w14:textId="1205BB20" w:rsidR="00116BC3" w:rsidRPr="001A2642" w:rsidRDefault="00116BC3" w:rsidP="005B3B96">
                  <w:pPr>
                    <w:spacing w:after="0" w:line="276" w:lineRule="auto"/>
                    <w:ind w:firstLine="7"/>
                    <w:rPr>
                      <w:rFonts w:ascii="Times New Roman" w:hAnsi="Times New Roman"/>
                      <w:sz w:val="24"/>
                      <w:szCs w:val="24"/>
                      <w:lang w:val="fr-FR"/>
                    </w:rPr>
                    <w:pPrChange w:id="218" w:author="Nguyet Nguyen (Senior Legal Executive)" w:date="2026-05-05T10:28:00Z">
                      <w:pPr>
                        <w:spacing w:after="0" w:line="276" w:lineRule="auto"/>
                        <w:ind w:firstLine="7"/>
                      </w:pPr>
                    </w:pPrChange>
                  </w:pPr>
                  <w:r w:rsidRPr="001A2642">
                    <w:rPr>
                      <w:rFonts w:ascii="Times New Roman" w:hAnsi="Times New Roman"/>
                      <w:b/>
                      <w:sz w:val="24"/>
                      <w:szCs w:val="24"/>
                      <w:lang w:val="nl-NL"/>
                    </w:rPr>
                    <w:t>BÊN CUNG CẤP DỊCH VỤ</w:t>
                  </w:r>
                  <w:del w:id="219" w:author="Nguyet Nguyen (Senior Legal Executive)" w:date="2026-05-05T10:28:00Z">
                    <w:r w:rsidRPr="001A2642" w:rsidDel="005B3B96">
                      <w:rPr>
                        <w:rStyle w:val="FootnoteReference"/>
                        <w:rFonts w:ascii="Times New Roman" w:hAnsi="Times New Roman"/>
                        <w:b/>
                        <w:sz w:val="24"/>
                        <w:szCs w:val="24"/>
                        <w:lang w:val="nl-NL"/>
                      </w:rPr>
                      <w:footnoteReference w:id="3"/>
                    </w:r>
                  </w:del>
                </w:p>
              </w:tc>
              <w:tc>
                <w:tcPr>
                  <w:tcW w:w="6946" w:type="dxa"/>
                </w:tcPr>
                <w:p w14:paraId="15BAB32D" w14:textId="47D7DF63" w:rsidR="00116BC3" w:rsidRPr="001A2642" w:rsidRDefault="00116BC3">
                  <w:pPr>
                    <w:spacing w:line="288" w:lineRule="auto"/>
                    <w:jc w:val="both"/>
                    <w:rPr>
                      <w:rFonts w:ascii="Times New Roman" w:hAnsi="Times New Roman"/>
                      <w:b/>
                      <w:bCs/>
                      <w:color w:val="000000"/>
                      <w:sz w:val="24"/>
                      <w:szCs w:val="24"/>
                      <w:rPrChange w:id="222" w:author="Nguyen Quynh Thuy Tien (Senior Social &amp; Digital Marketing Executive)" w:date="2026-04-24T11:21:00Z">
                        <w:rPr>
                          <w:rFonts w:ascii="Times New Roman" w:hAnsi="Times New Roman"/>
                          <w:sz w:val="24"/>
                          <w:szCs w:val="24"/>
                          <w:lang w:val="fr-FR"/>
                        </w:rPr>
                      </w:rPrChange>
                    </w:rPr>
                    <w:pPrChange w:id="223" w:author="Tien Nguyen" w:date="2026-04-22T16:58:00Z">
                      <w:pPr>
                        <w:spacing w:after="0" w:line="276" w:lineRule="auto"/>
                      </w:pPr>
                    </w:pPrChange>
                  </w:pPr>
                  <w:r w:rsidRPr="001A2642">
                    <w:rPr>
                      <w:rFonts w:ascii="Times New Roman" w:hAnsi="Times New Roman"/>
                      <w:sz w:val="24"/>
                      <w:szCs w:val="24"/>
                      <w:lang w:val="fr-FR"/>
                    </w:rPr>
                    <w:t xml:space="preserve">: </w:t>
                  </w:r>
                  <w:ins w:id="224" w:author="Tien Nguyen" w:date="2026-04-22T16:58:00Z">
                    <w:r w:rsidR="00E02A4F" w:rsidRPr="001A2642">
                      <w:rPr>
                        <w:rFonts w:ascii="Times New Roman" w:hAnsi="Times New Roman"/>
                        <w:b/>
                        <w:bCs/>
                        <w:color w:val="000000"/>
                        <w:sz w:val="24"/>
                        <w:szCs w:val="24"/>
                        <w:rPrChange w:id="225" w:author="Nguyen Quynh Thuy Tien (Senior Social &amp; Digital Marketing Executive)" w:date="2026-04-24T11:21:00Z">
                          <w:rPr>
                            <w:b/>
                            <w:bCs/>
                            <w:color w:val="000000"/>
                          </w:rPr>
                        </w:rPrChange>
                      </w:rPr>
                      <w:t>CÔNG TY TNHH ĐIỂM GIAO THOA</w:t>
                    </w:r>
                  </w:ins>
                  <w:del w:id="226" w:author="Tien Nguyen" w:date="2026-04-22T16:57:00Z">
                    <w:r w:rsidR="00470121" w:rsidRPr="001A2642" w:rsidDel="00E02A4F">
                      <w:rPr>
                        <w:rFonts w:ascii="Times New Roman" w:hAnsi="Times New Roman"/>
                        <w:b/>
                        <w:bCs/>
                        <w:color w:val="45B0E1" w:themeColor="accent1" w:themeTint="99"/>
                        <w:sz w:val="24"/>
                        <w:szCs w:val="24"/>
                      </w:rPr>
                      <w:delText>[__]</w:delText>
                    </w:r>
                  </w:del>
                </w:p>
              </w:tc>
            </w:tr>
            <w:tr w:rsidR="00116BC3" w:rsidRPr="001A2642" w14:paraId="72E49EB9" w14:textId="77777777" w:rsidTr="0033760B">
              <w:tc>
                <w:tcPr>
                  <w:tcW w:w="2357" w:type="dxa"/>
                </w:tcPr>
                <w:p w14:paraId="4794BEC1" w14:textId="77777777" w:rsidR="00116BC3" w:rsidRPr="001A2642" w:rsidRDefault="00116BC3" w:rsidP="0033760B">
                  <w:pPr>
                    <w:spacing w:after="0" w:line="276" w:lineRule="auto"/>
                    <w:ind w:firstLine="7"/>
                    <w:rPr>
                      <w:rFonts w:ascii="Times New Roman" w:hAnsi="Times New Roman"/>
                      <w:sz w:val="24"/>
                      <w:szCs w:val="24"/>
                      <w:lang w:val="fr-FR"/>
                    </w:rPr>
                  </w:pPr>
                  <w:r w:rsidRPr="001A2642">
                    <w:rPr>
                      <w:rFonts w:ascii="Times New Roman" w:hAnsi="Times New Roman"/>
                      <w:sz w:val="24"/>
                      <w:szCs w:val="24"/>
                      <w:lang w:val="nl-NL"/>
                    </w:rPr>
                    <w:t>Địa chỉ</w:t>
                  </w:r>
                </w:p>
              </w:tc>
              <w:tc>
                <w:tcPr>
                  <w:tcW w:w="6946" w:type="dxa"/>
                </w:tcPr>
                <w:p w14:paraId="3066CD74" w14:textId="5704E96F" w:rsidR="00116BC3" w:rsidRPr="001A2642" w:rsidRDefault="00116BC3" w:rsidP="00F21133">
                  <w:pPr>
                    <w:spacing w:after="0" w:line="276" w:lineRule="auto"/>
                    <w:rPr>
                      <w:rFonts w:ascii="Times New Roman" w:hAnsi="Times New Roman"/>
                      <w:sz w:val="24"/>
                      <w:szCs w:val="24"/>
                      <w:lang w:val="fr-FR"/>
                    </w:rPr>
                  </w:pPr>
                  <w:r w:rsidRPr="001A2642">
                    <w:rPr>
                      <w:rFonts w:ascii="Times New Roman" w:hAnsi="Times New Roman"/>
                      <w:sz w:val="24"/>
                      <w:szCs w:val="24"/>
                      <w:lang w:val="fr-FR"/>
                    </w:rPr>
                    <w:t>:</w:t>
                  </w:r>
                  <w:r w:rsidRPr="001A2642">
                    <w:rPr>
                      <w:rFonts w:ascii="Times New Roman" w:hAnsi="Times New Roman"/>
                      <w:sz w:val="24"/>
                      <w:szCs w:val="24"/>
                    </w:rPr>
                    <w:t xml:space="preserve"> </w:t>
                  </w:r>
                  <w:ins w:id="227" w:author="Tien Nguyen" w:date="2026-04-22T16:59:00Z">
                    <w:r w:rsidR="00E02A4F" w:rsidRPr="001A2642">
                      <w:rPr>
                        <w:rFonts w:ascii="Times New Roman" w:hAnsi="Times New Roman"/>
                        <w:sz w:val="24"/>
                        <w:szCs w:val="24"/>
                        <w:rPrChange w:id="228" w:author="Nguyen Quynh Thuy Tien (Senior Social &amp; Digital Marketing Executive)" w:date="2026-04-24T11:21:00Z">
                          <w:rPr/>
                        </w:rPrChange>
                      </w:rPr>
                      <w:t>17 Đường D2, Tổ 25A, Khu nhà ở Saigon Mystery Villas, Phường Bình Trưng, Thành phố Hồ Chí Minh, Việt Nam</w:t>
                    </w:r>
                    <w:r w:rsidR="00E02A4F" w:rsidRPr="001A2642" w:rsidDel="00E02A4F">
                      <w:rPr>
                        <w:rFonts w:ascii="Times New Roman" w:hAnsi="Times New Roman"/>
                        <w:color w:val="45B0E1" w:themeColor="accent1" w:themeTint="99"/>
                        <w:sz w:val="24"/>
                        <w:szCs w:val="24"/>
                      </w:rPr>
                      <w:t xml:space="preserve"> </w:t>
                    </w:r>
                  </w:ins>
                  <w:del w:id="229" w:author="Tien Nguyen" w:date="2026-04-22T16:58:00Z">
                    <w:r w:rsidR="00470121" w:rsidRPr="001A2642" w:rsidDel="00E02A4F">
                      <w:rPr>
                        <w:rFonts w:ascii="Times New Roman" w:hAnsi="Times New Roman"/>
                        <w:color w:val="45B0E1" w:themeColor="accent1" w:themeTint="99"/>
                        <w:sz w:val="24"/>
                        <w:szCs w:val="24"/>
                      </w:rPr>
                      <w:delText>[__]</w:delText>
                    </w:r>
                  </w:del>
                </w:p>
              </w:tc>
            </w:tr>
            <w:tr w:rsidR="00116BC3" w:rsidRPr="001A2642" w14:paraId="5D63B026" w14:textId="77777777" w:rsidTr="0033760B">
              <w:tc>
                <w:tcPr>
                  <w:tcW w:w="2357" w:type="dxa"/>
                </w:tcPr>
                <w:p w14:paraId="47AA1944" w14:textId="77777777" w:rsidR="00116BC3" w:rsidRPr="001A2642" w:rsidRDefault="00116BC3" w:rsidP="0033760B">
                  <w:pPr>
                    <w:spacing w:after="0" w:line="276" w:lineRule="auto"/>
                    <w:ind w:firstLine="7"/>
                    <w:rPr>
                      <w:rFonts w:ascii="Times New Roman" w:hAnsi="Times New Roman"/>
                      <w:sz w:val="24"/>
                      <w:szCs w:val="24"/>
                      <w:lang w:val="fr-FR"/>
                    </w:rPr>
                  </w:pPr>
                  <w:r w:rsidRPr="001A2642">
                    <w:rPr>
                      <w:rFonts w:ascii="Times New Roman" w:hAnsi="Times New Roman"/>
                      <w:sz w:val="24"/>
                      <w:szCs w:val="24"/>
                      <w:lang w:val="nl-NL"/>
                    </w:rPr>
                    <w:t>Mã số thuế</w:t>
                  </w:r>
                </w:p>
              </w:tc>
              <w:tc>
                <w:tcPr>
                  <w:tcW w:w="6946" w:type="dxa"/>
                </w:tcPr>
                <w:p w14:paraId="63981B7F" w14:textId="328C3A01" w:rsidR="00116BC3" w:rsidRPr="001A2642" w:rsidRDefault="00116BC3" w:rsidP="00F21133">
                  <w:pPr>
                    <w:tabs>
                      <w:tab w:val="center" w:pos="3647"/>
                    </w:tabs>
                    <w:spacing w:after="0" w:line="276" w:lineRule="auto"/>
                    <w:rPr>
                      <w:rFonts w:ascii="Times New Roman" w:hAnsi="Times New Roman"/>
                      <w:sz w:val="24"/>
                      <w:szCs w:val="24"/>
                      <w:lang w:val="fr-FR"/>
                    </w:rPr>
                  </w:pPr>
                  <w:r w:rsidRPr="001A2642">
                    <w:rPr>
                      <w:rFonts w:ascii="Times New Roman" w:hAnsi="Times New Roman"/>
                      <w:sz w:val="24"/>
                      <w:szCs w:val="24"/>
                      <w:lang w:val="fr-FR"/>
                    </w:rPr>
                    <w:t>:</w:t>
                  </w:r>
                  <w:r w:rsidRPr="001A2642">
                    <w:rPr>
                      <w:rFonts w:ascii="Times New Roman" w:hAnsi="Times New Roman"/>
                      <w:sz w:val="24"/>
                      <w:szCs w:val="24"/>
                    </w:rPr>
                    <w:t xml:space="preserve"> </w:t>
                  </w:r>
                  <w:del w:id="230" w:author="Tien Nguyen" w:date="2026-04-22T16:59:00Z">
                    <w:r w:rsidR="00470121" w:rsidRPr="001A2642" w:rsidDel="00E02A4F">
                      <w:rPr>
                        <w:rFonts w:ascii="Times New Roman" w:hAnsi="Times New Roman"/>
                        <w:color w:val="45B0E1" w:themeColor="accent1" w:themeTint="99"/>
                        <w:sz w:val="24"/>
                        <w:szCs w:val="24"/>
                      </w:rPr>
                      <w:delText>[</w:delText>
                    </w:r>
                  </w:del>
                  <w:ins w:id="231" w:author="Tien Nguyen" w:date="2026-04-22T16:59:00Z">
                    <w:r w:rsidR="00E02A4F" w:rsidRPr="001A2642">
                      <w:rPr>
                        <w:rFonts w:ascii="Times New Roman" w:hAnsi="Times New Roman"/>
                        <w:color w:val="000000"/>
                        <w:sz w:val="24"/>
                        <w:szCs w:val="24"/>
                        <w:rPrChange w:id="232" w:author="Nguyen Quynh Thuy Tien (Senior Social &amp; Digital Marketing Executive)" w:date="2026-04-24T11:21:00Z">
                          <w:rPr>
                            <w:color w:val="000000"/>
                          </w:rPr>
                        </w:rPrChange>
                      </w:rPr>
                      <w:t>0318904310</w:t>
                    </w:r>
                  </w:ins>
                  <w:del w:id="233" w:author="Tien Nguyen" w:date="2026-04-22T16:59:00Z">
                    <w:r w:rsidR="00470121" w:rsidRPr="001A2642" w:rsidDel="00E02A4F">
                      <w:rPr>
                        <w:rFonts w:ascii="Times New Roman" w:hAnsi="Times New Roman"/>
                        <w:color w:val="45B0E1" w:themeColor="accent1" w:themeTint="99"/>
                        <w:sz w:val="24"/>
                        <w:szCs w:val="24"/>
                      </w:rPr>
                      <w:delText>__]</w:delText>
                    </w:r>
                  </w:del>
                </w:p>
              </w:tc>
            </w:tr>
            <w:tr w:rsidR="00116BC3" w:rsidRPr="001A2642" w14:paraId="3E431FD1" w14:textId="77777777" w:rsidTr="0033760B">
              <w:tc>
                <w:tcPr>
                  <w:tcW w:w="2357" w:type="dxa"/>
                </w:tcPr>
                <w:p w14:paraId="072C408F" w14:textId="77777777" w:rsidR="00116BC3" w:rsidRDefault="00116BC3" w:rsidP="0033760B">
                  <w:pPr>
                    <w:spacing w:after="0" w:line="276" w:lineRule="auto"/>
                    <w:ind w:firstLine="7"/>
                    <w:rPr>
                      <w:ins w:id="234" w:author="Nguyet Nguyen (Senior Legal Executive)" w:date="2026-05-05T09:52:00Z"/>
                      <w:rFonts w:ascii="Times New Roman" w:hAnsi="Times New Roman"/>
                      <w:sz w:val="24"/>
                      <w:szCs w:val="24"/>
                      <w:lang w:val="nl-NL"/>
                    </w:rPr>
                  </w:pPr>
                  <w:r w:rsidRPr="001A2642">
                    <w:rPr>
                      <w:rFonts w:ascii="Times New Roman" w:hAnsi="Times New Roman"/>
                      <w:sz w:val="24"/>
                      <w:szCs w:val="24"/>
                      <w:lang w:val="nl-NL"/>
                    </w:rPr>
                    <w:t>Người đại diện</w:t>
                  </w:r>
                </w:p>
                <w:p w14:paraId="546999EA" w14:textId="0239D6CE" w:rsidR="00221C2A" w:rsidRPr="001A2642" w:rsidRDefault="00221C2A" w:rsidP="0033760B">
                  <w:pPr>
                    <w:spacing w:after="0" w:line="276" w:lineRule="auto"/>
                    <w:ind w:firstLine="7"/>
                    <w:rPr>
                      <w:rFonts w:ascii="Times New Roman" w:hAnsi="Times New Roman"/>
                      <w:sz w:val="24"/>
                      <w:szCs w:val="24"/>
                      <w:lang w:val="fr-FR"/>
                    </w:rPr>
                  </w:pPr>
                  <w:ins w:id="235" w:author="Nguyet Nguyen (Senior Legal Executive)" w:date="2026-05-05T09:52:00Z">
                    <w:r>
                      <w:rPr>
                        <w:rFonts w:ascii="Times New Roman" w:hAnsi="Times New Roman"/>
                        <w:sz w:val="24"/>
                        <w:szCs w:val="24"/>
                        <w:lang w:val="nl-NL"/>
                      </w:rPr>
                      <w:t>Chức vụ</w:t>
                    </w:r>
                  </w:ins>
                </w:p>
              </w:tc>
              <w:tc>
                <w:tcPr>
                  <w:tcW w:w="6946" w:type="dxa"/>
                </w:tcPr>
                <w:p w14:paraId="53D95E83" w14:textId="77777777" w:rsidR="00221C2A" w:rsidRPr="00221C2A" w:rsidRDefault="00116BC3" w:rsidP="00F21133">
                  <w:pPr>
                    <w:tabs>
                      <w:tab w:val="left" w:pos="3458"/>
                    </w:tabs>
                    <w:spacing w:after="0" w:line="276" w:lineRule="auto"/>
                    <w:rPr>
                      <w:ins w:id="236" w:author="Nguyet Nguyen (Senior Legal Executive)" w:date="2026-05-05T09:52:00Z"/>
                      <w:rFonts w:ascii="Times New Roman" w:hAnsi="Times New Roman"/>
                      <w:sz w:val="24"/>
                      <w:szCs w:val="24"/>
                      <w:lang w:val="nl-NL"/>
                      <w:rPrChange w:id="237" w:author="Nguyet Nguyen (Senior Legal Executive)" w:date="2026-05-05T09:53:00Z">
                        <w:rPr>
                          <w:ins w:id="238" w:author="Nguyet Nguyen (Senior Legal Executive)" w:date="2026-05-05T09:52:00Z"/>
                          <w:rFonts w:ascii="Times New Roman" w:hAnsi="Times New Roman"/>
                          <w:sz w:val="24"/>
                          <w:szCs w:val="24"/>
                          <w:lang w:val="nl-NL"/>
                        </w:rPr>
                      </w:rPrChange>
                    </w:rPr>
                  </w:pPr>
                  <w:r w:rsidRPr="005B3B96">
                    <w:rPr>
                      <w:rFonts w:ascii="Times New Roman" w:hAnsi="Times New Roman"/>
                      <w:sz w:val="24"/>
                      <w:szCs w:val="24"/>
                      <w:lang w:val="fr-FR"/>
                    </w:rPr>
                    <w:t xml:space="preserve">: </w:t>
                  </w:r>
                  <w:del w:id="239" w:author="Nguyet Nguyen (Senior Legal Executive)" w:date="2026-05-05T09:53:00Z">
                    <w:r w:rsidRPr="005B3B96" w:rsidDel="00221C2A">
                      <w:rPr>
                        <w:rFonts w:ascii="Times New Roman" w:hAnsi="Times New Roman"/>
                        <w:sz w:val="24"/>
                        <w:szCs w:val="24"/>
                        <w:lang w:val="fr-FR"/>
                      </w:rPr>
                      <w:delText>Ông</w:delText>
                    </w:r>
                    <w:r w:rsidR="00F21133" w:rsidRPr="005B3B96" w:rsidDel="00221C2A">
                      <w:rPr>
                        <w:rFonts w:ascii="Times New Roman" w:hAnsi="Times New Roman"/>
                        <w:sz w:val="24"/>
                        <w:szCs w:val="24"/>
                        <w:lang w:val="fr-FR"/>
                      </w:rPr>
                      <w:delText>/</w:delText>
                    </w:r>
                  </w:del>
                  <w:r w:rsidRPr="00221C2A">
                    <w:rPr>
                      <w:rFonts w:ascii="Times New Roman" w:hAnsi="Times New Roman"/>
                      <w:sz w:val="24"/>
                      <w:szCs w:val="24"/>
                      <w:lang w:val="fr-FR"/>
                      <w:rPrChange w:id="240" w:author="Nguyet Nguyen (Senior Legal Executive)" w:date="2026-05-05T09:53:00Z">
                        <w:rPr>
                          <w:rFonts w:ascii="Times New Roman" w:hAnsi="Times New Roman"/>
                          <w:sz w:val="24"/>
                          <w:szCs w:val="24"/>
                          <w:lang w:val="fr-FR"/>
                        </w:rPr>
                      </w:rPrChange>
                    </w:rPr>
                    <w:t xml:space="preserve">Bà </w:t>
                  </w:r>
                  <w:del w:id="241" w:author="Tien Nguyen" w:date="2026-04-22T17:00:00Z">
                    <w:r w:rsidR="00470121" w:rsidRPr="00221C2A" w:rsidDel="00E67CBA">
                      <w:rPr>
                        <w:rFonts w:ascii="Times New Roman" w:hAnsi="Times New Roman"/>
                        <w:b/>
                        <w:bCs/>
                        <w:sz w:val="24"/>
                        <w:szCs w:val="24"/>
                        <w:lang w:val="fr-FR"/>
                        <w:rPrChange w:id="242" w:author="Nguyet Nguyen (Senior Legal Executive)" w:date="2026-05-05T09:53:00Z">
                          <w:rPr>
                            <w:rFonts w:ascii="Times New Roman" w:hAnsi="Times New Roman"/>
                            <w:b/>
                            <w:bCs/>
                            <w:color w:val="45B0E1" w:themeColor="accent1" w:themeTint="99"/>
                            <w:sz w:val="24"/>
                            <w:szCs w:val="24"/>
                            <w:lang w:val="fr-FR"/>
                          </w:rPr>
                        </w:rPrChange>
                      </w:rPr>
                      <w:delText>[</w:delText>
                    </w:r>
                  </w:del>
                  <w:del w:id="243" w:author="Tien Nguyen" w:date="2026-04-22T16:59:00Z">
                    <w:r w:rsidR="00470121" w:rsidRPr="00221C2A" w:rsidDel="00E02A4F">
                      <w:rPr>
                        <w:rFonts w:ascii="Times New Roman" w:hAnsi="Times New Roman"/>
                        <w:b/>
                        <w:bCs/>
                        <w:sz w:val="24"/>
                        <w:szCs w:val="24"/>
                        <w:lang w:val="fr-FR"/>
                        <w:rPrChange w:id="244" w:author="Nguyet Nguyen (Senior Legal Executive)" w:date="2026-05-05T09:53:00Z">
                          <w:rPr>
                            <w:rFonts w:ascii="Times New Roman" w:hAnsi="Times New Roman"/>
                            <w:b/>
                            <w:bCs/>
                            <w:color w:val="45B0E1" w:themeColor="accent1" w:themeTint="99"/>
                            <w:sz w:val="24"/>
                            <w:szCs w:val="24"/>
                            <w:lang w:val="fr-FR"/>
                          </w:rPr>
                        </w:rPrChange>
                      </w:rPr>
                      <w:delText>_</w:delText>
                    </w:r>
                  </w:del>
                  <w:ins w:id="245" w:author="Tien Nguyen" w:date="2026-04-22T16:59:00Z">
                    <w:r w:rsidR="00E02A4F" w:rsidRPr="00221C2A">
                      <w:rPr>
                        <w:rFonts w:ascii="Times New Roman" w:hAnsi="Times New Roman"/>
                        <w:b/>
                        <w:bCs/>
                        <w:sz w:val="24"/>
                        <w:szCs w:val="24"/>
                        <w:rPrChange w:id="246" w:author="Nguyet Nguyen (Senior Legal Executive)" w:date="2026-05-05T09:53:00Z">
                          <w:rPr>
                            <w:b/>
                            <w:bCs/>
                          </w:rPr>
                        </w:rPrChange>
                      </w:rPr>
                      <w:t>TRẦN THỊ THÙY TRANG</w:t>
                    </w:r>
                    <w:r w:rsidR="00E02A4F" w:rsidRPr="00221C2A">
                      <w:rPr>
                        <w:rFonts w:ascii="Times New Roman" w:hAnsi="Times New Roman"/>
                        <w:b/>
                        <w:bCs/>
                        <w:sz w:val="24"/>
                        <w:szCs w:val="24"/>
                        <w:lang w:val="fr-FR"/>
                        <w:rPrChange w:id="247" w:author="Nguyet Nguyen (Senior Legal Executive)" w:date="2026-05-05T09:53:00Z">
                          <w:rPr>
                            <w:rFonts w:ascii="Times New Roman" w:hAnsi="Times New Roman"/>
                            <w:b/>
                            <w:bCs/>
                            <w:color w:val="45B0E1" w:themeColor="accent1" w:themeTint="99"/>
                            <w:sz w:val="24"/>
                            <w:szCs w:val="24"/>
                            <w:lang w:val="fr-FR"/>
                          </w:rPr>
                        </w:rPrChange>
                      </w:rPr>
                      <w:t xml:space="preserve"> </w:t>
                    </w:r>
                  </w:ins>
                  <w:del w:id="248" w:author="Tien Nguyen" w:date="2026-04-22T16:59:00Z">
                    <w:r w:rsidR="00470121" w:rsidRPr="00221C2A" w:rsidDel="00E02A4F">
                      <w:rPr>
                        <w:rFonts w:ascii="Times New Roman" w:hAnsi="Times New Roman"/>
                        <w:b/>
                        <w:bCs/>
                        <w:sz w:val="24"/>
                        <w:szCs w:val="24"/>
                        <w:lang w:val="fr-FR"/>
                        <w:rPrChange w:id="249" w:author="Nguyet Nguyen (Senior Legal Executive)" w:date="2026-05-05T09:53:00Z">
                          <w:rPr>
                            <w:rFonts w:ascii="Times New Roman" w:hAnsi="Times New Roman"/>
                            <w:b/>
                            <w:bCs/>
                            <w:color w:val="45B0E1" w:themeColor="accent1" w:themeTint="99"/>
                            <w:sz w:val="24"/>
                            <w:szCs w:val="24"/>
                            <w:lang w:val="fr-FR"/>
                          </w:rPr>
                        </w:rPrChange>
                      </w:rPr>
                      <w:delText>_]</w:delText>
                    </w:r>
                    <w:r w:rsidRPr="00221C2A" w:rsidDel="00E02A4F">
                      <w:rPr>
                        <w:rFonts w:ascii="Times New Roman" w:hAnsi="Times New Roman"/>
                        <w:sz w:val="24"/>
                        <w:szCs w:val="24"/>
                        <w:lang w:val="fr-FR"/>
                        <w:rPrChange w:id="250" w:author="Nguyet Nguyen (Senior Legal Executive)" w:date="2026-05-05T09:53:00Z">
                          <w:rPr>
                            <w:rFonts w:ascii="Times New Roman" w:hAnsi="Times New Roman"/>
                            <w:color w:val="4472C4"/>
                            <w:sz w:val="24"/>
                            <w:szCs w:val="24"/>
                            <w:lang w:val="fr-FR"/>
                          </w:rPr>
                        </w:rPrChange>
                      </w:rPr>
                      <w:delText xml:space="preserve"> </w:delText>
                    </w:r>
                  </w:del>
                  <w:r w:rsidRPr="005B3B96">
                    <w:rPr>
                      <w:rFonts w:ascii="Times New Roman" w:hAnsi="Times New Roman"/>
                      <w:sz w:val="24"/>
                      <w:szCs w:val="24"/>
                      <w:lang w:val="fr-FR"/>
                    </w:rPr>
                    <w:t xml:space="preserve">                        </w:t>
                  </w:r>
                  <w:del w:id="251" w:author="Tien Nguyen" w:date="2026-04-22T17:00:00Z">
                    <w:r w:rsidRPr="005B3B96" w:rsidDel="00E67CBA">
                      <w:rPr>
                        <w:rFonts w:ascii="Times New Roman" w:hAnsi="Times New Roman"/>
                        <w:sz w:val="24"/>
                        <w:szCs w:val="24"/>
                        <w:lang w:val="fr-FR"/>
                      </w:rPr>
                      <w:delText xml:space="preserve">         </w:delText>
                    </w:r>
                  </w:del>
                  <w:r w:rsidRPr="005B3B96">
                    <w:rPr>
                      <w:rFonts w:ascii="Times New Roman" w:hAnsi="Times New Roman"/>
                      <w:sz w:val="24"/>
                      <w:szCs w:val="24"/>
                      <w:lang w:val="fr-FR"/>
                    </w:rPr>
                    <w:t xml:space="preserve"> </w:t>
                  </w:r>
                  <w:del w:id="252" w:author="Nguyet Nguyen (Senior Legal Executive)" w:date="2026-05-05T09:52:00Z">
                    <w:r w:rsidRPr="00221C2A" w:rsidDel="00221C2A">
                      <w:rPr>
                        <w:rFonts w:ascii="Times New Roman" w:hAnsi="Times New Roman"/>
                        <w:sz w:val="24"/>
                        <w:szCs w:val="24"/>
                        <w:lang w:val="nl-NL"/>
                        <w:rPrChange w:id="253" w:author="Nguyet Nguyen (Senior Legal Executive)" w:date="2026-05-05T09:53:00Z">
                          <w:rPr>
                            <w:rFonts w:ascii="Times New Roman" w:hAnsi="Times New Roman"/>
                            <w:sz w:val="24"/>
                            <w:szCs w:val="24"/>
                            <w:lang w:val="nl-NL"/>
                          </w:rPr>
                        </w:rPrChange>
                      </w:rPr>
                      <w:delText xml:space="preserve">Chức vụ: </w:delText>
                    </w:r>
                  </w:del>
                </w:p>
                <w:p w14:paraId="7242865D" w14:textId="32A73642" w:rsidR="00116BC3" w:rsidRPr="00221C2A" w:rsidDel="00221C2A" w:rsidRDefault="00221C2A" w:rsidP="00F21133">
                  <w:pPr>
                    <w:tabs>
                      <w:tab w:val="left" w:pos="3458"/>
                    </w:tabs>
                    <w:spacing w:after="0" w:line="276" w:lineRule="auto"/>
                    <w:rPr>
                      <w:del w:id="254" w:author="Nguyet Nguyen (Senior Legal Executive)" w:date="2026-05-05T09:52:00Z"/>
                      <w:rFonts w:ascii="Times New Roman" w:hAnsi="Times New Roman"/>
                      <w:sz w:val="24"/>
                      <w:szCs w:val="24"/>
                      <w:lang w:val="fr-FR"/>
                      <w:rPrChange w:id="255" w:author="Nguyet Nguyen (Senior Legal Executive)" w:date="2026-05-05T09:53:00Z">
                        <w:rPr>
                          <w:del w:id="256" w:author="Nguyet Nguyen (Senior Legal Executive)" w:date="2026-05-05T09:52:00Z"/>
                          <w:rFonts w:ascii="Times New Roman" w:hAnsi="Times New Roman"/>
                          <w:color w:val="4472C4"/>
                          <w:sz w:val="24"/>
                          <w:szCs w:val="24"/>
                          <w:lang w:val="fr-FR"/>
                        </w:rPr>
                      </w:rPrChange>
                    </w:rPr>
                  </w:pPr>
                  <w:ins w:id="257" w:author="Nguyet Nguyen (Senior Legal Executive)" w:date="2026-05-05T09:52:00Z">
                    <w:r w:rsidRPr="00221C2A">
                      <w:rPr>
                        <w:rFonts w:ascii="Times New Roman" w:hAnsi="Times New Roman"/>
                        <w:sz w:val="24"/>
                        <w:szCs w:val="24"/>
                        <w:lang w:val="nl-NL"/>
                        <w:rPrChange w:id="258" w:author="Nguyet Nguyen (Senior Legal Executive)" w:date="2026-05-05T09:53:00Z">
                          <w:rPr>
                            <w:rFonts w:ascii="Times New Roman" w:hAnsi="Times New Roman"/>
                            <w:sz w:val="24"/>
                            <w:szCs w:val="24"/>
                            <w:lang w:val="nl-NL"/>
                          </w:rPr>
                        </w:rPrChange>
                      </w:rPr>
                      <w:t xml:space="preserve">: </w:t>
                    </w:r>
                  </w:ins>
                  <w:del w:id="259" w:author="Tien Nguyen" w:date="2026-04-22T17:00:00Z">
                    <w:r w:rsidR="00470121" w:rsidRPr="00221C2A" w:rsidDel="00E67CBA">
                      <w:rPr>
                        <w:rFonts w:ascii="Times New Roman" w:hAnsi="Times New Roman"/>
                        <w:sz w:val="24"/>
                        <w:szCs w:val="24"/>
                        <w:lang w:val="fr-FR"/>
                        <w:rPrChange w:id="260" w:author="Nguyet Nguyen (Senior Legal Executive)" w:date="2026-05-05T09:53:00Z">
                          <w:rPr>
                            <w:rFonts w:ascii="Times New Roman" w:hAnsi="Times New Roman"/>
                            <w:color w:val="45B0E1" w:themeColor="accent1" w:themeTint="99"/>
                            <w:sz w:val="24"/>
                            <w:szCs w:val="24"/>
                            <w:lang w:val="fr-FR"/>
                          </w:rPr>
                        </w:rPrChange>
                      </w:rPr>
                      <w:delText>[_</w:delText>
                    </w:r>
                  </w:del>
                  <w:ins w:id="261" w:author="Tien Nguyen" w:date="2026-04-22T16:59:00Z">
                    <w:r w:rsidR="00E67CBA" w:rsidRPr="00221C2A">
                      <w:rPr>
                        <w:rFonts w:ascii="Times New Roman" w:hAnsi="Times New Roman"/>
                        <w:sz w:val="24"/>
                        <w:szCs w:val="24"/>
                        <w:lang w:val="fr-FR"/>
                        <w:rPrChange w:id="262" w:author="Nguyet Nguyen (Senior Legal Executive)" w:date="2026-05-05T09:53:00Z">
                          <w:rPr>
                            <w:rFonts w:ascii="Times New Roman" w:hAnsi="Times New Roman"/>
                            <w:color w:val="45B0E1" w:themeColor="accent1" w:themeTint="99"/>
                            <w:sz w:val="24"/>
                            <w:szCs w:val="24"/>
                            <w:lang w:val="fr-FR"/>
                          </w:rPr>
                        </w:rPrChange>
                      </w:rPr>
                      <w:t>Giám</w:t>
                    </w:r>
                  </w:ins>
                  <w:ins w:id="263" w:author="Tien Nguyen" w:date="2026-04-22T17:00:00Z">
                    <w:r w:rsidR="00E67CBA" w:rsidRPr="00221C2A">
                      <w:rPr>
                        <w:rFonts w:ascii="Times New Roman" w:hAnsi="Times New Roman"/>
                        <w:sz w:val="24"/>
                        <w:szCs w:val="24"/>
                        <w:lang w:val="vi-VN"/>
                        <w:rPrChange w:id="264" w:author="Nguyet Nguyen (Senior Legal Executive)" w:date="2026-05-05T09:53:00Z">
                          <w:rPr>
                            <w:rFonts w:ascii="Times New Roman" w:hAnsi="Times New Roman"/>
                            <w:color w:val="45B0E1" w:themeColor="accent1" w:themeTint="99"/>
                            <w:sz w:val="24"/>
                            <w:szCs w:val="24"/>
                            <w:lang w:val="vi-VN"/>
                          </w:rPr>
                        </w:rPrChange>
                      </w:rPr>
                      <w:t xml:space="preserve"> đốc</w:t>
                    </w:r>
                  </w:ins>
                  <w:del w:id="265" w:author="Tien Nguyen" w:date="2026-04-22T17:00:00Z">
                    <w:r w:rsidR="00470121" w:rsidRPr="00221C2A" w:rsidDel="00E67CBA">
                      <w:rPr>
                        <w:rFonts w:ascii="Times New Roman" w:hAnsi="Times New Roman"/>
                        <w:sz w:val="24"/>
                        <w:szCs w:val="24"/>
                        <w:lang w:val="fr-FR"/>
                        <w:rPrChange w:id="266" w:author="Nguyet Nguyen (Senior Legal Executive)" w:date="2026-05-05T09:53:00Z">
                          <w:rPr>
                            <w:rFonts w:ascii="Times New Roman" w:hAnsi="Times New Roman"/>
                            <w:color w:val="45B0E1" w:themeColor="accent1" w:themeTint="99"/>
                            <w:sz w:val="24"/>
                            <w:szCs w:val="24"/>
                            <w:lang w:val="fr-FR"/>
                          </w:rPr>
                        </w:rPrChange>
                      </w:rPr>
                      <w:delText>_]</w:delText>
                    </w:r>
                  </w:del>
                </w:p>
                <w:p w14:paraId="7D298E40" w14:textId="714D591D" w:rsidR="00116BC3" w:rsidRPr="005B3B96" w:rsidRDefault="00116BC3" w:rsidP="00221C2A">
                  <w:pPr>
                    <w:tabs>
                      <w:tab w:val="left" w:pos="3458"/>
                    </w:tabs>
                    <w:spacing w:after="0" w:line="276" w:lineRule="auto"/>
                    <w:rPr>
                      <w:rFonts w:ascii="Times New Roman" w:hAnsi="Times New Roman"/>
                      <w:sz w:val="24"/>
                      <w:szCs w:val="24"/>
                      <w:lang w:val="fr-FR"/>
                    </w:rPr>
                    <w:pPrChange w:id="267" w:author="Nguyet Nguyen (Senior Legal Executive)" w:date="2026-05-05T09:52:00Z">
                      <w:pPr>
                        <w:spacing w:after="0" w:line="276" w:lineRule="auto"/>
                      </w:pPr>
                    </w:pPrChange>
                  </w:pPr>
                  <w:del w:id="268" w:author="Nguyen Quynh Thuy Tien (Senior Social &amp; Digital Marketing Executive)" w:date="2026-04-23T11:04:00Z">
                    <w:r w:rsidRPr="005B3B96" w:rsidDel="00C17FE2">
                      <w:rPr>
                        <w:rFonts w:ascii="Times New Roman" w:hAnsi="Times New Roman"/>
                        <w:sz w:val="24"/>
                        <w:szCs w:val="24"/>
                        <w:lang w:val="fr-FR"/>
                      </w:rPr>
                      <w:delText xml:space="preserve">(Theo Giấy </w:delText>
                    </w:r>
                    <w:r w:rsidRPr="00221C2A" w:rsidDel="00C17FE2">
                      <w:rPr>
                        <w:rFonts w:ascii="Times New Roman" w:hAnsi="Times New Roman"/>
                        <w:sz w:val="24"/>
                        <w:szCs w:val="24"/>
                        <w:lang w:val="fr-FR"/>
                        <w:rPrChange w:id="269" w:author="Nguyet Nguyen (Senior Legal Executive)" w:date="2026-05-05T09:53:00Z">
                          <w:rPr>
                            <w:rFonts w:ascii="Times New Roman" w:hAnsi="Times New Roman"/>
                            <w:sz w:val="24"/>
                            <w:szCs w:val="24"/>
                            <w:lang w:val="fr-FR"/>
                          </w:rPr>
                        </w:rPrChange>
                      </w:rPr>
                      <w:delText xml:space="preserve">ủy quyền số </w:delText>
                    </w:r>
                    <w:r w:rsidR="00470121" w:rsidRPr="00221C2A" w:rsidDel="00C17FE2">
                      <w:rPr>
                        <w:rFonts w:ascii="Times New Roman" w:hAnsi="Times New Roman"/>
                        <w:sz w:val="24"/>
                        <w:szCs w:val="24"/>
                        <w:lang w:val="fr-FR"/>
                        <w:rPrChange w:id="270" w:author="Nguyet Nguyen (Senior Legal Executive)" w:date="2026-05-05T09:53:00Z">
                          <w:rPr>
                            <w:rFonts w:ascii="Times New Roman" w:hAnsi="Times New Roman"/>
                            <w:color w:val="45B0E1" w:themeColor="accent1" w:themeTint="99"/>
                            <w:sz w:val="24"/>
                            <w:szCs w:val="24"/>
                            <w:lang w:val="fr-FR"/>
                          </w:rPr>
                        </w:rPrChange>
                      </w:rPr>
                      <w:delText>[__]</w:delText>
                    </w:r>
                    <w:r w:rsidRPr="005B3B96" w:rsidDel="00C17FE2">
                      <w:rPr>
                        <w:rFonts w:ascii="Times New Roman" w:hAnsi="Times New Roman"/>
                        <w:sz w:val="24"/>
                        <w:szCs w:val="24"/>
                        <w:lang w:val="fr-FR"/>
                      </w:rPr>
                      <w:delText xml:space="preserve"> ký ngày </w:delText>
                    </w:r>
                    <w:r w:rsidR="00470121" w:rsidRPr="00221C2A" w:rsidDel="00C17FE2">
                      <w:rPr>
                        <w:rFonts w:ascii="Times New Roman" w:hAnsi="Times New Roman"/>
                        <w:sz w:val="24"/>
                        <w:szCs w:val="24"/>
                        <w:lang w:val="fr-FR"/>
                        <w:rPrChange w:id="271" w:author="Nguyet Nguyen (Senior Legal Executive)" w:date="2026-05-05T09:53:00Z">
                          <w:rPr>
                            <w:rFonts w:ascii="Times New Roman" w:hAnsi="Times New Roman"/>
                            <w:color w:val="45B0E1" w:themeColor="accent1" w:themeTint="99"/>
                            <w:sz w:val="24"/>
                            <w:szCs w:val="24"/>
                            <w:lang w:val="fr-FR"/>
                          </w:rPr>
                        </w:rPrChange>
                      </w:rPr>
                      <w:delText>[__]</w:delText>
                    </w:r>
                    <w:r w:rsidRPr="005B3B96" w:rsidDel="00C17FE2">
                      <w:rPr>
                        <w:rFonts w:ascii="Times New Roman" w:hAnsi="Times New Roman"/>
                        <w:sz w:val="24"/>
                        <w:szCs w:val="24"/>
                        <w:lang w:val="fr-FR"/>
                      </w:rPr>
                      <w:delText>)</w:delText>
                    </w:r>
                  </w:del>
                </w:p>
              </w:tc>
            </w:tr>
            <w:tr w:rsidR="00116BC3" w:rsidRPr="001A2642" w14:paraId="05A123DB" w14:textId="77777777" w:rsidTr="0033760B">
              <w:tc>
                <w:tcPr>
                  <w:tcW w:w="2357" w:type="dxa"/>
                </w:tcPr>
                <w:p w14:paraId="3028646D" w14:textId="77777777" w:rsidR="00116BC3" w:rsidRPr="001A2642" w:rsidRDefault="00116BC3" w:rsidP="0033760B">
                  <w:pPr>
                    <w:spacing w:after="0" w:line="276" w:lineRule="auto"/>
                    <w:ind w:firstLine="7"/>
                    <w:rPr>
                      <w:rFonts w:ascii="Times New Roman" w:hAnsi="Times New Roman"/>
                      <w:sz w:val="24"/>
                      <w:szCs w:val="24"/>
                      <w:lang w:val="fr-FR"/>
                    </w:rPr>
                  </w:pPr>
                  <w:r w:rsidRPr="001A2642">
                    <w:rPr>
                      <w:rFonts w:ascii="Times New Roman" w:hAnsi="Times New Roman"/>
                      <w:sz w:val="24"/>
                      <w:szCs w:val="24"/>
                      <w:lang w:val="fr-FR"/>
                    </w:rPr>
                    <w:t>Số tài khoản</w:t>
                  </w:r>
                  <w:r w:rsidRPr="001A2642">
                    <w:rPr>
                      <w:rFonts w:ascii="Times New Roman" w:hAnsi="Times New Roman"/>
                      <w:sz w:val="24"/>
                      <w:szCs w:val="24"/>
                      <w:lang w:val="fr-FR"/>
                    </w:rPr>
                    <w:tab/>
                  </w:r>
                </w:p>
              </w:tc>
              <w:tc>
                <w:tcPr>
                  <w:tcW w:w="6946" w:type="dxa"/>
                </w:tcPr>
                <w:p w14:paraId="18A178BA" w14:textId="5150E2D3" w:rsidR="00116BC3" w:rsidRPr="005B3B96" w:rsidRDefault="00116BC3" w:rsidP="00F21133">
                  <w:pPr>
                    <w:spacing w:after="0" w:line="276" w:lineRule="auto"/>
                    <w:rPr>
                      <w:rFonts w:ascii="Times New Roman" w:hAnsi="Times New Roman"/>
                      <w:sz w:val="24"/>
                      <w:szCs w:val="24"/>
                      <w:lang w:val="fr-FR"/>
                    </w:rPr>
                  </w:pPr>
                  <w:r w:rsidRPr="005B3B96">
                    <w:rPr>
                      <w:rFonts w:ascii="Times New Roman" w:hAnsi="Times New Roman"/>
                      <w:sz w:val="24"/>
                      <w:szCs w:val="24"/>
                      <w:lang w:val="fr-FR"/>
                    </w:rPr>
                    <w:t>:</w:t>
                  </w:r>
                  <w:r w:rsidRPr="005B3B96">
                    <w:rPr>
                      <w:rFonts w:ascii="Times New Roman" w:hAnsi="Times New Roman"/>
                      <w:sz w:val="24"/>
                      <w:szCs w:val="24"/>
                    </w:rPr>
                    <w:t xml:space="preserve"> </w:t>
                  </w:r>
                  <w:del w:id="272" w:author="Tien Nguyen" w:date="2026-04-22T17:02:00Z">
                    <w:r w:rsidR="00470121" w:rsidRPr="00221C2A" w:rsidDel="00E67CBA">
                      <w:rPr>
                        <w:rFonts w:ascii="Times New Roman" w:hAnsi="Times New Roman"/>
                        <w:sz w:val="24"/>
                        <w:szCs w:val="24"/>
                        <w:rPrChange w:id="273" w:author="Nguyet Nguyen (Senior Legal Executive)" w:date="2026-05-05T09:53:00Z">
                          <w:rPr>
                            <w:rFonts w:ascii="Times New Roman" w:hAnsi="Times New Roman"/>
                            <w:color w:val="45B0E1" w:themeColor="accent1" w:themeTint="99"/>
                            <w:sz w:val="24"/>
                            <w:szCs w:val="24"/>
                          </w:rPr>
                        </w:rPrChange>
                      </w:rPr>
                      <w:delText>[_</w:delText>
                    </w:r>
                  </w:del>
                  <w:ins w:id="274" w:author="Tien Nguyen" w:date="2026-04-22T17:02:00Z">
                    <w:r w:rsidR="00E67CBA" w:rsidRPr="00221C2A">
                      <w:rPr>
                        <w:rFonts w:ascii="Times New Roman" w:hAnsi="Times New Roman"/>
                        <w:sz w:val="24"/>
                        <w:szCs w:val="24"/>
                        <w:rPrChange w:id="275" w:author="Nguyet Nguyen (Senior Legal Executive)" w:date="2026-05-05T09:53:00Z">
                          <w:rPr>
                            <w:color w:val="000000"/>
                          </w:rPr>
                        </w:rPrChange>
                      </w:rPr>
                      <w:t>1056352655</w:t>
                    </w:r>
                  </w:ins>
                  <w:del w:id="276" w:author="Tien Nguyen" w:date="2026-04-22T17:02:00Z">
                    <w:r w:rsidR="00470121" w:rsidRPr="00221C2A" w:rsidDel="00E67CBA">
                      <w:rPr>
                        <w:rFonts w:ascii="Times New Roman" w:hAnsi="Times New Roman"/>
                        <w:sz w:val="24"/>
                        <w:szCs w:val="24"/>
                        <w:rPrChange w:id="277" w:author="Nguyet Nguyen (Senior Legal Executive)" w:date="2026-05-05T09:53:00Z">
                          <w:rPr>
                            <w:rFonts w:ascii="Times New Roman" w:hAnsi="Times New Roman"/>
                            <w:color w:val="45B0E1" w:themeColor="accent1" w:themeTint="99"/>
                            <w:sz w:val="24"/>
                            <w:szCs w:val="24"/>
                          </w:rPr>
                        </w:rPrChange>
                      </w:rPr>
                      <w:delText>_]</w:delText>
                    </w:r>
                  </w:del>
                </w:p>
              </w:tc>
            </w:tr>
            <w:tr w:rsidR="00116BC3" w:rsidRPr="001A2642" w14:paraId="2A3A5F5F" w14:textId="77777777" w:rsidTr="0033760B">
              <w:trPr>
                <w:trHeight w:val="56"/>
              </w:trPr>
              <w:tc>
                <w:tcPr>
                  <w:tcW w:w="2357" w:type="dxa"/>
                </w:tcPr>
                <w:p w14:paraId="11E94973" w14:textId="77777777" w:rsidR="00116BC3" w:rsidRPr="001A2642" w:rsidRDefault="00116BC3" w:rsidP="0033760B">
                  <w:pPr>
                    <w:spacing w:after="0" w:line="276" w:lineRule="auto"/>
                    <w:ind w:firstLine="7"/>
                    <w:rPr>
                      <w:rFonts w:ascii="Times New Roman" w:hAnsi="Times New Roman"/>
                      <w:sz w:val="24"/>
                      <w:szCs w:val="24"/>
                      <w:lang w:val="fr-FR"/>
                    </w:rPr>
                  </w:pPr>
                  <w:r w:rsidRPr="001A2642">
                    <w:rPr>
                      <w:rFonts w:ascii="Times New Roman" w:eastAsia=".VnTime" w:hAnsi="Times New Roman"/>
                      <w:sz w:val="24"/>
                      <w:szCs w:val="24"/>
                      <w:lang w:val="fr-FR"/>
                    </w:rPr>
                    <w:t xml:space="preserve">Mở tại                              </w:t>
                  </w:r>
                </w:p>
              </w:tc>
              <w:tc>
                <w:tcPr>
                  <w:tcW w:w="6946" w:type="dxa"/>
                </w:tcPr>
                <w:p w14:paraId="3DB37FCB" w14:textId="70036FC6" w:rsidR="00116BC3" w:rsidRPr="001A2642" w:rsidRDefault="00116BC3">
                  <w:pPr>
                    <w:widowControl w:val="0"/>
                    <w:spacing w:line="288" w:lineRule="auto"/>
                    <w:rPr>
                      <w:rFonts w:ascii="Times New Roman" w:hAnsi="Times New Roman"/>
                      <w:color w:val="000000"/>
                      <w:sz w:val="24"/>
                      <w:szCs w:val="24"/>
                      <w:rPrChange w:id="278" w:author="Nguyen Quynh Thuy Tien (Senior Social &amp; Digital Marketing Executive)" w:date="2026-04-24T11:21:00Z">
                        <w:rPr>
                          <w:rFonts w:ascii="Times New Roman" w:hAnsi="Times New Roman"/>
                          <w:sz w:val="24"/>
                          <w:szCs w:val="24"/>
                          <w:lang w:val="fr-FR"/>
                        </w:rPr>
                      </w:rPrChange>
                    </w:rPr>
                    <w:pPrChange w:id="279" w:author="Tien Nguyen" w:date="2026-04-22T17:03:00Z">
                      <w:pPr>
                        <w:spacing w:after="0" w:line="276" w:lineRule="auto"/>
                      </w:pPr>
                    </w:pPrChange>
                  </w:pPr>
                  <w:r w:rsidRPr="001A2642">
                    <w:rPr>
                      <w:rFonts w:ascii="Times New Roman" w:hAnsi="Times New Roman"/>
                      <w:sz w:val="24"/>
                      <w:szCs w:val="24"/>
                      <w:lang w:val="fr-FR"/>
                    </w:rPr>
                    <w:t>:</w:t>
                  </w:r>
                  <w:ins w:id="280" w:author="Nguyet Nguyen (Senior Legal Executive)" w:date="2026-05-05T10:28:00Z">
                    <w:r w:rsidR="005B3B96">
                      <w:rPr>
                        <w:rFonts w:ascii="Times New Roman" w:hAnsi="Times New Roman"/>
                        <w:sz w:val="24"/>
                        <w:szCs w:val="24"/>
                        <w:lang w:val="fr-FR"/>
                      </w:rPr>
                      <w:t xml:space="preserve"> </w:t>
                    </w:r>
                  </w:ins>
                  <w:del w:id="281" w:author="Tien Nguyen" w:date="2026-04-22T17:03:00Z">
                    <w:r w:rsidRPr="001A2642" w:rsidDel="00E67CBA">
                      <w:rPr>
                        <w:rFonts w:ascii="Times New Roman" w:hAnsi="Times New Roman"/>
                        <w:sz w:val="24"/>
                        <w:szCs w:val="24"/>
                      </w:rPr>
                      <w:delText xml:space="preserve"> </w:delText>
                    </w:r>
                    <w:r w:rsidR="00470121" w:rsidRPr="001A2642" w:rsidDel="00E67CBA">
                      <w:rPr>
                        <w:rFonts w:ascii="Times New Roman" w:hAnsi="Times New Roman"/>
                        <w:color w:val="45B0E1" w:themeColor="accent1" w:themeTint="99"/>
                        <w:sz w:val="24"/>
                        <w:szCs w:val="24"/>
                      </w:rPr>
                      <w:delText>[_</w:delText>
                    </w:r>
                  </w:del>
                  <w:ins w:id="282" w:author="Tien Nguyen" w:date="2026-04-22T17:03:00Z">
                    <w:r w:rsidR="00E67CBA" w:rsidRPr="001A2642">
                      <w:rPr>
                        <w:rFonts w:ascii="Times New Roman" w:hAnsi="Times New Roman"/>
                        <w:color w:val="000000"/>
                        <w:sz w:val="24"/>
                        <w:szCs w:val="24"/>
                        <w:rPrChange w:id="283" w:author="Nguyen Quynh Thuy Tien (Senior Social &amp; Digital Marketing Executive)" w:date="2026-04-24T11:21:00Z">
                          <w:rPr>
                            <w:color w:val="000000"/>
                          </w:rPr>
                        </w:rPrChange>
                      </w:rPr>
                      <w:t>Ngân hàng Thương mại cổ phần Ngoại thương Việt Nam (Vietcombank) – Chi nhánh Thủ Thiêm</w:t>
                    </w:r>
                  </w:ins>
                  <w:del w:id="284" w:author="Tien Nguyen" w:date="2026-04-22T17:03:00Z">
                    <w:r w:rsidR="00470121" w:rsidRPr="001A2642" w:rsidDel="00E67CBA">
                      <w:rPr>
                        <w:rFonts w:ascii="Times New Roman" w:hAnsi="Times New Roman"/>
                        <w:color w:val="45B0E1" w:themeColor="accent1" w:themeTint="99"/>
                        <w:sz w:val="24"/>
                        <w:szCs w:val="24"/>
                      </w:rPr>
                      <w:delText>_]</w:delText>
                    </w:r>
                  </w:del>
                </w:p>
              </w:tc>
            </w:tr>
          </w:tbl>
          <w:p w14:paraId="1C698413" w14:textId="77777777" w:rsidR="00116BC3" w:rsidRPr="001A2642" w:rsidRDefault="00116BC3" w:rsidP="00F21133">
            <w:pPr>
              <w:spacing w:after="0" w:line="276" w:lineRule="auto"/>
              <w:rPr>
                <w:rFonts w:ascii="Times New Roman" w:hAnsi="Times New Roman"/>
                <w:sz w:val="24"/>
                <w:szCs w:val="24"/>
                <w:lang w:val="fr-FR"/>
              </w:rPr>
            </w:pPr>
          </w:p>
        </w:tc>
      </w:tr>
      <w:tr w:rsidR="00116BC3" w:rsidRPr="001A2642" w14:paraId="589090C5" w14:textId="77777777" w:rsidTr="0033760B">
        <w:trPr>
          <w:trHeight w:val="406"/>
        </w:trPr>
        <w:tc>
          <w:tcPr>
            <w:tcW w:w="9682" w:type="dxa"/>
            <w:vAlign w:val="center"/>
          </w:tcPr>
          <w:p w14:paraId="70FDED96" w14:textId="52FBC1BE" w:rsidR="00116BC3" w:rsidRPr="001A2642" w:rsidRDefault="00221C2A" w:rsidP="00F21133">
            <w:pPr>
              <w:spacing w:after="0" w:line="276" w:lineRule="auto"/>
              <w:rPr>
                <w:rFonts w:ascii="Times New Roman" w:hAnsi="Times New Roman"/>
                <w:i/>
                <w:iCs/>
                <w:sz w:val="24"/>
                <w:szCs w:val="24"/>
                <w:lang w:val="fr-FR"/>
              </w:rPr>
            </w:pPr>
            <w:ins w:id="285" w:author="Nguyet Nguyen (Senior Legal Executive)" w:date="2026-05-05T09:53:00Z">
              <w:r>
                <w:rPr>
                  <w:rFonts w:ascii="Times New Roman" w:hAnsi="Times New Roman"/>
                  <w:i/>
                  <w:iCs/>
                  <w:sz w:val="24"/>
                  <w:szCs w:val="24"/>
                  <w:lang w:val="fr-FR"/>
                </w:rPr>
                <w:t xml:space="preserve">  </w:t>
              </w:r>
            </w:ins>
            <w:r w:rsidR="00116BC3" w:rsidRPr="001A2642">
              <w:rPr>
                <w:rFonts w:ascii="Times New Roman" w:hAnsi="Times New Roman"/>
                <w:i/>
                <w:iCs/>
                <w:sz w:val="24"/>
                <w:szCs w:val="24"/>
                <w:lang w:val="fr-FR"/>
              </w:rPr>
              <w:t>(Sau đây gọi tắt là “</w:t>
            </w:r>
            <w:r w:rsidR="00116BC3" w:rsidRPr="001A2642">
              <w:rPr>
                <w:rFonts w:ascii="Times New Roman" w:hAnsi="Times New Roman"/>
                <w:b/>
                <w:i/>
                <w:iCs/>
                <w:sz w:val="24"/>
                <w:szCs w:val="24"/>
                <w:lang w:val="fr-FR"/>
              </w:rPr>
              <w:t>Bên B</w:t>
            </w:r>
            <w:r w:rsidR="00116BC3" w:rsidRPr="001A2642">
              <w:rPr>
                <w:rFonts w:ascii="Times New Roman" w:hAnsi="Times New Roman"/>
                <w:i/>
                <w:iCs/>
                <w:sz w:val="24"/>
                <w:szCs w:val="24"/>
                <w:lang w:val="fr-FR"/>
              </w:rPr>
              <w:t>”)</w:t>
            </w:r>
          </w:p>
        </w:tc>
      </w:tr>
    </w:tbl>
    <w:p w14:paraId="54DBE511" w14:textId="1B63CD4F" w:rsidR="00D6624E" w:rsidRPr="001A2642" w:rsidRDefault="00D63EA4" w:rsidP="00F21133">
      <w:pPr>
        <w:spacing w:after="0" w:line="276" w:lineRule="auto"/>
        <w:jc w:val="both"/>
        <w:rPr>
          <w:rFonts w:ascii="Times New Roman" w:hAnsi="Times New Roman"/>
          <w:color w:val="000000"/>
          <w:sz w:val="24"/>
          <w:szCs w:val="24"/>
          <w:lang w:val="vi-VN"/>
        </w:rPr>
      </w:pPr>
      <w:r w:rsidRPr="001A2642">
        <w:rPr>
          <w:rFonts w:ascii="Times New Roman" w:hAnsi="Times New Roman"/>
          <w:color w:val="000000"/>
          <w:sz w:val="24"/>
          <w:szCs w:val="24"/>
        </w:rPr>
        <w:t>Bên A và Bên B sau đây được gọi riêng là “</w:t>
      </w:r>
      <w:r w:rsidRPr="001A2642">
        <w:rPr>
          <w:rFonts w:ascii="Times New Roman" w:hAnsi="Times New Roman"/>
          <w:b/>
          <w:bCs/>
          <w:color w:val="000000"/>
          <w:sz w:val="24"/>
          <w:szCs w:val="24"/>
        </w:rPr>
        <w:t>Bên</w:t>
      </w:r>
      <w:r w:rsidRPr="001A2642">
        <w:rPr>
          <w:rFonts w:ascii="Times New Roman" w:hAnsi="Times New Roman"/>
          <w:color w:val="000000"/>
          <w:sz w:val="24"/>
          <w:szCs w:val="24"/>
        </w:rPr>
        <w:t>” và gọi chung là “</w:t>
      </w:r>
      <w:r w:rsidRPr="001A2642">
        <w:rPr>
          <w:rFonts w:ascii="Times New Roman" w:hAnsi="Times New Roman"/>
          <w:b/>
          <w:bCs/>
          <w:color w:val="000000"/>
          <w:sz w:val="24"/>
          <w:szCs w:val="24"/>
        </w:rPr>
        <w:t>Các Bên</w:t>
      </w:r>
      <w:r w:rsidRPr="001A2642">
        <w:rPr>
          <w:rFonts w:ascii="Times New Roman" w:hAnsi="Times New Roman"/>
          <w:color w:val="000000"/>
          <w:sz w:val="24"/>
          <w:szCs w:val="24"/>
        </w:rPr>
        <w:t>” hoặc “</w:t>
      </w:r>
      <w:r w:rsidRPr="001A2642">
        <w:rPr>
          <w:rFonts w:ascii="Times New Roman" w:hAnsi="Times New Roman"/>
          <w:b/>
          <w:bCs/>
          <w:color w:val="000000"/>
          <w:sz w:val="24"/>
          <w:szCs w:val="24"/>
        </w:rPr>
        <w:t>Hai Bên</w:t>
      </w:r>
      <w:r w:rsidRPr="001A2642">
        <w:rPr>
          <w:rFonts w:ascii="Times New Roman" w:hAnsi="Times New Roman"/>
          <w:color w:val="000000"/>
          <w:sz w:val="24"/>
          <w:szCs w:val="24"/>
        </w:rPr>
        <w:t>”</w:t>
      </w:r>
      <w:r w:rsidR="00603082" w:rsidRPr="001A2642">
        <w:rPr>
          <w:rFonts w:ascii="Times New Roman" w:hAnsi="Times New Roman"/>
          <w:color w:val="000000"/>
          <w:sz w:val="24"/>
          <w:szCs w:val="24"/>
          <w:lang w:val="vi-VN"/>
        </w:rPr>
        <w:t>.</w:t>
      </w:r>
    </w:p>
    <w:p w14:paraId="1778F62C" w14:textId="15A14140" w:rsidR="00752A01" w:rsidRPr="001A2642" w:rsidRDefault="00752A01" w:rsidP="00603082">
      <w:pPr>
        <w:spacing w:before="240" w:after="0" w:line="276" w:lineRule="auto"/>
        <w:jc w:val="both"/>
        <w:rPr>
          <w:rFonts w:ascii="Times New Roman" w:hAnsi="Times New Roman"/>
          <w:sz w:val="24"/>
          <w:szCs w:val="24"/>
          <w:lang w:val="vi-VN"/>
        </w:rPr>
      </w:pPr>
      <w:r w:rsidRPr="001A2642">
        <w:rPr>
          <w:rFonts w:ascii="Times New Roman" w:hAnsi="Times New Roman"/>
          <w:sz w:val="24"/>
          <w:szCs w:val="24"/>
          <w:lang w:val="vi-VN"/>
        </w:rPr>
        <w:t xml:space="preserve">Sau khi thỏa thuận, </w:t>
      </w:r>
      <w:r w:rsidR="009E051D" w:rsidRPr="001A2642">
        <w:rPr>
          <w:rFonts w:ascii="Times New Roman" w:hAnsi="Times New Roman"/>
          <w:sz w:val="24"/>
          <w:szCs w:val="24"/>
          <w:lang w:val="vi-VN"/>
        </w:rPr>
        <w:t>Các Bên</w:t>
      </w:r>
      <w:r w:rsidRPr="001A2642">
        <w:rPr>
          <w:rFonts w:ascii="Times New Roman" w:hAnsi="Times New Roman"/>
          <w:sz w:val="24"/>
          <w:szCs w:val="24"/>
          <w:lang w:val="vi-VN"/>
        </w:rPr>
        <w:t xml:space="preserve"> thống nhất ký kết </w:t>
      </w:r>
      <w:r w:rsidR="00AC38C7" w:rsidRPr="001A2642">
        <w:rPr>
          <w:rFonts w:ascii="Times New Roman" w:hAnsi="Times New Roman"/>
          <w:sz w:val="24"/>
          <w:szCs w:val="24"/>
          <w:lang w:val="vi-VN"/>
        </w:rPr>
        <w:t>Hợp Đồng</w:t>
      </w:r>
      <w:r w:rsidRPr="001A2642">
        <w:rPr>
          <w:rFonts w:ascii="Times New Roman" w:hAnsi="Times New Roman"/>
          <w:sz w:val="24"/>
          <w:szCs w:val="24"/>
          <w:lang w:val="vi-VN"/>
        </w:rPr>
        <w:t xml:space="preserve"> </w:t>
      </w:r>
      <w:r w:rsidR="00664D33" w:rsidRPr="001A2642">
        <w:rPr>
          <w:rFonts w:ascii="Times New Roman" w:hAnsi="Times New Roman"/>
          <w:sz w:val="24"/>
          <w:szCs w:val="24"/>
          <w:lang w:val="vi-VN"/>
        </w:rPr>
        <w:t>Dịch Vụ</w:t>
      </w:r>
      <w:r w:rsidRPr="001A2642">
        <w:rPr>
          <w:rFonts w:ascii="Times New Roman" w:hAnsi="Times New Roman"/>
          <w:sz w:val="24"/>
          <w:szCs w:val="24"/>
          <w:lang w:val="vi-VN"/>
        </w:rPr>
        <w:t xml:space="preserve"> này (sau đây gọi tắt là “</w:t>
      </w:r>
      <w:r w:rsidR="00AC38C7" w:rsidRPr="001A2642">
        <w:rPr>
          <w:rFonts w:ascii="Times New Roman" w:hAnsi="Times New Roman"/>
          <w:b/>
          <w:bCs/>
          <w:sz w:val="24"/>
          <w:szCs w:val="24"/>
          <w:lang w:val="vi-VN"/>
        </w:rPr>
        <w:t>Hợp Đồng</w:t>
      </w:r>
      <w:r w:rsidRPr="001A2642">
        <w:rPr>
          <w:rFonts w:ascii="Times New Roman" w:hAnsi="Times New Roman"/>
          <w:sz w:val="24"/>
          <w:szCs w:val="24"/>
          <w:lang w:val="vi-VN"/>
        </w:rPr>
        <w:t xml:space="preserve">”) gồm có 02 (hai) phần: </w:t>
      </w:r>
      <w:r w:rsidRPr="001A2642">
        <w:rPr>
          <w:rFonts w:ascii="Times New Roman" w:hAnsi="Times New Roman"/>
          <w:b/>
          <w:bCs/>
          <w:sz w:val="24"/>
          <w:szCs w:val="24"/>
          <w:lang w:val="vi-VN"/>
        </w:rPr>
        <w:t xml:space="preserve">A – Điều </w:t>
      </w:r>
      <w:r w:rsidR="00337EDC" w:rsidRPr="001A2642">
        <w:rPr>
          <w:rFonts w:ascii="Times New Roman" w:hAnsi="Times New Roman"/>
          <w:b/>
          <w:bCs/>
          <w:sz w:val="24"/>
          <w:szCs w:val="24"/>
          <w:lang w:val="vi-VN"/>
          <w:rPrChange w:id="286" w:author="Nguyen Quynh Thuy Tien (Senior Social &amp; Digital Marketing Executive)" w:date="2026-04-24T11:21:00Z">
            <w:rPr>
              <w:rFonts w:ascii="Times New Roman" w:hAnsi="Times New Roman"/>
              <w:b/>
              <w:bCs/>
              <w:sz w:val="24"/>
              <w:szCs w:val="24"/>
            </w:rPr>
          </w:rPrChange>
        </w:rPr>
        <w:t>K</w:t>
      </w:r>
      <w:r w:rsidRPr="001A2642">
        <w:rPr>
          <w:rFonts w:ascii="Times New Roman" w:hAnsi="Times New Roman"/>
          <w:b/>
          <w:bCs/>
          <w:sz w:val="24"/>
          <w:szCs w:val="24"/>
          <w:lang w:val="vi-VN"/>
        </w:rPr>
        <w:t xml:space="preserve">hoản </w:t>
      </w:r>
      <w:r w:rsidR="00337EDC" w:rsidRPr="001A2642">
        <w:rPr>
          <w:rFonts w:ascii="Times New Roman" w:hAnsi="Times New Roman"/>
          <w:b/>
          <w:bCs/>
          <w:sz w:val="24"/>
          <w:szCs w:val="24"/>
          <w:lang w:val="vi-VN"/>
          <w:rPrChange w:id="287" w:author="Nguyen Quynh Thuy Tien (Senior Social &amp; Digital Marketing Executive)" w:date="2026-04-24T11:21:00Z">
            <w:rPr>
              <w:rFonts w:ascii="Times New Roman" w:hAnsi="Times New Roman"/>
              <w:b/>
              <w:bCs/>
              <w:sz w:val="24"/>
              <w:szCs w:val="24"/>
            </w:rPr>
          </w:rPrChange>
        </w:rPr>
        <w:t>P</w:t>
      </w:r>
      <w:r w:rsidR="00623C2B" w:rsidRPr="001A2642">
        <w:rPr>
          <w:rFonts w:ascii="Times New Roman" w:hAnsi="Times New Roman"/>
          <w:b/>
          <w:bCs/>
          <w:sz w:val="24"/>
          <w:szCs w:val="24"/>
          <w:lang w:val="vi-VN"/>
        </w:rPr>
        <w:t xml:space="preserve">háp </w:t>
      </w:r>
      <w:r w:rsidR="00337EDC" w:rsidRPr="001A2642">
        <w:rPr>
          <w:rFonts w:ascii="Times New Roman" w:hAnsi="Times New Roman"/>
          <w:b/>
          <w:bCs/>
          <w:sz w:val="24"/>
          <w:szCs w:val="24"/>
          <w:lang w:val="vi-VN"/>
          <w:rPrChange w:id="288" w:author="Nguyen Quynh Thuy Tien (Senior Social &amp; Digital Marketing Executive)" w:date="2026-04-24T11:21:00Z">
            <w:rPr>
              <w:rFonts w:ascii="Times New Roman" w:hAnsi="Times New Roman"/>
              <w:b/>
              <w:bCs/>
              <w:sz w:val="24"/>
              <w:szCs w:val="24"/>
            </w:rPr>
          </w:rPrChange>
        </w:rPr>
        <w:t>L</w:t>
      </w:r>
      <w:r w:rsidR="00623C2B" w:rsidRPr="001A2642">
        <w:rPr>
          <w:rFonts w:ascii="Times New Roman" w:hAnsi="Times New Roman"/>
          <w:b/>
          <w:bCs/>
          <w:sz w:val="24"/>
          <w:szCs w:val="24"/>
          <w:lang w:val="vi-VN"/>
        </w:rPr>
        <w:t>ý</w:t>
      </w:r>
      <w:r w:rsidRPr="001A2642">
        <w:rPr>
          <w:rFonts w:ascii="Times New Roman" w:hAnsi="Times New Roman"/>
          <w:sz w:val="24"/>
          <w:szCs w:val="24"/>
          <w:lang w:val="vi-VN"/>
        </w:rPr>
        <w:t xml:space="preserve"> và </w:t>
      </w:r>
      <w:r w:rsidRPr="001A2642">
        <w:rPr>
          <w:rFonts w:ascii="Times New Roman" w:hAnsi="Times New Roman"/>
          <w:b/>
          <w:bCs/>
          <w:sz w:val="24"/>
          <w:szCs w:val="24"/>
          <w:lang w:val="vi-VN"/>
        </w:rPr>
        <w:t xml:space="preserve">B – Điều </w:t>
      </w:r>
      <w:r w:rsidR="00337EDC" w:rsidRPr="001A2642">
        <w:rPr>
          <w:rFonts w:ascii="Times New Roman" w:hAnsi="Times New Roman"/>
          <w:b/>
          <w:bCs/>
          <w:sz w:val="24"/>
          <w:szCs w:val="24"/>
          <w:lang w:val="vi-VN"/>
          <w:rPrChange w:id="289" w:author="Nguyen Quynh Thuy Tien (Senior Social &amp; Digital Marketing Executive)" w:date="2026-04-24T11:21:00Z">
            <w:rPr>
              <w:rFonts w:ascii="Times New Roman" w:hAnsi="Times New Roman"/>
              <w:b/>
              <w:bCs/>
              <w:sz w:val="24"/>
              <w:szCs w:val="24"/>
            </w:rPr>
          </w:rPrChange>
        </w:rPr>
        <w:t>K</w:t>
      </w:r>
      <w:r w:rsidRPr="001A2642">
        <w:rPr>
          <w:rFonts w:ascii="Times New Roman" w:hAnsi="Times New Roman"/>
          <w:b/>
          <w:bCs/>
          <w:sz w:val="24"/>
          <w:szCs w:val="24"/>
          <w:lang w:val="vi-VN"/>
        </w:rPr>
        <w:t xml:space="preserve">hoản </w:t>
      </w:r>
      <w:r w:rsidR="00337EDC" w:rsidRPr="001A2642">
        <w:rPr>
          <w:rFonts w:ascii="Times New Roman" w:hAnsi="Times New Roman"/>
          <w:b/>
          <w:bCs/>
          <w:sz w:val="24"/>
          <w:szCs w:val="24"/>
          <w:lang w:val="vi-VN"/>
          <w:rPrChange w:id="290" w:author="Nguyen Quynh Thuy Tien (Senior Social &amp; Digital Marketing Executive)" w:date="2026-04-24T11:21:00Z">
            <w:rPr>
              <w:rFonts w:ascii="Times New Roman" w:hAnsi="Times New Roman"/>
              <w:b/>
              <w:bCs/>
              <w:sz w:val="24"/>
              <w:szCs w:val="24"/>
            </w:rPr>
          </w:rPrChange>
        </w:rPr>
        <w:t>T</w:t>
      </w:r>
      <w:r w:rsidRPr="001A2642">
        <w:rPr>
          <w:rFonts w:ascii="Times New Roman" w:hAnsi="Times New Roman"/>
          <w:b/>
          <w:bCs/>
          <w:sz w:val="24"/>
          <w:szCs w:val="24"/>
          <w:lang w:val="vi-VN"/>
        </w:rPr>
        <w:t xml:space="preserve">hương </w:t>
      </w:r>
      <w:r w:rsidR="00337EDC" w:rsidRPr="001A2642">
        <w:rPr>
          <w:rFonts w:ascii="Times New Roman" w:hAnsi="Times New Roman"/>
          <w:b/>
          <w:bCs/>
          <w:sz w:val="24"/>
          <w:szCs w:val="24"/>
          <w:lang w:val="vi-VN"/>
          <w:rPrChange w:id="291" w:author="Nguyen Quynh Thuy Tien (Senior Social &amp; Digital Marketing Executive)" w:date="2026-04-24T11:21:00Z">
            <w:rPr>
              <w:rFonts w:ascii="Times New Roman" w:hAnsi="Times New Roman"/>
              <w:b/>
              <w:bCs/>
              <w:sz w:val="24"/>
              <w:szCs w:val="24"/>
            </w:rPr>
          </w:rPrChange>
        </w:rPr>
        <w:t>M</w:t>
      </w:r>
      <w:r w:rsidRPr="001A2642">
        <w:rPr>
          <w:rFonts w:ascii="Times New Roman" w:hAnsi="Times New Roman"/>
          <w:b/>
          <w:bCs/>
          <w:sz w:val="24"/>
          <w:szCs w:val="24"/>
          <w:lang w:val="vi-VN"/>
        </w:rPr>
        <w:t xml:space="preserve">ại </w:t>
      </w:r>
      <w:r w:rsidRPr="001A2642">
        <w:rPr>
          <w:rFonts w:ascii="Times New Roman" w:hAnsi="Times New Roman"/>
          <w:sz w:val="24"/>
          <w:szCs w:val="24"/>
          <w:lang w:val="vi-VN"/>
        </w:rPr>
        <w:t xml:space="preserve">(chi tiết quy định tại các Phụ lục </w:t>
      </w:r>
      <w:r w:rsidR="00AC38C7" w:rsidRPr="001A2642">
        <w:rPr>
          <w:rFonts w:ascii="Times New Roman" w:hAnsi="Times New Roman"/>
          <w:sz w:val="24"/>
          <w:szCs w:val="24"/>
          <w:lang w:val="vi-VN"/>
        </w:rPr>
        <w:t>Hợp Đồng</w:t>
      </w:r>
      <w:r w:rsidRPr="001A2642">
        <w:rPr>
          <w:rFonts w:ascii="Times New Roman" w:hAnsi="Times New Roman"/>
          <w:sz w:val="24"/>
          <w:szCs w:val="24"/>
          <w:lang w:val="vi-VN"/>
        </w:rPr>
        <w:t xml:space="preserve"> đính kèm), với các điều kiện và điều khoản sau:</w:t>
      </w:r>
    </w:p>
    <w:p w14:paraId="1688B1B5" w14:textId="77777777" w:rsidR="00752A01" w:rsidRPr="001A2642" w:rsidRDefault="00752A01" w:rsidP="00F21133">
      <w:pPr>
        <w:spacing w:after="0" w:line="276" w:lineRule="auto"/>
        <w:jc w:val="center"/>
        <w:rPr>
          <w:rFonts w:ascii="Times New Roman" w:hAnsi="Times New Roman"/>
          <w:i/>
          <w:iCs/>
          <w:sz w:val="24"/>
          <w:szCs w:val="24"/>
          <w:lang w:val="vi-VN"/>
        </w:rPr>
      </w:pPr>
      <w:r w:rsidRPr="001A2642">
        <w:rPr>
          <w:rFonts w:ascii="Times New Roman" w:hAnsi="Times New Roman"/>
          <w:i/>
          <w:iCs/>
          <w:sz w:val="24"/>
          <w:szCs w:val="24"/>
          <w:lang w:val="vi-VN"/>
        </w:rPr>
        <w:t>(Phần dưới đây của trang giấy được cố tình để trống)</w:t>
      </w:r>
    </w:p>
    <w:bookmarkEnd w:id="187"/>
    <w:p w14:paraId="15161751" w14:textId="77777777" w:rsidR="00F21133" w:rsidRPr="001A2642" w:rsidRDefault="00F21133" w:rsidP="00F21133">
      <w:pPr>
        <w:spacing w:after="0" w:line="276" w:lineRule="auto"/>
        <w:jc w:val="center"/>
        <w:rPr>
          <w:rFonts w:ascii="Times New Roman" w:hAnsi="Times New Roman"/>
          <w:sz w:val="24"/>
          <w:szCs w:val="24"/>
          <w:lang w:val="vi-VN"/>
        </w:rPr>
      </w:pPr>
    </w:p>
    <w:p w14:paraId="0B893880" w14:textId="77777777" w:rsidR="00F21133" w:rsidRPr="001A2642" w:rsidRDefault="00F21133" w:rsidP="00F21133">
      <w:pPr>
        <w:rPr>
          <w:rFonts w:ascii="Times New Roman" w:hAnsi="Times New Roman"/>
          <w:sz w:val="24"/>
          <w:szCs w:val="24"/>
          <w:lang w:val="vi-VN"/>
        </w:rPr>
      </w:pPr>
    </w:p>
    <w:p w14:paraId="2A493136" w14:textId="77777777" w:rsidR="00F21133" w:rsidRPr="001A2642" w:rsidRDefault="00F21133" w:rsidP="00F21133">
      <w:pPr>
        <w:rPr>
          <w:rFonts w:ascii="Times New Roman" w:hAnsi="Times New Roman"/>
          <w:sz w:val="24"/>
          <w:szCs w:val="24"/>
          <w:lang w:val="vi-VN"/>
        </w:rPr>
      </w:pPr>
    </w:p>
    <w:p w14:paraId="54F1AC9F" w14:textId="77777777" w:rsidR="00F21133" w:rsidRPr="001A2642" w:rsidRDefault="00F21133" w:rsidP="00F21133">
      <w:pPr>
        <w:spacing w:after="0" w:line="276" w:lineRule="auto"/>
        <w:jc w:val="center"/>
        <w:rPr>
          <w:rFonts w:ascii="Times New Roman" w:hAnsi="Times New Roman"/>
          <w:sz w:val="24"/>
          <w:szCs w:val="24"/>
          <w:lang w:val="vi-VN"/>
        </w:rPr>
      </w:pPr>
    </w:p>
    <w:p w14:paraId="56783EF4" w14:textId="77777777" w:rsidR="00F21133" w:rsidRPr="001A2642" w:rsidRDefault="00F21133" w:rsidP="00F21133">
      <w:pPr>
        <w:tabs>
          <w:tab w:val="left" w:pos="2865"/>
        </w:tabs>
        <w:spacing w:after="0" w:line="276" w:lineRule="auto"/>
        <w:rPr>
          <w:rFonts w:ascii="Times New Roman" w:hAnsi="Times New Roman"/>
          <w:sz w:val="24"/>
          <w:szCs w:val="24"/>
          <w:lang w:val="vi-VN"/>
        </w:rPr>
        <w:sectPr w:rsidR="00F21133" w:rsidRPr="001A2642" w:rsidSect="0083057F">
          <w:headerReference w:type="even" r:id="rId11"/>
          <w:headerReference w:type="default" r:id="rId12"/>
          <w:footerReference w:type="default" r:id="rId13"/>
          <w:pgSz w:w="11906" w:h="16838" w:code="9"/>
          <w:pgMar w:top="1440" w:right="1440" w:bottom="1440" w:left="1440" w:header="720" w:footer="720" w:gutter="0"/>
          <w:pgNumType w:start="0"/>
          <w:cols w:space="720"/>
          <w:titlePg/>
          <w:docGrid w:linePitch="360"/>
        </w:sectPr>
      </w:pPr>
    </w:p>
    <w:p w14:paraId="5E1405C2" w14:textId="3583E824" w:rsidR="00752A01" w:rsidRPr="001A2642" w:rsidRDefault="00752A01" w:rsidP="00F21133">
      <w:pPr>
        <w:spacing w:after="0" w:line="276" w:lineRule="auto"/>
        <w:jc w:val="center"/>
        <w:rPr>
          <w:rFonts w:ascii="Times New Roman" w:hAnsi="Times New Roman"/>
          <w:b/>
          <w:bCs/>
          <w:sz w:val="24"/>
          <w:szCs w:val="24"/>
          <w:lang w:val="vi-VN"/>
        </w:rPr>
      </w:pPr>
      <w:r w:rsidRPr="001A2642">
        <w:rPr>
          <w:rFonts w:ascii="Times New Roman" w:hAnsi="Times New Roman"/>
          <w:b/>
          <w:bCs/>
          <w:sz w:val="24"/>
          <w:szCs w:val="24"/>
          <w:lang w:val="vi-VN"/>
        </w:rPr>
        <w:lastRenderedPageBreak/>
        <w:t xml:space="preserve">A – ĐIỀU KHOẢN </w:t>
      </w:r>
      <w:r w:rsidR="00623C2B" w:rsidRPr="001A2642">
        <w:rPr>
          <w:rFonts w:ascii="Times New Roman" w:hAnsi="Times New Roman"/>
          <w:b/>
          <w:bCs/>
          <w:sz w:val="24"/>
          <w:szCs w:val="24"/>
          <w:lang w:val="vi-VN"/>
        </w:rPr>
        <w:t>PHÁP LÝ</w:t>
      </w:r>
    </w:p>
    <w:p w14:paraId="412DCBA1" w14:textId="77777777" w:rsidR="00752A01" w:rsidRPr="001A2642" w:rsidRDefault="00752A01" w:rsidP="0062536B">
      <w:pPr>
        <w:pStyle w:val="Heading1"/>
        <w:spacing w:before="0"/>
        <w:rPr>
          <w:rFonts w:ascii="Times New Roman" w:hAnsi="Times New Roman" w:cs="Times New Roman"/>
          <w:b/>
          <w:bCs/>
          <w:color w:val="auto"/>
          <w:sz w:val="24"/>
          <w:szCs w:val="24"/>
          <w:lang w:val="vi-VN"/>
        </w:rPr>
      </w:pPr>
      <w:bookmarkStart w:id="296" w:name="_Toc163831842"/>
      <w:r w:rsidRPr="001A2642">
        <w:rPr>
          <w:rFonts w:ascii="Times New Roman" w:hAnsi="Times New Roman" w:cs="Times New Roman"/>
          <w:b/>
          <w:bCs/>
          <w:color w:val="auto"/>
          <w:sz w:val="24"/>
          <w:szCs w:val="24"/>
          <w:lang w:val="vi-VN"/>
        </w:rPr>
        <w:t xml:space="preserve">ĐIỀU 1. </w:t>
      </w:r>
      <w:r w:rsidR="00B553ED" w:rsidRPr="001A2642">
        <w:rPr>
          <w:rFonts w:ascii="Times New Roman" w:hAnsi="Times New Roman" w:cs="Times New Roman"/>
          <w:b/>
          <w:bCs/>
          <w:color w:val="auto"/>
          <w:sz w:val="24"/>
          <w:szCs w:val="24"/>
          <w:lang w:val="vi-VN"/>
        </w:rPr>
        <w:t xml:space="preserve">ĐỊNH NGHĨA VÀ </w:t>
      </w:r>
      <w:r w:rsidRPr="001A2642">
        <w:rPr>
          <w:rFonts w:ascii="Times New Roman" w:hAnsi="Times New Roman" w:cs="Times New Roman"/>
          <w:b/>
          <w:bCs/>
          <w:color w:val="auto"/>
          <w:sz w:val="24"/>
          <w:szCs w:val="24"/>
          <w:lang w:val="vi-VN"/>
        </w:rPr>
        <w:t xml:space="preserve">NỘI DUNG </w:t>
      </w:r>
      <w:r w:rsidR="00AC38C7" w:rsidRPr="001A2642">
        <w:rPr>
          <w:rFonts w:ascii="Times New Roman" w:hAnsi="Times New Roman" w:cs="Times New Roman"/>
          <w:b/>
          <w:bCs/>
          <w:color w:val="auto"/>
          <w:sz w:val="24"/>
          <w:szCs w:val="24"/>
          <w:lang w:val="vi-VN"/>
        </w:rPr>
        <w:t>HỢP ĐỒNG</w:t>
      </w:r>
      <w:bookmarkEnd w:id="296"/>
    </w:p>
    <w:p w14:paraId="14E9A566" w14:textId="77777777" w:rsidR="00B40183" w:rsidRPr="001A2642" w:rsidRDefault="00B40183" w:rsidP="00765CC7">
      <w:pPr>
        <w:pStyle w:val="ListParagraph"/>
        <w:numPr>
          <w:ilvl w:val="1"/>
          <w:numId w:val="47"/>
        </w:numPr>
        <w:spacing w:line="276" w:lineRule="auto"/>
        <w:contextualSpacing/>
        <w:outlineLvl w:val="1"/>
        <w:rPr>
          <w:lang w:val="vi-VN"/>
        </w:rPr>
      </w:pPr>
      <w:bookmarkStart w:id="297" w:name="_Toc163831843"/>
      <w:r w:rsidRPr="001A2642">
        <w:rPr>
          <w:b/>
          <w:bCs/>
          <w:lang w:val="vi-VN"/>
        </w:rPr>
        <w:t>Định nghĩa</w:t>
      </w:r>
      <w:r w:rsidR="009B3577" w:rsidRPr="001A2642">
        <w:rPr>
          <w:b/>
          <w:bCs/>
          <w:lang w:val="en-US"/>
        </w:rPr>
        <w:t>:</w:t>
      </w:r>
      <w:bookmarkEnd w:id="297"/>
    </w:p>
    <w:p w14:paraId="627AFF96" w14:textId="77777777" w:rsidR="00B40183" w:rsidRPr="001A2642" w:rsidRDefault="00B40183" w:rsidP="00F21133">
      <w:pPr>
        <w:pStyle w:val="ListParagraph"/>
        <w:numPr>
          <w:ilvl w:val="2"/>
          <w:numId w:val="47"/>
        </w:numPr>
        <w:spacing w:line="276" w:lineRule="auto"/>
        <w:ind w:left="1440"/>
        <w:contextualSpacing/>
        <w:jc w:val="both"/>
        <w:rPr>
          <w:lang w:val="vi-VN"/>
        </w:rPr>
      </w:pPr>
      <w:r w:rsidRPr="001A2642">
        <w:rPr>
          <w:lang w:val="vi-VN"/>
        </w:rPr>
        <w:t>“</w:t>
      </w:r>
      <w:r w:rsidRPr="001A2642">
        <w:rPr>
          <w:b/>
          <w:bCs/>
          <w:lang w:val="vi-VN"/>
        </w:rPr>
        <w:t>Bên A</w:t>
      </w:r>
      <w:r w:rsidRPr="001A2642">
        <w:rPr>
          <w:lang w:val="vi-VN"/>
        </w:rPr>
        <w:t xml:space="preserve">” là </w:t>
      </w:r>
      <w:r w:rsidR="003257F9" w:rsidRPr="001A2642">
        <w:rPr>
          <w:lang w:val="vi-VN"/>
        </w:rPr>
        <w:t>doanh nghiệp</w:t>
      </w:r>
      <w:r w:rsidRPr="001A2642">
        <w:rPr>
          <w:lang w:val="vi-VN"/>
        </w:rPr>
        <w:t xml:space="preserve"> có quyền phân phối sản phẩm thương hiệu quốc tế tại thị trường Việt Nam.</w:t>
      </w:r>
    </w:p>
    <w:p w14:paraId="23AC0CEA" w14:textId="77777777" w:rsidR="00B40183" w:rsidRPr="001A2642" w:rsidRDefault="00B40183" w:rsidP="00F21133">
      <w:pPr>
        <w:pStyle w:val="ListParagraph"/>
        <w:numPr>
          <w:ilvl w:val="2"/>
          <w:numId w:val="47"/>
        </w:numPr>
        <w:spacing w:line="276" w:lineRule="auto"/>
        <w:ind w:left="1440"/>
        <w:contextualSpacing/>
        <w:jc w:val="both"/>
        <w:rPr>
          <w:lang w:val="vi-VN"/>
        </w:rPr>
      </w:pPr>
      <w:r w:rsidRPr="001A2642">
        <w:rPr>
          <w:lang w:val="vi-VN"/>
        </w:rPr>
        <w:t>“</w:t>
      </w:r>
      <w:r w:rsidRPr="001A2642">
        <w:rPr>
          <w:b/>
          <w:bCs/>
          <w:lang w:val="vi-VN"/>
        </w:rPr>
        <w:t>Bên B</w:t>
      </w:r>
      <w:r w:rsidRPr="001A2642">
        <w:rPr>
          <w:lang w:val="vi-VN"/>
        </w:rPr>
        <w:t xml:space="preserve">” là </w:t>
      </w:r>
      <w:r w:rsidR="003257F9" w:rsidRPr="001A2642">
        <w:t xml:space="preserve">doanh nghiệp có đủ khả năng thực hiện một phần hoặc toàn bộ công việc theo yêu cầu của Bên A theo quy định tại </w:t>
      </w:r>
      <w:r w:rsidR="00AC38C7" w:rsidRPr="001A2642">
        <w:t>Hợp Đồng</w:t>
      </w:r>
      <w:r w:rsidR="003257F9" w:rsidRPr="001A2642">
        <w:t xml:space="preserve"> này</w:t>
      </w:r>
      <w:r w:rsidRPr="001A2642">
        <w:rPr>
          <w:lang w:val="vi-VN"/>
        </w:rPr>
        <w:t xml:space="preserve">, </w:t>
      </w:r>
      <w:r w:rsidR="003257F9" w:rsidRPr="001A2642">
        <w:rPr>
          <w:lang w:val="vi-VN"/>
        </w:rPr>
        <w:t>có</w:t>
      </w:r>
      <w:r w:rsidRPr="001A2642">
        <w:rPr>
          <w:lang w:val="vi-VN"/>
        </w:rPr>
        <w:t xml:space="preserve"> đủ thẩm quyền hợp pháp để ký kết </w:t>
      </w:r>
      <w:r w:rsidR="00AC38C7" w:rsidRPr="001A2642">
        <w:rPr>
          <w:lang w:val="vi-VN"/>
        </w:rPr>
        <w:t>Hợp Đồng</w:t>
      </w:r>
      <w:r w:rsidRPr="001A2642">
        <w:rPr>
          <w:lang w:val="vi-VN"/>
        </w:rPr>
        <w:t xml:space="preserve"> </w:t>
      </w:r>
      <w:r w:rsidRPr="001A2642">
        <w:t>và thụ hưởng các khoản thanh toán của</w:t>
      </w:r>
      <w:r w:rsidRPr="001A2642">
        <w:rPr>
          <w:lang w:val="vi-VN"/>
        </w:rPr>
        <w:t xml:space="preserve"> Bên A.</w:t>
      </w:r>
    </w:p>
    <w:p w14:paraId="1A78244F" w14:textId="77777777" w:rsidR="00B40183" w:rsidRPr="001A2642" w:rsidRDefault="00B40183" w:rsidP="00F21133">
      <w:pPr>
        <w:pStyle w:val="ListParagraph"/>
        <w:numPr>
          <w:ilvl w:val="2"/>
          <w:numId w:val="47"/>
        </w:numPr>
        <w:spacing w:line="276" w:lineRule="auto"/>
        <w:ind w:left="1440"/>
        <w:contextualSpacing/>
        <w:jc w:val="both"/>
        <w:rPr>
          <w:lang w:val="vi-VN"/>
        </w:rPr>
      </w:pPr>
      <w:r w:rsidRPr="001A2642">
        <w:rPr>
          <w:lang w:val="vi-VN"/>
        </w:rPr>
        <w:t>“</w:t>
      </w:r>
      <w:r w:rsidR="00F21133" w:rsidRPr="001A2642">
        <w:rPr>
          <w:b/>
          <w:bCs/>
          <w:lang w:val="vi-VN"/>
        </w:rPr>
        <w:t>Dịch Vụ</w:t>
      </w:r>
      <w:r w:rsidRPr="001A2642">
        <w:rPr>
          <w:lang w:val="vi-VN"/>
        </w:rPr>
        <w:t xml:space="preserve">” là các công việc mà Bên B sẽ thực hiện và cam kết cung ứng theo </w:t>
      </w:r>
      <w:r w:rsidR="00AC38C7" w:rsidRPr="001A2642">
        <w:rPr>
          <w:lang w:val="vi-VN"/>
        </w:rPr>
        <w:t>Hợp Đồng</w:t>
      </w:r>
      <w:r w:rsidRPr="001A2642">
        <w:rPr>
          <w:lang w:val="vi-VN"/>
        </w:rPr>
        <w:t xml:space="preserve"> này.</w:t>
      </w:r>
    </w:p>
    <w:p w14:paraId="0E15A020" w14:textId="5A05F744" w:rsidR="0059258B" w:rsidRPr="001A2642" w:rsidRDefault="008B5A1F" w:rsidP="00F21133">
      <w:pPr>
        <w:pStyle w:val="ListParagraph"/>
        <w:numPr>
          <w:ilvl w:val="2"/>
          <w:numId w:val="47"/>
        </w:numPr>
        <w:spacing w:line="276" w:lineRule="auto"/>
        <w:ind w:left="1440"/>
        <w:contextualSpacing/>
        <w:jc w:val="both"/>
        <w:rPr>
          <w:lang w:val="vi-VN"/>
        </w:rPr>
      </w:pPr>
      <w:r w:rsidRPr="001A2642">
        <w:rPr>
          <w:lang w:val="vi-VN"/>
        </w:rPr>
        <w:t>“</w:t>
      </w:r>
      <w:r w:rsidR="00C503B3" w:rsidRPr="001A2642">
        <w:rPr>
          <w:b/>
          <w:bCs/>
          <w:lang w:val="vi-VN"/>
        </w:rPr>
        <w:t>Sự Kiện</w:t>
      </w:r>
      <w:r w:rsidRPr="001A2642">
        <w:rPr>
          <w:lang w:val="vi-VN"/>
        </w:rPr>
        <w:t xml:space="preserve">” </w:t>
      </w:r>
      <w:r w:rsidR="00E065DA" w:rsidRPr="001A2642">
        <w:rPr>
          <w:lang w:val="vi-VN"/>
        </w:rPr>
        <w:t xml:space="preserve">là </w:t>
      </w:r>
      <w:r w:rsidR="00863BF6" w:rsidRPr="001A2642">
        <w:rPr>
          <w:lang w:val="vi-VN"/>
        </w:rPr>
        <w:t>s</w:t>
      </w:r>
      <w:r w:rsidR="00C503B3" w:rsidRPr="001A2642">
        <w:rPr>
          <w:lang w:val="vi-VN"/>
        </w:rPr>
        <w:t xml:space="preserve">ự </w:t>
      </w:r>
      <w:r w:rsidR="00863BF6" w:rsidRPr="001A2642">
        <w:rPr>
          <w:lang w:val="vi-VN"/>
        </w:rPr>
        <w:t>k</w:t>
      </w:r>
      <w:r w:rsidR="00C503B3" w:rsidRPr="001A2642">
        <w:rPr>
          <w:lang w:val="vi-VN"/>
        </w:rPr>
        <w:t>iện</w:t>
      </w:r>
      <w:r w:rsidR="00E065DA" w:rsidRPr="001A2642">
        <w:rPr>
          <w:lang w:val="vi-VN"/>
        </w:rPr>
        <w:t xml:space="preserve"> được tổ chức bởi Bên B theo yêu cầu của Bên A </w:t>
      </w:r>
      <w:r w:rsidR="007964F4" w:rsidRPr="001A2642">
        <w:rPr>
          <w:lang w:val="vi-VN"/>
        </w:rPr>
        <w:t xml:space="preserve">nhằm quảng bá </w:t>
      </w:r>
      <w:r w:rsidR="007825C0" w:rsidRPr="001A2642">
        <w:rPr>
          <w:lang w:val="vi-VN"/>
        </w:rPr>
        <w:t>cho các sản phẩm Bên A phân phối</w:t>
      </w:r>
      <w:r w:rsidR="00405CA5" w:rsidRPr="001A2642">
        <w:rPr>
          <w:lang w:val="vi-VN"/>
        </w:rPr>
        <w:t>.</w:t>
      </w:r>
    </w:p>
    <w:p w14:paraId="6EACB2A8" w14:textId="77777777" w:rsidR="00EA1B70" w:rsidRPr="001A2642" w:rsidRDefault="00B40183" w:rsidP="00F21133">
      <w:pPr>
        <w:pStyle w:val="ListParagraph"/>
        <w:numPr>
          <w:ilvl w:val="2"/>
          <w:numId w:val="47"/>
        </w:numPr>
        <w:spacing w:line="276" w:lineRule="auto"/>
        <w:ind w:left="1440"/>
        <w:contextualSpacing/>
        <w:jc w:val="both"/>
        <w:rPr>
          <w:lang w:val="vi-VN"/>
        </w:rPr>
      </w:pPr>
      <w:r w:rsidRPr="001A2642">
        <w:rPr>
          <w:lang w:val="vi-VN"/>
        </w:rPr>
        <w:t>“</w:t>
      </w:r>
      <w:r w:rsidR="00664D33" w:rsidRPr="001A2642">
        <w:rPr>
          <w:b/>
          <w:bCs/>
          <w:lang w:val="vi-VN"/>
        </w:rPr>
        <w:t>Thành Phẩm</w:t>
      </w:r>
      <w:r w:rsidRPr="001A2642">
        <w:rPr>
          <w:lang w:val="vi-VN"/>
        </w:rPr>
        <w:t xml:space="preserve">” </w:t>
      </w:r>
      <w:r w:rsidR="00EA1B70" w:rsidRPr="001A2642">
        <w:rPr>
          <w:lang w:val="vi-VN"/>
        </w:rPr>
        <w:t xml:space="preserve">là </w:t>
      </w:r>
      <w:r w:rsidR="00EA1B70" w:rsidRPr="001A2642">
        <w:rPr>
          <w:lang w:val="nl-NL"/>
        </w:rPr>
        <w:t xml:space="preserve">các sản phẩm do Bên B tạo ra quá trình thực hiện </w:t>
      </w:r>
      <w:r w:rsidR="00664D33" w:rsidRPr="001A2642">
        <w:rPr>
          <w:lang w:val="nl-NL"/>
        </w:rPr>
        <w:t>Dịch Vụ</w:t>
      </w:r>
      <w:r w:rsidR="00EA1B70" w:rsidRPr="001A2642">
        <w:rPr>
          <w:lang w:val="nl-NL"/>
        </w:rPr>
        <w:t xml:space="preserve"> theo </w:t>
      </w:r>
      <w:r w:rsidR="00AC38C7" w:rsidRPr="001A2642">
        <w:rPr>
          <w:lang w:val="nl-NL"/>
        </w:rPr>
        <w:t>Hợp Đồng</w:t>
      </w:r>
      <w:r w:rsidR="00EA1B70" w:rsidRPr="001A2642">
        <w:rPr>
          <w:lang w:val="nl-NL"/>
        </w:rPr>
        <w:t xml:space="preserve"> này, bao gồm nhưng không giới hạn: hình ảnh, video, tài liệu, thông tin, kết quả công việc.</w:t>
      </w:r>
    </w:p>
    <w:p w14:paraId="724EB85C" w14:textId="466EFE26" w:rsidR="00B40183" w:rsidRPr="001A2642" w:rsidRDefault="00B40183" w:rsidP="00F21133">
      <w:pPr>
        <w:pStyle w:val="ListParagraph"/>
        <w:numPr>
          <w:ilvl w:val="2"/>
          <w:numId w:val="47"/>
        </w:numPr>
        <w:spacing w:line="276" w:lineRule="auto"/>
        <w:ind w:left="1440"/>
        <w:contextualSpacing/>
        <w:jc w:val="both"/>
        <w:rPr>
          <w:lang w:val="vi-VN"/>
        </w:rPr>
      </w:pPr>
      <w:r w:rsidRPr="001A2642">
        <w:rPr>
          <w:lang w:val="vi-VN"/>
        </w:rPr>
        <w:t>“</w:t>
      </w:r>
      <w:r w:rsidR="00C503B3" w:rsidRPr="001A2642">
        <w:rPr>
          <w:b/>
          <w:bCs/>
          <w:lang w:val="vi-VN"/>
        </w:rPr>
        <w:t>Biên Bản Nghiệm Thu Và Thanh Lý Hợp Đồng</w:t>
      </w:r>
      <w:r w:rsidRPr="001A2642">
        <w:rPr>
          <w:lang w:val="vi-VN"/>
        </w:rPr>
        <w:t xml:space="preserve">” là văn bản xác nhận hoàn tất </w:t>
      </w:r>
      <w:r w:rsidR="00AC38C7" w:rsidRPr="001A2642">
        <w:rPr>
          <w:lang w:val="vi-VN"/>
        </w:rPr>
        <w:t>Hợp Đồng</w:t>
      </w:r>
      <w:r w:rsidRPr="001A2642">
        <w:rPr>
          <w:lang w:val="vi-VN"/>
        </w:rPr>
        <w:t xml:space="preserve"> </w:t>
      </w:r>
      <w:r w:rsidR="00664D33" w:rsidRPr="001A2642">
        <w:rPr>
          <w:lang w:val="vi-VN"/>
        </w:rPr>
        <w:t>Dịch Vụ</w:t>
      </w:r>
      <w:r w:rsidRPr="001A2642">
        <w:rPr>
          <w:lang w:val="vi-VN"/>
        </w:rPr>
        <w:t xml:space="preserve"> này. </w:t>
      </w:r>
      <w:r w:rsidR="00C503B3" w:rsidRPr="001A2642">
        <w:rPr>
          <w:lang w:val="vi-VN"/>
        </w:rPr>
        <w:t>Biên Bản Nghiệm Thu Và Thanh Lý Hợp Đồng</w:t>
      </w:r>
      <w:r w:rsidRPr="001A2642">
        <w:rPr>
          <w:lang w:val="vi-VN"/>
        </w:rPr>
        <w:t xml:space="preserve"> sẽ do người đại diện theo pháp luật</w:t>
      </w:r>
      <w:r w:rsidR="00603082" w:rsidRPr="001A2642">
        <w:rPr>
          <w:lang w:val="vi-VN"/>
        </w:rPr>
        <w:t>/</w:t>
      </w:r>
      <w:r w:rsidRPr="001A2642">
        <w:rPr>
          <w:lang w:val="vi-VN"/>
        </w:rPr>
        <w:t>người đại diện theo ủy quyền hợp pháp của mỗi Bên ký kết.</w:t>
      </w:r>
    </w:p>
    <w:p w14:paraId="51039FD3" w14:textId="77777777" w:rsidR="00B40183" w:rsidRPr="001A2642" w:rsidRDefault="00B40183" w:rsidP="00C1326B">
      <w:pPr>
        <w:pStyle w:val="ListParagraph"/>
        <w:numPr>
          <w:ilvl w:val="1"/>
          <w:numId w:val="47"/>
        </w:numPr>
        <w:spacing w:line="276" w:lineRule="auto"/>
        <w:contextualSpacing/>
        <w:outlineLvl w:val="1"/>
        <w:rPr>
          <w:b/>
          <w:bCs/>
          <w:lang w:val="vi-VN"/>
        </w:rPr>
      </w:pPr>
      <w:bookmarkStart w:id="298" w:name="_Toc163831844"/>
      <w:r w:rsidRPr="001A2642">
        <w:rPr>
          <w:b/>
          <w:bCs/>
          <w:lang w:val="vi-VN"/>
        </w:rPr>
        <w:t xml:space="preserve">Nội dung </w:t>
      </w:r>
      <w:r w:rsidR="00AC38C7" w:rsidRPr="001A2642">
        <w:rPr>
          <w:b/>
          <w:bCs/>
          <w:lang w:val="vi-VN"/>
        </w:rPr>
        <w:t>Hợp Đồng</w:t>
      </w:r>
      <w:r w:rsidR="009B3577" w:rsidRPr="001A2642">
        <w:rPr>
          <w:b/>
          <w:bCs/>
          <w:lang w:val="en-US"/>
        </w:rPr>
        <w:t>:</w:t>
      </w:r>
      <w:bookmarkEnd w:id="298"/>
    </w:p>
    <w:p w14:paraId="7FCA85FD" w14:textId="7807030F" w:rsidR="00752A01" w:rsidRPr="001A2642" w:rsidRDefault="00752A01" w:rsidP="00F21133">
      <w:pPr>
        <w:widowControl w:val="0"/>
        <w:spacing w:after="0" w:line="276" w:lineRule="auto"/>
        <w:jc w:val="both"/>
        <w:rPr>
          <w:rFonts w:ascii="Times New Roman" w:hAnsi="Times New Roman"/>
          <w:sz w:val="24"/>
          <w:szCs w:val="24"/>
          <w:lang w:val="vi-VN"/>
        </w:rPr>
      </w:pPr>
      <w:r w:rsidRPr="001A2642">
        <w:rPr>
          <w:rFonts w:ascii="Times New Roman" w:hAnsi="Times New Roman"/>
          <w:sz w:val="24"/>
          <w:szCs w:val="24"/>
          <w:lang w:val="vi-VN"/>
        </w:rPr>
        <w:t xml:space="preserve">Bên A đề nghị và Bên B đồng ý cung cấp </w:t>
      </w:r>
      <w:r w:rsidR="00664D33" w:rsidRPr="001A2642">
        <w:rPr>
          <w:rFonts w:ascii="Times New Roman" w:hAnsi="Times New Roman"/>
          <w:sz w:val="24"/>
          <w:szCs w:val="24"/>
          <w:lang w:val="vi-VN"/>
        </w:rPr>
        <w:t>Dịch Vụ</w:t>
      </w:r>
      <w:r w:rsidRPr="001A2642">
        <w:rPr>
          <w:rFonts w:ascii="Times New Roman" w:hAnsi="Times New Roman"/>
          <w:sz w:val="24"/>
          <w:szCs w:val="24"/>
          <w:lang w:val="vi-VN"/>
        </w:rPr>
        <w:t xml:space="preserve"> tổ chức </w:t>
      </w:r>
      <w:r w:rsidR="00C503B3" w:rsidRPr="001A2642">
        <w:rPr>
          <w:rFonts w:ascii="Times New Roman" w:hAnsi="Times New Roman"/>
          <w:sz w:val="24"/>
          <w:szCs w:val="24"/>
          <w:lang w:val="vi-VN"/>
        </w:rPr>
        <w:t>Sự Kiện</w:t>
      </w:r>
      <w:r w:rsidRPr="001A2642">
        <w:rPr>
          <w:rFonts w:ascii="Times New Roman" w:hAnsi="Times New Roman"/>
          <w:sz w:val="24"/>
          <w:szCs w:val="24"/>
          <w:lang w:val="vi-VN"/>
        </w:rPr>
        <w:t xml:space="preserve">, bao gồm </w:t>
      </w:r>
      <w:r w:rsidR="00FE2682" w:rsidRPr="001A2642">
        <w:rPr>
          <w:rFonts w:ascii="Times New Roman" w:hAnsi="Times New Roman"/>
          <w:color w:val="000000"/>
          <w:sz w:val="24"/>
          <w:szCs w:val="24"/>
          <w:lang w:val="vi-VN"/>
        </w:rPr>
        <w:t xml:space="preserve">nhưng không giới hạn: </w:t>
      </w:r>
      <w:r w:rsidRPr="001A2642">
        <w:rPr>
          <w:rFonts w:ascii="Times New Roman" w:hAnsi="Times New Roman"/>
          <w:color w:val="000000"/>
          <w:sz w:val="24"/>
          <w:szCs w:val="24"/>
          <w:lang w:val="vi-VN"/>
        </w:rPr>
        <w:t>sản xuất, lắp đặt trang thiết bị, cung cấp nhân sự và quảng cáo trực tuyế</w:t>
      </w:r>
      <w:r w:rsidR="00FE2682" w:rsidRPr="001A2642">
        <w:rPr>
          <w:rFonts w:ascii="Times New Roman" w:hAnsi="Times New Roman"/>
          <w:color w:val="000000"/>
          <w:sz w:val="24"/>
          <w:szCs w:val="24"/>
          <w:lang w:val="vi-VN"/>
        </w:rPr>
        <w:t>n</w:t>
      </w:r>
      <w:r w:rsidRPr="001A2642">
        <w:rPr>
          <w:rFonts w:ascii="Times New Roman" w:hAnsi="Times New Roman"/>
          <w:color w:val="000000"/>
          <w:sz w:val="24"/>
          <w:szCs w:val="24"/>
          <w:lang w:val="vi-VN"/>
        </w:rPr>
        <w:t xml:space="preserve"> </w:t>
      </w:r>
      <w:r w:rsidRPr="001A2642">
        <w:rPr>
          <w:rFonts w:ascii="Times New Roman" w:hAnsi="Times New Roman"/>
          <w:sz w:val="24"/>
          <w:szCs w:val="24"/>
          <w:lang w:val="vi-VN"/>
        </w:rPr>
        <w:t xml:space="preserve">cho </w:t>
      </w:r>
      <w:r w:rsidR="00C503B3" w:rsidRPr="001A2642">
        <w:rPr>
          <w:rFonts w:ascii="Times New Roman" w:hAnsi="Times New Roman"/>
          <w:sz w:val="24"/>
          <w:szCs w:val="24"/>
          <w:lang w:val="vi-VN"/>
        </w:rPr>
        <w:t>Sự Kiện</w:t>
      </w:r>
      <w:r w:rsidRPr="001A2642">
        <w:rPr>
          <w:rFonts w:ascii="Times New Roman" w:hAnsi="Times New Roman"/>
          <w:sz w:val="24"/>
          <w:szCs w:val="24"/>
          <w:lang w:val="vi-VN"/>
        </w:rPr>
        <w:t xml:space="preserve"> của Bên A</w:t>
      </w:r>
      <w:r w:rsidRPr="001A2642">
        <w:rPr>
          <w:rFonts w:ascii="Times New Roman" w:hAnsi="Times New Roman"/>
          <w:noProof/>
          <w:sz w:val="24"/>
          <w:szCs w:val="24"/>
          <w:lang w:val="vi-VN"/>
        </w:rPr>
        <w:t xml:space="preserve"> được quy định lần lượt tại Điều 1 và Điều 3 </w:t>
      </w:r>
      <w:r w:rsidR="00337EDC" w:rsidRPr="001A2642">
        <w:rPr>
          <w:rFonts w:ascii="Times New Roman" w:hAnsi="Times New Roman"/>
          <w:b/>
          <w:bCs/>
          <w:noProof/>
          <w:sz w:val="24"/>
          <w:szCs w:val="24"/>
          <w:lang w:val="vi-VN"/>
        </w:rPr>
        <w:t>Phụ Lục 1 – Chi Tiết Các Hạng Mục Công Việc</w:t>
      </w:r>
      <w:r w:rsidRPr="001A2642">
        <w:rPr>
          <w:rFonts w:ascii="Times New Roman" w:hAnsi="Times New Roman"/>
          <w:noProof/>
          <w:sz w:val="24"/>
          <w:szCs w:val="24"/>
          <w:lang w:val="vi-VN"/>
        </w:rPr>
        <w:t>.</w:t>
      </w:r>
    </w:p>
    <w:p w14:paraId="178348C1" w14:textId="77777777" w:rsidR="00752A01" w:rsidRPr="001A2642" w:rsidRDefault="00752A01" w:rsidP="00842595">
      <w:pPr>
        <w:pStyle w:val="Heading1"/>
        <w:rPr>
          <w:rFonts w:ascii="Times New Roman" w:hAnsi="Times New Roman" w:cs="Times New Roman"/>
          <w:b/>
          <w:bCs/>
          <w:color w:val="auto"/>
          <w:sz w:val="24"/>
          <w:szCs w:val="24"/>
          <w:lang w:val="vi-VN"/>
        </w:rPr>
      </w:pPr>
      <w:bookmarkStart w:id="299" w:name="_Toc163831845"/>
      <w:r w:rsidRPr="001A2642">
        <w:rPr>
          <w:rFonts w:ascii="Times New Roman" w:hAnsi="Times New Roman" w:cs="Times New Roman"/>
          <w:b/>
          <w:bCs/>
          <w:color w:val="auto"/>
          <w:sz w:val="24"/>
          <w:szCs w:val="24"/>
          <w:lang w:val="vi-VN"/>
        </w:rPr>
        <w:t xml:space="preserve">ĐIỀU 2. GIÁ TRỊ </w:t>
      </w:r>
      <w:r w:rsidR="00AC38C7" w:rsidRPr="001A2642">
        <w:rPr>
          <w:rFonts w:ascii="Times New Roman" w:hAnsi="Times New Roman" w:cs="Times New Roman"/>
          <w:b/>
          <w:bCs/>
          <w:color w:val="auto"/>
          <w:sz w:val="24"/>
          <w:szCs w:val="24"/>
          <w:lang w:val="vi-VN"/>
        </w:rPr>
        <w:t>HỢP ĐỒNG</w:t>
      </w:r>
      <w:r w:rsidRPr="001A2642">
        <w:rPr>
          <w:rFonts w:ascii="Times New Roman" w:hAnsi="Times New Roman" w:cs="Times New Roman"/>
          <w:b/>
          <w:bCs/>
          <w:color w:val="auto"/>
          <w:sz w:val="24"/>
          <w:szCs w:val="24"/>
          <w:lang w:val="vi-VN"/>
        </w:rPr>
        <w:t xml:space="preserve"> VÀ PHƯƠNG THỨC THANH TOÁN</w:t>
      </w:r>
      <w:bookmarkEnd w:id="299"/>
    </w:p>
    <w:p w14:paraId="228AC1BF" w14:textId="77777777" w:rsidR="00752A01" w:rsidRPr="001A2642" w:rsidRDefault="00752A01" w:rsidP="0062536B">
      <w:pPr>
        <w:keepLines/>
        <w:widowControl w:val="0"/>
        <w:numPr>
          <w:ilvl w:val="0"/>
          <w:numId w:val="2"/>
        </w:numPr>
        <w:spacing w:after="0" w:line="276" w:lineRule="auto"/>
        <w:ind w:hanging="720"/>
        <w:jc w:val="both"/>
        <w:rPr>
          <w:rFonts w:ascii="Times New Roman" w:hAnsi="Times New Roman"/>
          <w:sz w:val="24"/>
          <w:szCs w:val="24"/>
        </w:rPr>
      </w:pPr>
      <w:bookmarkStart w:id="300" w:name="_Hlk157002354"/>
      <w:r w:rsidRPr="001A2642">
        <w:rPr>
          <w:rFonts w:ascii="Times New Roman" w:hAnsi="Times New Roman"/>
          <w:b/>
          <w:sz w:val="24"/>
          <w:szCs w:val="24"/>
        </w:rPr>
        <w:t xml:space="preserve">Giá trị </w:t>
      </w:r>
      <w:r w:rsidR="00AC38C7" w:rsidRPr="001A2642">
        <w:rPr>
          <w:rFonts w:ascii="Times New Roman" w:hAnsi="Times New Roman"/>
          <w:b/>
          <w:sz w:val="24"/>
          <w:szCs w:val="24"/>
          <w:lang w:val="nl-NL"/>
        </w:rPr>
        <w:t>Hợp</w:t>
      </w:r>
      <w:r w:rsidR="00AC38C7" w:rsidRPr="001A2642">
        <w:rPr>
          <w:rFonts w:ascii="Times New Roman" w:hAnsi="Times New Roman"/>
          <w:b/>
          <w:sz w:val="24"/>
          <w:szCs w:val="24"/>
        </w:rPr>
        <w:t xml:space="preserve"> Đồng</w:t>
      </w:r>
      <w:r w:rsidR="00BF3283" w:rsidRPr="001A2642">
        <w:rPr>
          <w:rFonts w:ascii="Times New Roman" w:hAnsi="Times New Roman"/>
          <w:b/>
          <w:sz w:val="24"/>
          <w:szCs w:val="24"/>
        </w:rPr>
        <w:t>:</w:t>
      </w:r>
    </w:p>
    <w:p w14:paraId="4037879D" w14:textId="5FA25C8C" w:rsidR="00752A01" w:rsidRPr="001A2642" w:rsidRDefault="00752A01" w:rsidP="00F21133">
      <w:pPr>
        <w:pStyle w:val="ListParagraph"/>
        <w:numPr>
          <w:ilvl w:val="1"/>
          <w:numId w:val="7"/>
        </w:numPr>
        <w:spacing w:line="276" w:lineRule="auto"/>
        <w:ind w:left="1418" w:hanging="709"/>
        <w:jc w:val="both"/>
        <w:rPr>
          <w:lang w:val="nl-NL"/>
        </w:rPr>
      </w:pPr>
      <w:r w:rsidRPr="001A2642">
        <w:rPr>
          <w:lang w:val="nl-NL"/>
        </w:rPr>
        <w:t xml:space="preserve">Giá trị </w:t>
      </w:r>
      <w:r w:rsidR="00AC38C7" w:rsidRPr="001A2642">
        <w:rPr>
          <w:lang w:val="nl-NL"/>
        </w:rPr>
        <w:t>Hợp Đồng</w:t>
      </w:r>
      <w:r w:rsidRPr="001A2642">
        <w:rPr>
          <w:lang w:val="nl-NL"/>
        </w:rPr>
        <w:t xml:space="preserve">: được quy định tại Điều 1 </w:t>
      </w:r>
      <w:r w:rsidR="00764EFA" w:rsidRPr="001A2642">
        <w:rPr>
          <w:b/>
          <w:bCs/>
          <w:lang w:val="nl-NL"/>
        </w:rPr>
        <w:t xml:space="preserve">Phụ Lục 2 – </w:t>
      </w:r>
      <w:r w:rsidR="003837AF" w:rsidRPr="001A2642">
        <w:rPr>
          <w:b/>
          <w:bCs/>
          <w:lang w:val="nl-NL"/>
        </w:rPr>
        <w:t>Giá Trị Hợp Đồng Và Thanh Toán</w:t>
      </w:r>
      <w:r w:rsidRPr="001A2642">
        <w:rPr>
          <w:b/>
          <w:bCs/>
          <w:lang w:val="nl-NL"/>
        </w:rPr>
        <w:t>.</w:t>
      </w:r>
      <w:r w:rsidRPr="001A2642">
        <w:rPr>
          <w:lang w:val="nl-NL"/>
        </w:rPr>
        <w:t xml:space="preserve">  </w:t>
      </w:r>
    </w:p>
    <w:bookmarkEnd w:id="300"/>
    <w:p w14:paraId="2D5A79F6" w14:textId="0D76A7B0" w:rsidR="00752A01" w:rsidRPr="001A2642" w:rsidRDefault="00752A01" w:rsidP="00F21133">
      <w:pPr>
        <w:pStyle w:val="ListParagraph"/>
        <w:numPr>
          <w:ilvl w:val="1"/>
          <w:numId w:val="7"/>
        </w:numPr>
        <w:spacing w:line="276" w:lineRule="auto"/>
        <w:ind w:left="1418" w:hanging="709"/>
        <w:jc w:val="both"/>
        <w:rPr>
          <w:lang w:val="nl-NL"/>
        </w:rPr>
      </w:pPr>
      <w:r w:rsidRPr="001A2642">
        <w:rPr>
          <w:lang w:val="vi-VN"/>
        </w:rPr>
        <w:t xml:space="preserve">Giá trị </w:t>
      </w:r>
      <w:r w:rsidR="00AC38C7" w:rsidRPr="001A2642">
        <w:rPr>
          <w:lang w:val="vi-VN"/>
        </w:rPr>
        <w:t>Hợp Đồng</w:t>
      </w:r>
      <w:r w:rsidRPr="001A2642">
        <w:rPr>
          <w:lang w:val="vi-VN"/>
        </w:rPr>
        <w:t xml:space="preserve"> là trọn gói và cố định, đã bao gồm thuế GTGT, thuế thu nhập </w:t>
      </w:r>
      <w:r w:rsidRPr="001A2642">
        <w:rPr>
          <w:lang w:val="nl-NL"/>
        </w:rPr>
        <w:t>cá nhân, thuế nhà thầu và các chi phí liên quan</w:t>
      </w:r>
      <w:r w:rsidR="00E557BF" w:rsidRPr="001A2642">
        <w:rPr>
          <w:lang w:val="nl-NL"/>
        </w:rPr>
        <w:t xml:space="preserve"> (nếu có)</w:t>
      </w:r>
      <w:r w:rsidRPr="001A2642">
        <w:rPr>
          <w:lang w:val="nl-NL"/>
        </w:rPr>
        <w:t xml:space="preserve">. </w:t>
      </w:r>
      <w:bookmarkStart w:id="301" w:name="_Hlk156893393"/>
    </w:p>
    <w:p w14:paraId="0305A9BD" w14:textId="34550436" w:rsidR="00752A01" w:rsidRPr="001A2642" w:rsidRDefault="00752A01" w:rsidP="00F21133">
      <w:pPr>
        <w:pStyle w:val="ListParagraph"/>
        <w:numPr>
          <w:ilvl w:val="1"/>
          <w:numId w:val="7"/>
        </w:numPr>
        <w:spacing w:line="276" w:lineRule="auto"/>
        <w:ind w:left="1418" w:hanging="709"/>
        <w:jc w:val="both"/>
        <w:rPr>
          <w:lang w:val="nl-NL"/>
        </w:rPr>
      </w:pPr>
      <w:r w:rsidRPr="001A2642">
        <w:rPr>
          <w:lang w:val="nl-NL"/>
        </w:rPr>
        <w:t>Trong trường hợp phát sinh hoặc thay đổi hạng mục công việc dẫn đến thay đổi giá</w:t>
      </w:r>
      <w:r w:rsidRPr="001A2642">
        <w:rPr>
          <w:lang w:val="vi-VN"/>
        </w:rPr>
        <w:t xml:space="preserve"> trị hoặc nội dung </w:t>
      </w:r>
      <w:r w:rsidR="00AC38C7" w:rsidRPr="001A2642">
        <w:rPr>
          <w:lang w:val="vi-VN"/>
        </w:rPr>
        <w:t>Hợp Đồng</w:t>
      </w:r>
      <w:r w:rsidRPr="001A2642">
        <w:rPr>
          <w:lang w:val="vi-VN"/>
        </w:rPr>
        <w:t xml:space="preserve"> thì </w:t>
      </w:r>
      <w:r w:rsidR="009E051D" w:rsidRPr="001A2642">
        <w:rPr>
          <w:lang w:val="vi-VN"/>
        </w:rPr>
        <w:t>Các Bên</w:t>
      </w:r>
      <w:r w:rsidRPr="001A2642">
        <w:rPr>
          <w:lang w:val="vi-VN"/>
        </w:rPr>
        <w:t xml:space="preserve"> sẽ bàn bạc để thống nhất và ký kết Phụ lục điều chỉnh và cập nhật lại giá trị </w:t>
      </w:r>
      <w:r w:rsidR="00AC38C7" w:rsidRPr="001A2642">
        <w:rPr>
          <w:lang w:val="vi-VN"/>
        </w:rPr>
        <w:t>Hợp Đồng</w:t>
      </w:r>
      <w:r w:rsidRPr="001A2642">
        <w:rPr>
          <w:lang w:val="vi-VN"/>
        </w:rPr>
        <w:t xml:space="preserve"> mới trước khi thực hiện. </w:t>
      </w:r>
      <w:bookmarkEnd w:id="301"/>
    </w:p>
    <w:p w14:paraId="0B4D6332" w14:textId="77777777" w:rsidR="00752A01" w:rsidRPr="001A2642" w:rsidRDefault="00752A01" w:rsidP="0062536B">
      <w:pPr>
        <w:keepLines/>
        <w:widowControl w:val="0"/>
        <w:numPr>
          <w:ilvl w:val="0"/>
          <w:numId w:val="2"/>
        </w:numPr>
        <w:spacing w:after="0" w:line="276" w:lineRule="auto"/>
        <w:ind w:hanging="720"/>
        <w:jc w:val="both"/>
        <w:rPr>
          <w:rFonts w:ascii="Times New Roman" w:hAnsi="Times New Roman"/>
          <w:b/>
          <w:sz w:val="24"/>
          <w:szCs w:val="24"/>
          <w:lang w:val="nl-NL"/>
        </w:rPr>
      </w:pPr>
      <w:r w:rsidRPr="001A2642">
        <w:rPr>
          <w:rFonts w:ascii="Times New Roman" w:hAnsi="Times New Roman"/>
          <w:b/>
          <w:sz w:val="24"/>
          <w:szCs w:val="24"/>
          <w:lang w:val="nl-NL"/>
        </w:rPr>
        <w:t xml:space="preserve">Phương </w:t>
      </w:r>
      <w:r w:rsidRPr="001A2642">
        <w:rPr>
          <w:rFonts w:ascii="Times New Roman" w:hAnsi="Times New Roman"/>
          <w:b/>
          <w:sz w:val="24"/>
          <w:szCs w:val="24"/>
        </w:rPr>
        <w:t>thức</w:t>
      </w:r>
      <w:r w:rsidRPr="001A2642">
        <w:rPr>
          <w:rFonts w:ascii="Times New Roman" w:hAnsi="Times New Roman"/>
          <w:b/>
          <w:sz w:val="24"/>
          <w:szCs w:val="24"/>
          <w:lang w:val="nl-NL"/>
        </w:rPr>
        <w:t xml:space="preserve"> thanh toán</w:t>
      </w:r>
      <w:r w:rsidR="004063AE" w:rsidRPr="001A2642">
        <w:rPr>
          <w:rFonts w:ascii="Times New Roman" w:hAnsi="Times New Roman"/>
          <w:b/>
          <w:sz w:val="24"/>
          <w:szCs w:val="24"/>
          <w:lang w:val="nl-NL"/>
        </w:rPr>
        <w:t>:</w:t>
      </w:r>
    </w:p>
    <w:p w14:paraId="32E33D19" w14:textId="15277B01" w:rsidR="00752A01" w:rsidRPr="001A2642" w:rsidRDefault="00752A01" w:rsidP="00F21133">
      <w:pPr>
        <w:pStyle w:val="ListParagraph"/>
        <w:keepLines/>
        <w:widowControl w:val="0"/>
        <w:numPr>
          <w:ilvl w:val="0"/>
          <w:numId w:val="8"/>
        </w:numPr>
        <w:spacing w:line="276" w:lineRule="auto"/>
        <w:ind w:left="1418" w:hanging="709"/>
        <w:jc w:val="both"/>
        <w:rPr>
          <w:bCs/>
          <w:lang w:val="nl-NL"/>
        </w:rPr>
      </w:pPr>
      <w:r w:rsidRPr="001A2642">
        <w:rPr>
          <w:lang w:val="nl-NL"/>
        </w:rPr>
        <w:t xml:space="preserve">Với điều kiện Bên B đáp ứng đầy đủ các điều kiện thanh toán, </w:t>
      </w:r>
      <w:r w:rsidRPr="001A2642">
        <w:rPr>
          <w:bCs/>
          <w:lang w:val="nl-NL"/>
        </w:rPr>
        <w:t xml:space="preserve">Bên A sẽ thanh toán cho Bên B theo (các) đợt quy định tại </w:t>
      </w:r>
      <w:r w:rsidRPr="001A2642">
        <w:t>Điều 2</w:t>
      </w:r>
      <w:r w:rsidRPr="001A2642">
        <w:rPr>
          <w:b/>
          <w:bCs/>
        </w:rPr>
        <w:t xml:space="preserve"> </w:t>
      </w:r>
      <w:r w:rsidR="00764EFA" w:rsidRPr="001A2642">
        <w:rPr>
          <w:b/>
          <w:bCs/>
        </w:rPr>
        <w:t xml:space="preserve">Phụ Lục 2 – </w:t>
      </w:r>
      <w:r w:rsidR="003837AF" w:rsidRPr="001A2642">
        <w:rPr>
          <w:b/>
          <w:bCs/>
        </w:rPr>
        <w:t>Giá Trị Hợp Đồng Và Thanh Toán</w:t>
      </w:r>
      <w:r w:rsidRPr="001A2642">
        <w:rPr>
          <w:lang w:val="nl-NL"/>
        </w:rPr>
        <w:t xml:space="preserve">.  </w:t>
      </w:r>
    </w:p>
    <w:p w14:paraId="52ABC0F0" w14:textId="5D7AB62C" w:rsidR="00752A01" w:rsidRPr="001A2642" w:rsidRDefault="00752A01" w:rsidP="00F21133">
      <w:pPr>
        <w:pStyle w:val="ListParagraph"/>
        <w:keepLines/>
        <w:widowControl w:val="0"/>
        <w:numPr>
          <w:ilvl w:val="0"/>
          <w:numId w:val="8"/>
        </w:numPr>
        <w:spacing w:line="276" w:lineRule="auto"/>
        <w:ind w:left="1418" w:hanging="709"/>
        <w:jc w:val="both"/>
        <w:rPr>
          <w:lang w:val="nl-NL"/>
        </w:rPr>
      </w:pPr>
      <w:bookmarkStart w:id="302" w:name="_Hlk157002441"/>
      <w:r w:rsidRPr="001A2642">
        <w:rPr>
          <w:bCs/>
          <w:lang w:val="nl-NL"/>
        </w:rPr>
        <w:t>Hình thức thanh toán:</w:t>
      </w:r>
      <w:r w:rsidRPr="001A2642">
        <w:rPr>
          <w:lang w:val="nl-NL"/>
        </w:rPr>
        <w:t xml:space="preserve"> Bên A thanh toán bằng cách chuyển </w:t>
      </w:r>
      <w:r w:rsidRPr="001A2642">
        <w:rPr>
          <w:bCs/>
          <w:lang w:val="nl-NL"/>
        </w:rPr>
        <w:t>khoản</w:t>
      </w:r>
      <w:r w:rsidRPr="001A2642">
        <w:rPr>
          <w:lang w:val="nl-NL"/>
        </w:rPr>
        <w:t xml:space="preserve"> bằng tiền đồng Việt Nam vào tài khoản của Bên B theo thông tin tại </w:t>
      </w:r>
      <w:r w:rsidRPr="001A2642">
        <w:t>Điều 2</w:t>
      </w:r>
      <w:r w:rsidRPr="001A2642">
        <w:rPr>
          <w:b/>
          <w:bCs/>
        </w:rPr>
        <w:t xml:space="preserve"> </w:t>
      </w:r>
      <w:r w:rsidR="00764EFA" w:rsidRPr="001A2642">
        <w:rPr>
          <w:b/>
          <w:bCs/>
        </w:rPr>
        <w:t xml:space="preserve">Phụ Lục 2 – </w:t>
      </w:r>
      <w:r w:rsidR="003837AF" w:rsidRPr="001A2642">
        <w:rPr>
          <w:b/>
          <w:bCs/>
        </w:rPr>
        <w:t>Giá Trị Hợp Đồng Và Thanh Toán</w:t>
      </w:r>
      <w:r w:rsidRPr="001A2642">
        <w:rPr>
          <w:b/>
          <w:bCs/>
        </w:rPr>
        <w:t>.</w:t>
      </w:r>
    </w:p>
    <w:p w14:paraId="2215921D" w14:textId="77777777" w:rsidR="00752A01" w:rsidRPr="001A2642" w:rsidRDefault="009E051D" w:rsidP="00E201C0">
      <w:pPr>
        <w:pStyle w:val="ListParagraph"/>
        <w:keepLines/>
        <w:widowControl w:val="0"/>
        <w:numPr>
          <w:ilvl w:val="0"/>
          <w:numId w:val="8"/>
        </w:numPr>
        <w:spacing w:line="276" w:lineRule="auto"/>
        <w:ind w:left="1412" w:hanging="706"/>
        <w:jc w:val="both"/>
        <w:rPr>
          <w:lang w:val="nl-NL"/>
        </w:rPr>
      </w:pPr>
      <w:bookmarkStart w:id="303" w:name="_Hlk156894083"/>
      <w:r w:rsidRPr="001A2642">
        <w:rPr>
          <w:lang w:val="nl-NL"/>
        </w:rPr>
        <w:lastRenderedPageBreak/>
        <w:t>Các Bên</w:t>
      </w:r>
      <w:r w:rsidR="00752A01" w:rsidRPr="001A2642">
        <w:rPr>
          <w:lang w:val="nl-NL"/>
        </w:rPr>
        <w:t xml:space="preserve"> tại đây đồng ý rằng, trước khi thực hiện bất kỳ khoản thanh toán nào cho Bên B theo </w:t>
      </w:r>
      <w:r w:rsidR="00AC38C7" w:rsidRPr="001A2642">
        <w:rPr>
          <w:lang w:val="nl-NL"/>
        </w:rPr>
        <w:t>Hợp Đồng</w:t>
      </w:r>
      <w:r w:rsidR="00752A01" w:rsidRPr="001A2642">
        <w:rPr>
          <w:lang w:val="nl-NL"/>
        </w:rPr>
        <w:t xml:space="preserve"> này, Bên A có quyền khấu trừ lại tất cả các khoản tiền phạt vi phạm hoặc bồi thường thiệt hại hoặc các khoản tiền khác mà Bên B có nghĩa vụ phải thanh toán cho Bên A theo quy định của </w:t>
      </w:r>
      <w:r w:rsidR="00AC38C7" w:rsidRPr="001A2642">
        <w:rPr>
          <w:lang w:val="nl-NL"/>
        </w:rPr>
        <w:t>Hợp Đồng</w:t>
      </w:r>
      <w:r w:rsidR="00752A01" w:rsidRPr="001A2642">
        <w:rPr>
          <w:lang w:val="nl-NL"/>
        </w:rPr>
        <w:t xml:space="preserve"> này, sau khi </w:t>
      </w:r>
      <w:r w:rsidRPr="001A2642">
        <w:rPr>
          <w:lang w:val="nl-NL"/>
        </w:rPr>
        <w:t>Các Bên</w:t>
      </w:r>
      <w:r w:rsidR="00752A01" w:rsidRPr="001A2642">
        <w:rPr>
          <w:lang w:val="nl-NL"/>
        </w:rPr>
        <w:t xml:space="preserve"> thống nhất bằng văn bản. </w:t>
      </w:r>
    </w:p>
    <w:bookmarkEnd w:id="303"/>
    <w:p w14:paraId="3093394E" w14:textId="77777777" w:rsidR="00752A01" w:rsidRPr="001A2642" w:rsidRDefault="00752A01" w:rsidP="00F21133">
      <w:pPr>
        <w:pStyle w:val="ListParagraph"/>
        <w:widowControl w:val="0"/>
        <w:numPr>
          <w:ilvl w:val="0"/>
          <w:numId w:val="8"/>
        </w:numPr>
        <w:spacing w:line="276" w:lineRule="auto"/>
        <w:ind w:left="1418" w:hanging="709"/>
        <w:jc w:val="both"/>
        <w:rPr>
          <w:lang w:val="nl-NL"/>
        </w:rPr>
      </w:pPr>
      <w:r w:rsidRPr="001A2642">
        <w:rPr>
          <w:lang w:val="nl-NL"/>
        </w:rPr>
        <w:t xml:space="preserve">Mỗi bên sẽ tự chịu trách nhiệm thanh toán phí ngân hàng có liên quan (nếu có). </w:t>
      </w:r>
    </w:p>
    <w:p w14:paraId="1B0A25DA" w14:textId="1F6838E8" w:rsidR="00752A01" w:rsidRPr="001A2642" w:rsidRDefault="00752A01" w:rsidP="00F21133">
      <w:pPr>
        <w:pStyle w:val="ListParagraph"/>
        <w:widowControl w:val="0"/>
        <w:numPr>
          <w:ilvl w:val="0"/>
          <w:numId w:val="8"/>
        </w:numPr>
        <w:spacing w:line="276" w:lineRule="auto"/>
        <w:ind w:left="1418" w:hanging="709"/>
        <w:jc w:val="both"/>
        <w:rPr>
          <w:lang w:val="nl-NL"/>
        </w:rPr>
      </w:pPr>
      <w:bookmarkStart w:id="304" w:name="_Hlk160876808"/>
      <w:r w:rsidRPr="001A2642">
        <w:rPr>
          <w:lang w:val="nl-NL"/>
        </w:rPr>
        <w:t xml:space="preserve">Thông tin xuất hóa đơn của Bên A: được quy định tại </w:t>
      </w:r>
      <w:r w:rsidRPr="001A2642">
        <w:t>Điều 2</w:t>
      </w:r>
      <w:r w:rsidRPr="001A2642">
        <w:rPr>
          <w:b/>
          <w:bCs/>
        </w:rPr>
        <w:t xml:space="preserve"> </w:t>
      </w:r>
      <w:r w:rsidR="00764EFA" w:rsidRPr="001A2642">
        <w:rPr>
          <w:b/>
          <w:bCs/>
        </w:rPr>
        <w:t xml:space="preserve">Phụ Lục 2 – </w:t>
      </w:r>
      <w:r w:rsidR="003837AF" w:rsidRPr="001A2642">
        <w:rPr>
          <w:b/>
          <w:bCs/>
        </w:rPr>
        <w:t>Giá Trị Hợp Đồng Và Thanh Toán</w:t>
      </w:r>
      <w:r w:rsidRPr="001A2642">
        <w:rPr>
          <w:b/>
          <w:bCs/>
        </w:rPr>
        <w:t>.</w:t>
      </w:r>
    </w:p>
    <w:p w14:paraId="6F5ADEBB" w14:textId="77777777" w:rsidR="00752A01" w:rsidRPr="001A2642" w:rsidRDefault="00752A01" w:rsidP="00AD1D2C">
      <w:pPr>
        <w:pStyle w:val="ListParagraph"/>
        <w:widowControl w:val="0"/>
        <w:tabs>
          <w:tab w:val="left" w:pos="720"/>
        </w:tabs>
        <w:spacing w:before="240" w:line="276" w:lineRule="auto"/>
        <w:ind w:left="0"/>
        <w:jc w:val="both"/>
        <w:outlineLvl w:val="0"/>
        <w:rPr>
          <w:b/>
          <w:color w:val="000000"/>
          <w:lang w:val="nl-NL"/>
        </w:rPr>
      </w:pPr>
      <w:bookmarkStart w:id="305" w:name="_Toc163831846"/>
      <w:bookmarkEnd w:id="302"/>
      <w:bookmarkEnd w:id="304"/>
      <w:r w:rsidRPr="001A2642">
        <w:rPr>
          <w:b/>
          <w:color w:val="000000"/>
          <w:lang w:val="nl-NL"/>
        </w:rPr>
        <w:t xml:space="preserve">ĐIỀU 3. THỜI GIAN VÀ ĐỊA ĐIỂM THỰC HIỆN </w:t>
      </w:r>
      <w:r w:rsidR="00664D33" w:rsidRPr="001A2642">
        <w:rPr>
          <w:b/>
          <w:color w:val="000000"/>
          <w:lang w:val="nl-NL"/>
        </w:rPr>
        <w:t>DỊCH VỤ</w:t>
      </w:r>
      <w:bookmarkEnd w:id="305"/>
    </w:p>
    <w:p w14:paraId="0C1F912A" w14:textId="69977796" w:rsidR="00752A01" w:rsidRPr="001A2642" w:rsidRDefault="00752A01" w:rsidP="00F21133">
      <w:pPr>
        <w:pStyle w:val="ListParagraph"/>
        <w:widowControl w:val="0"/>
        <w:numPr>
          <w:ilvl w:val="0"/>
          <w:numId w:val="9"/>
        </w:numPr>
        <w:spacing w:line="276" w:lineRule="auto"/>
        <w:ind w:hanging="720"/>
        <w:jc w:val="both"/>
        <w:rPr>
          <w:bCs/>
          <w:lang w:val="nl-NL"/>
        </w:rPr>
      </w:pPr>
      <w:r w:rsidRPr="001A2642">
        <w:rPr>
          <w:bCs/>
          <w:lang w:val="nl-NL"/>
        </w:rPr>
        <w:t xml:space="preserve">Thời gian thực hiện từng hạng mục </w:t>
      </w:r>
      <w:r w:rsidR="00664D33" w:rsidRPr="001A2642">
        <w:rPr>
          <w:bCs/>
          <w:lang w:val="nl-NL"/>
        </w:rPr>
        <w:t>Dịch Vụ</w:t>
      </w:r>
      <w:r w:rsidRPr="001A2642">
        <w:rPr>
          <w:bCs/>
          <w:lang w:val="nl-NL"/>
        </w:rPr>
        <w:t xml:space="preserve">: được quy định tại </w:t>
      </w:r>
      <w:r w:rsidRPr="001A2642">
        <w:rPr>
          <w:noProof/>
          <w:lang w:val="nl-NL"/>
        </w:rPr>
        <w:t>Điều 2</w:t>
      </w:r>
      <w:r w:rsidRPr="001A2642">
        <w:rPr>
          <w:noProof/>
        </w:rPr>
        <w:t xml:space="preserve"> </w:t>
      </w:r>
      <w:r w:rsidR="00337EDC" w:rsidRPr="001A2642">
        <w:rPr>
          <w:b/>
          <w:bCs/>
          <w:noProof/>
        </w:rPr>
        <w:t>Phụ Lục 1 – Chi Tiết Các Hạng Mục Công Việc</w:t>
      </w:r>
      <w:r w:rsidRPr="001A2642">
        <w:rPr>
          <w:noProof/>
        </w:rPr>
        <w:t>.</w:t>
      </w:r>
    </w:p>
    <w:p w14:paraId="3210BB05" w14:textId="528DCE99" w:rsidR="00752A01" w:rsidRPr="001A2642" w:rsidRDefault="00752A01" w:rsidP="00F21133">
      <w:pPr>
        <w:pStyle w:val="ListParagraph"/>
        <w:widowControl w:val="0"/>
        <w:numPr>
          <w:ilvl w:val="0"/>
          <w:numId w:val="9"/>
        </w:numPr>
        <w:spacing w:line="276" w:lineRule="auto"/>
        <w:ind w:hanging="720"/>
        <w:jc w:val="both"/>
        <w:rPr>
          <w:noProof/>
        </w:rPr>
      </w:pPr>
      <w:r w:rsidRPr="001A2642">
        <w:rPr>
          <w:bCs/>
          <w:lang w:val="nl-NL"/>
        </w:rPr>
        <w:t xml:space="preserve">Địa điểm thực hiện </w:t>
      </w:r>
      <w:r w:rsidR="00664D33" w:rsidRPr="001A2642">
        <w:rPr>
          <w:bCs/>
          <w:lang w:val="nl-NL"/>
        </w:rPr>
        <w:t>Dịch Vụ</w:t>
      </w:r>
      <w:r w:rsidRPr="001A2642">
        <w:rPr>
          <w:bCs/>
          <w:lang w:val="nl-NL"/>
        </w:rPr>
        <w:t xml:space="preserve">: được quy định tại </w:t>
      </w:r>
      <w:r w:rsidRPr="001A2642">
        <w:rPr>
          <w:noProof/>
          <w:lang w:val="nl-NL"/>
        </w:rPr>
        <w:t>Điều 1</w:t>
      </w:r>
      <w:r w:rsidRPr="001A2642">
        <w:rPr>
          <w:noProof/>
        </w:rPr>
        <w:t xml:space="preserve"> </w:t>
      </w:r>
      <w:r w:rsidR="00337EDC" w:rsidRPr="001A2642">
        <w:rPr>
          <w:b/>
          <w:bCs/>
          <w:noProof/>
        </w:rPr>
        <w:t>Phụ Lục 1 – Chi Tiết Các Hạng Mục Công Việc</w:t>
      </w:r>
      <w:r w:rsidRPr="001A2642">
        <w:rPr>
          <w:noProof/>
        </w:rPr>
        <w:t>.</w:t>
      </w:r>
    </w:p>
    <w:p w14:paraId="46E38296" w14:textId="35877425" w:rsidR="00752A01" w:rsidRPr="001A2642" w:rsidRDefault="00752A01" w:rsidP="00F21133">
      <w:pPr>
        <w:pStyle w:val="ListParagraph"/>
        <w:widowControl w:val="0"/>
        <w:numPr>
          <w:ilvl w:val="0"/>
          <w:numId w:val="9"/>
        </w:numPr>
        <w:spacing w:line="276" w:lineRule="auto"/>
        <w:ind w:hanging="720"/>
        <w:jc w:val="both"/>
        <w:rPr>
          <w:bCs/>
          <w:lang w:val="nl-NL"/>
        </w:rPr>
      </w:pPr>
      <w:r w:rsidRPr="001A2642">
        <w:rPr>
          <w:bCs/>
          <w:lang w:val="nl-NL"/>
        </w:rPr>
        <w:t xml:space="preserve">Mọi trường hợp thay đổi thời gian hoặc địa điểm thực hiện </w:t>
      </w:r>
      <w:r w:rsidR="00664D33" w:rsidRPr="001A2642">
        <w:rPr>
          <w:bCs/>
          <w:lang w:val="nl-NL"/>
        </w:rPr>
        <w:t>Dịch Vụ</w:t>
      </w:r>
      <w:r w:rsidRPr="001A2642">
        <w:rPr>
          <w:bCs/>
          <w:lang w:val="nl-NL"/>
        </w:rPr>
        <w:t xml:space="preserve"> sẽ được Bên A thông báo đến Bên B bằng email trước khi thực hiện. Trường hợp việc thay đổi thời gian hoặc địa điểm thực hiện </w:t>
      </w:r>
      <w:r w:rsidR="00664D33" w:rsidRPr="001A2642">
        <w:rPr>
          <w:bCs/>
          <w:lang w:val="nl-NL"/>
        </w:rPr>
        <w:t>Dịch Vụ</w:t>
      </w:r>
      <w:r w:rsidRPr="001A2642">
        <w:rPr>
          <w:bCs/>
          <w:lang w:val="nl-NL"/>
        </w:rPr>
        <w:t xml:space="preserve"> dẫn đến thay đổi giá trị của các hạng mục có liên quan, Bên B bằng mọi nỗ lực của mình sẽ đả</w:t>
      </w:r>
      <w:r w:rsidR="00603082" w:rsidRPr="001A2642">
        <w:rPr>
          <w:bCs/>
          <w:lang w:val="nl-NL"/>
        </w:rPr>
        <w:t xml:space="preserve">m </w:t>
      </w:r>
      <w:r w:rsidRPr="001A2642">
        <w:rPr>
          <w:bCs/>
          <w:lang w:val="nl-NL"/>
        </w:rPr>
        <w:t xml:space="preserve">bảo mức giá tốt nhất cho Bên A và gửi báo giá điều chỉnh cho Bên A xác nhận, </w:t>
      </w:r>
      <w:r w:rsidR="009E051D" w:rsidRPr="001A2642">
        <w:rPr>
          <w:bCs/>
          <w:lang w:val="nl-NL"/>
        </w:rPr>
        <w:t>Các Bên</w:t>
      </w:r>
      <w:r w:rsidRPr="001A2642">
        <w:rPr>
          <w:bCs/>
          <w:lang w:val="nl-NL"/>
        </w:rPr>
        <w:t xml:space="preserve"> sẽ tiến hành ký kết </w:t>
      </w:r>
      <w:bookmarkStart w:id="306" w:name="_Hlk158019247"/>
      <w:r w:rsidRPr="001A2642">
        <w:rPr>
          <w:lang w:val="vi-VN"/>
        </w:rPr>
        <w:t xml:space="preserve">Phụ lục để ghi nhận các hạng mục, đơn giá thay đổi đó cũng như điều chỉnh lại giá trị </w:t>
      </w:r>
      <w:r w:rsidR="00AC38C7" w:rsidRPr="001A2642">
        <w:rPr>
          <w:lang w:val="vi-VN"/>
        </w:rPr>
        <w:t>Hợp Đồng</w:t>
      </w:r>
      <w:r w:rsidRPr="001A2642">
        <w:rPr>
          <w:lang w:val="vi-VN"/>
        </w:rPr>
        <w:t xml:space="preserve"> mới.</w:t>
      </w:r>
      <w:bookmarkEnd w:id="306"/>
    </w:p>
    <w:p w14:paraId="2115912E" w14:textId="69D55BAA" w:rsidR="00752A01" w:rsidRPr="001A2642" w:rsidRDefault="00752A01" w:rsidP="00F21133">
      <w:pPr>
        <w:pStyle w:val="ListParagraph"/>
        <w:widowControl w:val="0"/>
        <w:numPr>
          <w:ilvl w:val="0"/>
          <w:numId w:val="9"/>
        </w:numPr>
        <w:spacing w:line="276" w:lineRule="auto"/>
        <w:ind w:hanging="720"/>
        <w:jc w:val="both"/>
        <w:rPr>
          <w:bCs/>
          <w:lang w:val="nl-NL"/>
        </w:rPr>
      </w:pPr>
      <w:r w:rsidRPr="001A2642">
        <w:rPr>
          <w:bCs/>
          <w:lang w:val="nl-NL"/>
        </w:rPr>
        <w:t xml:space="preserve">Ngoại trừ trường hợp bị ảnh hưởng bởi </w:t>
      </w:r>
      <w:r w:rsidR="00C503B3" w:rsidRPr="001A2642">
        <w:rPr>
          <w:bCs/>
          <w:lang w:val="nl-NL"/>
        </w:rPr>
        <w:t>Sự Kiện</w:t>
      </w:r>
      <w:r w:rsidRPr="001A2642">
        <w:rPr>
          <w:bCs/>
          <w:lang w:val="nl-NL"/>
        </w:rPr>
        <w:t xml:space="preserve"> Bất Khả Kháng hoặc đã được Bên A đồng ý bằng văn bản</w:t>
      </w:r>
      <w:r w:rsidR="00603082" w:rsidRPr="001A2642">
        <w:rPr>
          <w:bCs/>
          <w:lang w:val="nl-NL"/>
        </w:rPr>
        <w:t>/</w:t>
      </w:r>
      <w:r w:rsidRPr="001A2642">
        <w:rPr>
          <w:bCs/>
          <w:lang w:val="nl-NL"/>
        </w:rPr>
        <w:t xml:space="preserve">email, Bên B cam kết rằng, tất cả các hạng mục </w:t>
      </w:r>
      <w:r w:rsidR="00C11299" w:rsidRPr="001A2642">
        <w:rPr>
          <w:bCs/>
          <w:lang w:val="nl-NL"/>
        </w:rPr>
        <w:t>chuẩn bị</w:t>
      </w:r>
      <w:r w:rsidRPr="001A2642">
        <w:rPr>
          <w:bCs/>
          <w:lang w:val="nl-NL"/>
        </w:rPr>
        <w:t xml:space="preserve"> cần thiết cho </w:t>
      </w:r>
      <w:r w:rsidR="00C503B3" w:rsidRPr="001A2642">
        <w:rPr>
          <w:bCs/>
          <w:lang w:val="nl-NL"/>
        </w:rPr>
        <w:t>Sự Kiện</w:t>
      </w:r>
      <w:r w:rsidRPr="001A2642">
        <w:rPr>
          <w:bCs/>
          <w:lang w:val="nl-NL"/>
        </w:rPr>
        <w:t xml:space="preserve"> (như địa điểm; sản xuất, lắp đặt trang thiết bị; KOLs</w:t>
      </w:r>
      <w:r w:rsidR="00603082" w:rsidRPr="001A2642">
        <w:rPr>
          <w:bCs/>
          <w:lang w:val="nl-NL"/>
        </w:rPr>
        <w:t>/</w:t>
      </w:r>
      <w:r w:rsidRPr="001A2642">
        <w:rPr>
          <w:bCs/>
          <w:lang w:val="nl-NL"/>
        </w:rPr>
        <w:t>KOC, PB</w:t>
      </w:r>
      <w:r w:rsidR="00603082" w:rsidRPr="001A2642">
        <w:rPr>
          <w:bCs/>
          <w:lang w:val="nl-NL"/>
        </w:rPr>
        <w:t>/</w:t>
      </w:r>
      <w:r w:rsidRPr="001A2642">
        <w:rPr>
          <w:bCs/>
          <w:lang w:val="nl-NL"/>
        </w:rPr>
        <w:t>PG, nghệ s</w:t>
      </w:r>
      <w:r w:rsidR="002E4C5F" w:rsidRPr="001A2642">
        <w:rPr>
          <w:bCs/>
          <w:lang w:val="nl-NL"/>
        </w:rPr>
        <w:t>ĩ</w:t>
      </w:r>
      <w:r w:rsidRPr="001A2642">
        <w:rPr>
          <w:bCs/>
          <w:lang w:val="nl-NL"/>
        </w:rPr>
        <w:t xml:space="preserve"> hoặc nhân sự cho </w:t>
      </w:r>
      <w:r w:rsidR="00C503B3" w:rsidRPr="001A2642">
        <w:rPr>
          <w:bCs/>
          <w:lang w:val="nl-NL"/>
        </w:rPr>
        <w:t>Sự Kiện</w:t>
      </w:r>
      <w:r w:rsidRPr="001A2642">
        <w:rPr>
          <w:bCs/>
          <w:lang w:val="nl-NL"/>
        </w:rPr>
        <w:t>) phải được chuẩn bị hoàn tất và có giấy phép</w:t>
      </w:r>
      <w:r w:rsidR="00603082" w:rsidRPr="001A2642">
        <w:rPr>
          <w:bCs/>
          <w:lang w:val="nl-NL"/>
        </w:rPr>
        <w:t>/</w:t>
      </w:r>
      <w:r w:rsidRPr="001A2642">
        <w:rPr>
          <w:bCs/>
          <w:lang w:val="nl-NL"/>
        </w:rPr>
        <w:t xml:space="preserve">chấp thuận của cơ quan nhà nước có thẩm quyền để tổ chức </w:t>
      </w:r>
      <w:r w:rsidR="00C503B3" w:rsidRPr="001A2642">
        <w:rPr>
          <w:bCs/>
          <w:lang w:val="nl-NL"/>
        </w:rPr>
        <w:t>Sự Kiện</w:t>
      </w:r>
      <w:r w:rsidRPr="001A2642">
        <w:rPr>
          <w:bCs/>
          <w:lang w:val="nl-NL"/>
        </w:rPr>
        <w:t xml:space="preserve"> trước khi diễn ra </w:t>
      </w:r>
      <w:r w:rsidR="00C503B3" w:rsidRPr="001A2642">
        <w:rPr>
          <w:bCs/>
          <w:lang w:val="nl-NL"/>
        </w:rPr>
        <w:t>Sự Kiện</w:t>
      </w:r>
      <w:r w:rsidRPr="001A2642">
        <w:rPr>
          <w:bCs/>
          <w:lang w:val="nl-NL"/>
        </w:rPr>
        <w:t>.</w:t>
      </w:r>
    </w:p>
    <w:p w14:paraId="536F5FA3" w14:textId="77777777" w:rsidR="00752A01" w:rsidRPr="001A2642" w:rsidRDefault="00752A01" w:rsidP="00F21133">
      <w:pPr>
        <w:pStyle w:val="ListParagraph"/>
        <w:widowControl w:val="0"/>
        <w:numPr>
          <w:ilvl w:val="0"/>
          <w:numId w:val="9"/>
        </w:numPr>
        <w:spacing w:line="276" w:lineRule="auto"/>
        <w:ind w:hanging="720"/>
        <w:jc w:val="both"/>
        <w:rPr>
          <w:bCs/>
          <w:lang w:val="nl-NL"/>
        </w:rPr>
      </w:pPr>
      <w:r w:rsidRPr="001A2642">
        <w:rPr>
          <w:bCs/>
          <w:lang w:val="nl-NL"/>
        </w:rPr>
        <w:t xml:space="preserve"> Nếu Bên B vi phạm cam kết tại Điều 3.4 nêu trên dẫn đến việc Bên A phải điều chỉnh thời gian diễn ra </w:t>
      </w:r>
      <w:r w:rsidR="00C503B3" w:rsidRPr="001A2642">
        <w:rPr>
          <w:bCs/>
          <w:lang w:val="nl-NL"/>
        </w:rPr>
        <w:t>Sự Kiện</w:t>
      </w:r>
      <w:r w:rsidRPr="001A2642">
        <w:rPr>
          <w:bCs/>
          <w:lang w:val="nl-NL"/>
        </w:rPr>
        <w:t xml:space="preserve">, thì </w:t>
      </w:r>
      <w:r w:rsidRPr="001A2642">
        <w:rPr>
          <w:lang w:val="nl-NL"/>
        </w:rPr>
        <w:t xml:space="preserve">Bên B sẽ phải bồi thường cho Bên A một khoản tương đương 100% </w:t>
      </w:r>
      <w:r w:rsidR="008B4090" w:rsidRPr="001A2642">
        <w:rPr>
          <w:lang w:val="nl-NL"/>
        </w:rPr>
        <w:t>giá trị Hợp Đồng</w:t>
      </w:r>
      <w:r w:rsidRPr="001A2642">
        <w:rPr>
          <w:lang w:val="nl-NL"/>
        </w:rPr>
        <w:t xml:space="preserve"> </w:t>
      </w:r>
      <w:r w:rsidRPr="001A2642">
        <w:rPr>
          <w:bCs/>
          <w:lang w:val="nl-NL"/>
        </w:rPr>
        <w:t xml:space="preserve">và chịu phạt 8% </w:t>
      </w:r>
      <w:r w:rsidR="008B4090" w:rsidRPr="001A2642">
        <w:rPr>
          <w:bCs/>
          <w:lang w:val="nl-NL"/>
        </w:rPr>
        <w:t>giá trị Hợp Đồng</w:t>
      </w:r>
      <w:r w:rsidRPr="001A2642">
        <w:rPr>
          <w:bCs/>
          <w:lang w:val="nl-NL"/>
        </w:rPr>
        <w:t xml:space="preserve"> theo quy định tại Điều 2.1</w:t>
      </w:r>
      <w:bookmarkStart w:id="307" w:name="_Hlk158024373"/>
      <w:r w:rsidRPr="001A2642">
        <w:rPr>
          <w:bCs/>
          <w:lang w:val="nl-NL"/>
        </w:rPr>
        <w:t xml:space="preserve">, trừ trường hợp </w:t>
      </w:r>
      <w:r w:rsidR="009E051D" w:rsidRPr="001A2642">
        <w:rPr>
          <w:bCs/>
          <w:lang w:val="nl-NL"/>
        </w:rPr>
        <w:t>Các Bên</w:t>
      </w:r>
      <w:r w:rsidRPr="001A2642">
        <w:rPr>
          <w:bCs/>
          <w:lang w:val="nl-NL"/>
        </w:rPr>
        <w:t xml:space="preserve"> có thỏa thuận khác bằng văn bản và được ký bởi đại diện pháp luật của </w:t>
      </w:r>
      <w:r w:rsidR="009E051D" w:rsidRPr="001A2642">
        <w:rPr>
          <w:bCs/>
          <w:lang w:val="nl-NL"/>
        </w:rPr>
        <w:t>Các Bên</w:t>
      </w:r>
      <w:r w:rsidRPr="001A2642">
        <w:rPr>
          <w:bCs/>
          <w:lang w:val="nl-NL"/>
        </w:rPr>
        <w:t xml:space="preserve">. </w:t>
      </w:r>
      <w:bookmarkEnd w:id="307"/>
    </w:p>
    <w:p w14:paraId="72B4C674" w14:textId="77777777" w:rsidR="00752A01" w:rsidRPr="001A2642" w:rsidRDefault="00752A01" w:rsidP="00AD1D2C">
      <w:pPr>
        <w:pStyle w:val="Heading1"/>
        <w:rPr>
          <w:rFonts w:ascii="Times New Roman" w:hAnsi="Times New Roman" w:cs="Times New Roman"/>
          <w:b/>
          <w:color w:val="auto"/>
          <w:sz w:val="24"/>
          <w:szCs w:val="24"/>
          <w:lang w:val="nl-NL"/>
        </w:rPr>
      </w:pPr>
      <w:bookmarkStart w:id="308" w:name="_Toc163831847"/>
      <w:r w:rsidRPr="001A2642">
        <w:rPr>
          <w:rFonts w:ascii="Times New Roman" w:hAnsi="Times New Roman" w:cs="Times New Roman"/>
          <w:b/>
          <w:color w:val="auto"/>
          <w:sz w:val="24"/>
          <w:szCs w:val="24"/>
          <w:lang w:val="nl-NL"/>
        </w:rPr>
        <w:t>ĐIỀU 4. NGHIỆM THU VÀ BẢO HÀNH</w:t>
      </w:r>
      <w:bookmarkEnd w:id="308"/>
      <w:r w:rsidRPr="001A2642">
        <w:rPr>
          <w:rFonts w:ascii="Times New Roman" w:hAnsi="Times New Roman" w:cs="Times New Roman"/>
          <w:b/>
          <w:color w:val="auto"/>
          <w:sz w:val="24"/>
          <w:szCs w:val="24"/>
          <w:lang w:val="nl-NL"/>
        </w:rPr>
        <w:t xml:space="preserve">  </w:t>
      </w:r>
    </w:p>
    <w:p w14:paraId="1C2E52F8" w14:textId="77777777" w:rsidR="00752A01" w:rsidRPr="001A2642" w:rsidRDefault="00752A01" w:rsidP="009A3909">
      <w:pPr>
        <w:pStyle w:val="ListParagraph"/>
        <w:keepLines/>
        <w:widowControl w:val="0"/>
        <w:numPr>
          <w:ilvl w:val="0"/>
          <w:numId w:val="10"/>
        </w:numPr>
        <w:spacing w:line="276" w:lineRule="auto"/>
        <w:ind w:hanging="720"/>
        <w:jc w:val="both"/>
        <w:outlineLvl w:val="1"/>
        <w:rPr>
          <w:b/>
        </w:rPr>
      </w:pPr>
      <w:bookmarkStart w:id="309" w:name="_Toc163831848"/>
      <w:r w:rsidRPr="001A2642">
        <w:rPr>
          <w:b/>
        </w:rPr>
        <w:t xml:space="preserve">Nghiệm thu </w:t>
      </w:r>
      <w:r w:rsidR="00664D33" w:rsidRPr="001A2642">
        <w:rPr>
          <w:b/>
          <w:lang w:val="en-US"/>
        </w:rPr>
        <w:t>Dịch Vụ</w:t>
      </w:r>
      <w:r w:rsidR="001428E8" w:rsidRPr="001A2642">
        <w:rPr>
          <w:b/>
          <w:lang w:val="en-US"/>
        </w:rPr>
        <w:t>:</w:t>
      </w:r>
      <w:bookmarkEnd w:id="309"/>
    </w:p>
    <w:p w14:paraId="3831AD44" w14:textId="77777777" w:rsidR="00752A01" w:rsidRPr="001A2642" w:rsidRDefault="00664D33" w:rsidP="00F21133">
      <w:pPr>
        <w:pStyle w:val="ListParagraph"/>
        <w:keepLines/>
        <w:widowControl w:val="0"/>
        <w:numPr>
          <w:ilvl w:val="0"/>
          <w:numId w:val="11"/>
        </w:numPr>
        <w:spacing w:line="276" w:lineRule="auto"/>
        <w:ind w:left="1418" w:hanging="709"/>
        <w:jc w:val="both"/>
      </w:pPr>
      <w:r w:rsidRPr="001A2642">
        <w:t>Dịch Vụ</w:t>
      </w:r>
      <w:r w:rsidR="00752A01" w:rsidRPr="001A2642">
        <w:t xml:space="preserve"> chỉ được coi là đã hoàn thành khi:</w:t>
      </w:r>
    </w:p>
    <w:p w14:paraId="64D0D3E1" w14:textId="2620F120" w:rsidR="00752A01" w:rsidRPr="001A2642" w:rsidRDefault="00752A01" w:rsidP="00F21133">
      <w:pPr>
        <w:keepLines/>
        <w:widowControl w:val="0"/>
        <w:numPr>
          <w:ilvl w:val="0"/>
          <w:numId w:val="3"/>
        </w:numPr>
        <w:spacing w:after="0" w:line="276" w:lineRule="auto"/>
        <w:ind w:left="1701" w:hanging="425"/>
        <w:jc w:val="both"/>
        <w:rPr>
          <w:rFonts w:ascii="Times New Roman" w:hAnsi="Times New Roman"/>
          <w:sz w:val="24"/>
          <w:szCs w:val="24"/>
        </w:rPr>
      </w:pPr>
      <w:r w:rsidRPr="001A2642">
        <w:rPr>
          <w:rFonts w:ascii="Times New Roman" w:hAnsi="Times New Roman"/>
          <w:sz w:val="24"/>
          <w:szCs w:val="24"/>
        </w:rPr>
        <w:t xml:space="preserve">Bên B đã thực hiện đầy đủ các hạng mục công việc quy định tại Điều 3 </w:t>
      </w:r>
      <w:r w:rsidR="00337EDC" w:rsidRPr="001A2642">
        <w:rPr>
          <w:rFonts w:ascii="Times New Roman" w:hAnsi="Times New Roman"/>
          <w:b/>
          <w:bCs/>
          <w:noProof/>
          <w:sz w:val="24"/>
          <w:szCs w:val="24"/>
        </w:rPr>
        <w:t>Phụ Lục 1 – Chi Tiết Các Hạng Mục Công Việc</w:t>
      </w:r>
      <w:r w:rsidRPr="001A2642">
        <w:rPr>
          <w:rFonts w:ascii="Times New Roman" w:hAnsi="Times New Roman"/>
          <w:noProof/>
          <w:sz w:val="24"/>
          <w:szCs w:val="24"/>
        </w:rPr>
        <w:t xml:space="preserve"> </w:t>
      </w:r>
      <w:r w:rsidRPr="001A2642">
        <w:rPr>
          <w:rFonts w:ascii="Times New Roman" w:hAnsi="Times New Roman"/>
          <w:sz w:val="24"/>
          <w:szCs w:val="24"/>
        </w:rPr>
        <w:t xml:space="preserve">hoặc theo yêu cầu của Bên A trong thời gian thực hiện </w:t>
      </w:r>
      <w:r w:rsidR="00AC38C7" w:rsidRPr="001A2642">
        <w:rPr>
          <w:rFonts w:ascii="Times New Roman" w:hAnsi="Times New Roman"/>
          <w:sz w:val="24"/>
          <w:szCs w:val="24"/>
        </w:rPr>
        <w:t xml:space="preserve">Hợp </w:t>
      </w:r>
      <w:r w:rsidR="00603082" w:rsidRPr="001A2642">
        <w:rPr>
          <w:rFonts w:ascii="Times New Roman" w:hAnsi="Times New Roman"/>
          <w:sz w:val="24"/>
          <w:szCs w:val="24"/>
          <w:lang w:val="vi-VN"/>
        </w:rPr>
        <w:t>Đồng; và</w:t>
      </w:r>
    </w:p>
    <w:p w14:paraId="3A5D5833" w14:textId="77777777" w:rsidR="00752A01" w:rsidRPr="001A2642" w:rsidRDefault="00752A01" w:rsidP="00F21133">
      <w:pPr>
        <w:keepLines/>
        <w:widowControl w:val="0"/>
        <w:numPr>
          <w:ilvl w:val="0"/>
          <w:numId w:val="3"/>
        </w:numPr>
        <w:spacing w:after="0" w:line="276" w:lineRule="auto"/>
        <w:ind w:left="1701" w:hanging="425"/>
        <w:jc w:val="both"/>
        <w:rPr>
          <w:rFonts w:ascii="Times New Roman" w:hAnsi="Times New Roman"/>
          <w:sz w:val="24"/>
          <w:szCs w:val="24"/>
        </w:rPr>
      </w:pPr>
      <w:r w:rsidRPr="001A2642">
        <w:rPr>
          <w:rFonts w:ascii="Times New Roman" w:hAnsi="Times New Roman"/>
          <w:sz w:val="24"/>
          <w:szCs w:val="24"/>
        </w:rPr>
        <w:t xml:space="preserve">Việc thực hiện </w:t>
      </w:r>
      <w:r w:rsidR="00664D33" w:rsidRPr="001A2642">
        <w:rPr>
          <w:rFonts w:ascii="Times New Roman" w:hAnsi="Times New Roman"/>
          <w:sz w:val="24"/>
          <w:szCs w:val="24"/>
        </w:rPr>
        <w:t>Dịch Vụ</w:t>
      </w:r>
      <w:r w:rsidRPr="001A2642">
        <w:rPr>
          <w:rFonts w:ascii="Times New Roman" w:hAnsi="Times New Roman"/>
          <w:sz w:val="24"/>
          <w:szCs w:val="24"/>
        </w:rPr>
        <w:t xml:space="preserve"> đáp ứng yêu cầu của Bên A về chất lượng, khối lượng công việc thực hiện.</w:t>
      </w:r>
    </w:p>
    <w:p w14:paraId="2A0D60DD" w14:textId="77777777" w:rsidR="00752A01" w:rsidRPr="001A2642" w:rsidRDefault="00752A01" w:rsidP="00F21133">
      <w:pPr>
        <w:pStyle w:val="ListParagraph"/>
        <w:widowControl w:val="0"/>
        <w:numPr>
          <w:ilvl w:val="0"/>
          <w:numId w:val="11"/>
        </w:numPr>
        <w:spacing w:line="276" w:lineRule="auto"/>
        <w:ind w:left="1418" w:hanging="709"/>
        <w:jc w:val="both"/>
        <w:rPr>
          <w:bCs/>
          <w:lang w:val="en-US"/>
        </w:rPr>
      </w:pPr>
      <w:r w:rsidRPr="001A2642">
        <w:rPr>
          <w:lang w:val="en-US"/>
        </w:rPr>
        <w:t xml:space="preserve">Trước khi </w:t>
      </w:r>
      <w:r w:rsidR="00C503B3" w:rsidRPr="001A2642">
        <w:rPr>
          <w:lang w:val="en-US"/>
        </w:rPr>
        <w:t>Sự Kiện</w:t>
      </w:r>
      <w:r w:rsidRPr="001A2642">
        <w:rPr>
          <w:lang w:val="en-US"/>
        </w:rPr>
        <w:t xml:space="preserve"> diễn ra, </w:t>
      </w:r>
      <w:r w:rsidR="009E051D" w:rsidRPr="001A2642">
        <w:rPr>
          <w:bCs/>
          <w:lang w:val="en-US"/>
        </w:rPr>
        <w:t>Các Bên</w:t>
      </w:r>
      <w:r w:rsidRPr="001A2642">
        <w:rPr>
          <w:bCs/>
          <w:lang w:val="en-US"/>
        </w:rPr>
        <w:t xml:space="preserve"> </w:t>
      </w:r>
      <w:bookmarkStart w:id="310" w:name="_Hlk158024924"/>
      <w:r w:rsidRPr="001A2642">
        <w:rPr>
          <w:bCs/>
          <w:lang w:val="en-US"/>
        </w:rPr>
        <w:t xml:space="preserve">sẽ tiến hành nghiệm thu </w:t>
      </w:r>
      <w:r w:rsidRPr="001A2642">
        <w:t>các hạng</w:t>
      </w:r>
      <w:r w:rsidRPr="001A2642">
        <w:rPr>
          <w:bCs/>
          <w:lang w:val="en-US"/>
        </w:rPr>
        <w:t xml:space="preserve"> mục sản xuất, lắp đặt trang thiết bị chuẩn bị cho </w:t>
      </w:r>
      <w:r w:rsidR="00C503B3" w:rsidRPr="001A2642">
        <w:rPr>
          <w:bCs/>
          <w:lang w:val="en-US"/>
        </w:rPr>
        <w:t>Sự Kiện</w:t>
      </w:r>
      <w:r w:rsidRPr="001A2642">
        <w:rPr>
          <w:bCs/>
          <w:lang w:val="en-US"/>
        </w:rPr>
        <w:t xml:space="preserve"> và ký Biên bản bàn giao và đưa vào sử dụng để ghi nhận rõ số lượng, chất lượng, tình trạng các hạng mục bàn giao. </w:t>
      </w:r>
      <w:r w:rsidRPr="001A2642">
        <w:t xml:space="preserve">Bên A có quyền từ chối nghiệm thu </w:t>
      </w:r>
      <w:r w:rsidRPr="001A2642">
        <w:rPr>
          <w:lang w:val="en-US"/>
        </w:rPr>
        <w:t xml:space="preserve">đối với bất kỳ hạng mục nào đã được thực hiện bởi Bên B mà chưa đáp </w:t>
      </w:r>
      <w:r w:rsidRPr="001A2642">
        <w:t xml:space="preserve">ứng các điều kiện đã nêu </w:t>
      </w:r>
      <w:r w:rsidRPr="001A2642">
        <w:rPr>
          <w:lang w:val="en-US"/>
        </w:rPr>
        <w:t>tại Điều 4.1.1.</w:t>
      </w:r>
    </w:p>
    <w:bookmarkEnd w:id="310"/>
    <w:p w14:paraId="5E49CAEF" w14:textId="44D374B3" w:rsidR="00752A01" w:rsidRPr="001A2642" w:rsidRDefault="00752A01" w:rsidP="00F21133">
      <w:pPr>
        <w:pStyle w:val="ListParagraph"/>
        <w:widowControl w:val="0"/>
        <w:numPr>
          <w:ilvl w:val="0"/>
          <w:numId w:val="11"/>
        </w:numPr>
        <w:spacing w:line="276" w:lineRule="auto"/>
        <w:ind w:left="1418" w:hanging="709"/>
        <w:jc w:val="both"/>
      </w:pPr>
      <w:r w:rsidRPr="001A2642">
        <w:rPr>
          <w:lang w:val="en-US"/>
        </w:rPr>
        <w:lastRenderedPageBreak/>
        <w:t xml:space="preserve">Trong thời gian diễn ra </w:t>
      </w:r>
      <w:r w:rsidR="00C503B3" w:rsidRPr="001A2642">
        <w:rPr>
          <w:lang w:val="en-US"/>
        </w:rPr>
        <w:t>Sự Kiện</w:t>
      </w:r>
      <w:r w:rsidRPr="001A2642">
        <w:rPr>
          <w:lang w:val="en-US"/>
        </w:rPr>
        <w:t xml:space="preserve">, Bên B có nghĩa vụ khắc phục các </w:t>
      </w:r>
      <w:r w:rsidRPr="001A2642">
        <w:t>lỗi, hỏng hóc</w:t>
      </w:r>
      <w:r w:rsidRPr="001A2642">
        <w:rPr>
          <w:lang w:val="en-US"/>
        </w:rPr>
        <w:t>,</w:t>
      </w:r>
      <w:r w:rsidRPr="001A2642">
        <w:t xml:space="preserve"> sai sót kỹ thuật, mỹ thuật</w:t>
      </w:r>
      <w:r w:rsidRPr="001A2642">
        <w:rPr>
          <w:lang w:val="en-US"/>
        </w:rPr>
        <w:t xml:space="preserve"> phát sinh một cách nhanh chóng, kịp thời để đảm bảo </w:t>
      </w:r>
      <w:r w:rsidR="00C503B3" w:rsidRPr="001A2642">
        <w:rPr>
          <w:lang w:val="en-US"/>
        </w:rPr>
        <w:t>Sự Kiện</w:t>
      </w:r>
      <w:r w:rsidRPr="001A2642">
        <w:rPr>
          <w:lang w:val="en-US"/>
        </w:rPr>
        <w:t xml:space="preserve"> không bị gián đoạn. Nếu Bên B không khắc phục hoặc không thể khắc phục được, Bên B </w:t>
      </w:r>
      <w:r w:rsidRPr="001A2642">
        <w:rPr>
          <w:bCs/>
          <w:lang w:val="nl-NL"/>
        </w:rPr>
        <w:t>sẽ phải loại hạng mục đó ra khỏi danh mục nghiệm thu.</w:t>
      </w:r>
    </w:p>
    <w:p w14:paraId="4FFB2C0F" w14:textId="77777777" w:rsidR="00752A01" w:rsidRPr="001A2642" w:rsidRDefault="00752A01" w:rsidP="009A3909">
      <w:pPr>
        <w:pStyle w:val="ListParagraph"/>
        <w:widowControl w:val="0"/>
        <w:numPr>
          <w:ilvl w:val="0"/>
          <w:numId w:val="10"/>
        </w:numPr>
        <w:spacing w:line="276" w:lineRule="auto"/>
        <w:ind w:hanging="720"/>
        <w:jc w:val="both"/>
        <w:outlineLvl w:val="1"/>
        <w:rPr>
          <w:b/>
        </w:rPr>
      </w:pPr>
      <w:bookmarkStart w:id="311" w:name="_Toc163831849"/>
      <w:r w:rsidRPr="001A2642">
        <w:rPr>
          <w:b/>
        </w:rPr>
        <w:t>Bảo hành</w:t>
      </w:r>
      <w:r w:rsidR="009E051D" w:rsidRPr="001A2642">
        <w:rPr>
          <w:b/>
        </w:rPr>
        <w:t>:</w:t>
      </w:r>
      <w:bookmarkEnd w:id="311"/>
    </w:p>
    <w:p w14:paraId="71D6113D" w14:textId="77273A2D" w:rsidR="00752A01" w:rsidRPr="001A2642" w:rsidRDefault="00752A01" w:rsidP="00F21133">
      <w:pPr>
        <w:pStyle w:val="ListParagraph"/>
        <w:widowControl w:val="0"/>
        <w:numPr>
          <w:ilvl w:val="0"/>
          <w:numId w:val="12"/>
        </w:numPr>
        <w:spacing w:line="276" w:lineRule="auto"/>
        <w:ind w:left="1418" w:hanging="709"/>
        <w:jc w:val="both"/>
        <w:rPr>
          <w:noProof/>
        </w:rPr>
      </w:pPr>
      <w:r w:rsidRPr="001A2642">
        <w:rPr>
          <w:bCs/>
          <w:lang w:val="en-US"/>
        </w:rPr>
        <w:t>Các hạng mục được bảo hành</w:t>
      </w:r>
      <w:r w:rsidR="003D65E3" w:rsidRPr="001A2642">
        <w:rPr>
          <w:bCs/>
          <w:lang w:val="en-US"/>
        </w:rPr>
        <w:t xml:space="preserve"> hoặc</w:t>
      </w:r>
      <w:r w:rsidRPr="001A2642">
        <w:rPr>
          <w:bCs/>
          <w:lang w:val="en-US"/>
        </w:rPr>
        <w:t xml:space="preserve"> không bảo hành, thời hạn bảo hành: được </w:t>
      </w:r>
      <w:r w:rsidRPr="001A2642">
        <w:rPr>
          <w:bCs/>
        </w:rPr>
        <w:t>quy định tại</w:t>
      </w:r>
      <w:r w:rsidRPr="001A2642">
        <w:rPr>
          <w:bCs/>
          <w:lang w:val="en-US"/>
        </w:rPr>
        <w:t xml:space="preserve"> Điều 3</w:t>
      </w:r>
      <w:r w:rsidRPr="001A2642">
        <w:rPr>
          <w:bCs/>
        </w:rPr>
        <w:t xml:space="preserve"> </w:t>
      </w:r>
      <w:r w:rsidR="00337EDC" w:rsidRPr="001A2642">
        <w:rPr>
          <w:b/>
          <w:bCs/>
          <w:noProof/>
        </w:rPr>
        <w:t>Phụ Lục 1 – Chi Tiết Các Hạng Mục Công Việc</w:t>
      </w:r>
      <w:r w:rsidRPr="001A2642">
        <w:rPr>
          <w:noProof/>
        </w:rPr>
        <w:t xml:space="preserve">. </w:t>
      </w:r>
    </w:p>
    <w:p w14:paraId="3C60508A" w14:textId="77777777" w:rsidR="00752A01" w:rsidRPr="001A2642" w:rsidRDefault="00752A01" w:rsidP="00F21133">
      <w:pPr>
        <w:pStyle w:val="ListParagraph"/>
        <w:widowControl w:val="0"/>
        <w:numPr>
          <w:ilvl w:val="0"/>
          <w:numId w:val="12"/>
        </w:numPr>
        <w:spacing w:line="276" w:lineRule="auto"/>
        <w:ind w:left="1418" w:hanging="709"/>
        <w:jc w:val="both"/>
        <w:rPr>
          <w:bCs/>
          <w:lang w:val="en-US"/>
        </w:rPr>
      </w:pPr>
      <w:r w:rsidRPr="001A2642">
        <w:rPr>
          <w:noProof/>
          <w:lang w:val="en-US"/>
        </w:rPr>
        <w:t xml:space="preserve">Trong phạm vi bảo hành: </w:t>
      </w:r>
      <w:r w:rsidRPr="001A2642">
        <w:rPr>
          <w:noProof/>
        </w:rPr>
        <w:t xml:space="preserve">Nếu Bên B </w:t>
      </w:r>
      <w:r w:rsidRPr="001A2642">
        <w:rPr>
          <w:bCs/>
          <w:lang w:val="en-US"/>
        </w:rPr>
        <w:t xml:space="preserve">không thực hiện hoặc </w:t>
      </w:r>
      <w:r w:rsidRPr="001A2642">
        <w:rPr>
          <w:noProof/>
        </w:rPr>
        <w:t xml:space="preserve">thực </w:t>
      </w:r>
      <w:r w:rsidRPr="001A2642">
        <w:rPr>
          <w:bCs/>
          <w:lang w:val="en-US"/>
        </w:rPr>
        <w:t xml:space="preserve">hiện không đầy đủ nghĩa vụ bảo hành trong vòng ba (03) ngày sau khi nhận được thông báo từ Bên A, thì Bên A có quyền thuê bên thứ ba thực hiện việc bảo hành và mọi chi phí Bên B có trách nhiệm chi trả mà không có bất kỳ thắc mắc gì về đơn giá, giá trị thanh toán và cách thức thực hiện. </w:t>
      </w:r>
    </w:p>
    <w:p w14:paraId="55FE8FE1" w14:textId="703B0402" w:rsidR="00752A01" w:rsidRPr="001A2642" w:rsidRDefault="00752A01" w:rsidP="00F21133">
      <w:pPr>
        <w:pStyle w:val="ListParagraph"/>
        <w:widowControl w:val="0"/>
        <w:numPr>
          <w:ilvl w:val="0"/>
          <w:numId w:val="12"/>
        </w:numPr>
        <w:spacing w:line="276" w:lineRule="auto"/>
        <w:ind w:left="1418" w:hanging="709"/>
        <w:jc w:val="both"/>
      </w:pPr>
      <w:r w:rsidRPr="001A2642">
        <w:rPr>
          <w:bCs/>
          <w:lang w:val="en-US"/>
        </w:rPr>
        <w:t>Ngoài phạm vi bảo hành: Đối với sự cố hư hỏng (</w:t>
      </w:r>
      <w:r w:rsidRPr="001A2642">
        <w:rPr>
          <w:noProof/>
        </w:rPr>
        <w:t xml:space="preserve">nếu có) xảy ra trong thời gian bảo hành không phải do lỗi </w:t>
      </w:r>
      <w:r w:rsidRPr="001A2642">
        <w:rPr>
          <w:noProof/>
          <w:lang w:val="en-US"/>
        </w:rPr>
        <w:t>sản xuất</w:t>
      </w:r>
      <w:r w:rsidR="00603082" w:rsidRPr="001A2642">
        <w:rPr>
          <w:noProof/>
          <w:lang w:val="en-US"/>
        </w:rPr>
        <w:t>/</w:t>
      </w:r>
      <w:r w:rsidRPr="001A2642">
        <w:rPr>
          <w:noProof/>
          <w:lang w:val="en-US"/>
        </w:rPr>
        <w:t xml:space="preserve">lắp đặt </w:t>
      </w:r>
      <w:r w:rsidRPr="001A2642">
        <w:rPr>
          <w:noProof/>
        </w:rPr>
        <w:t xml:space="preserve">của Bên B, nếu Bên A có yêu cầu, Bên B sẽ thực hiện sửa chữa cho Bên A sau khi </w:t>
      </w:r>
      <w:r w:rsidR="009E051D" w:rsidRPr="001A2642">
        <w:rPr>
          <w:noProof/>
        </w:rPr>
        <w:t>Các Bên</w:t>
      </w:r>
      <w:r w:rsidRPr="001A2642">
        <w:rPr>
          <w:noProof/>
        </w:rPr>
        <w:t xml:space="preserve"> đã thống nhất về chi</w:t>
      </w:r>
      <w:r w:rsidRPr="001A2642">
        <w:t xml:space="preserve"> phí</w:t>
      </w:r>
      <w:r w:rsidR="008A48A9" w:rsidRPr="001A2642">
        <w:t xml:space="preserve"> và lập thành </w:t>
      </w:r>
      <w:r w:rsidR="004B4C9A" w:rsidRPr="001A2642">
        <w:t>văn bản</w:t>
      </w:r>
      <w:r w:rsidR="008A48A9" w:rsidRPr="001A2642">
        <w:t xml:space="preserve"> đính kèm Hợp Đồng</w:t>
      </w:r>
      <w:r w:rsidRPr="001A2642">
        <w:t>.</w:t>
      </w:r>
    </w:p>
    <w:p w14:paraId="21E28B19" w14:textId="77777777" w:rsidR="00752A01" w:rsidRPr="001A2642" w:rsidRDefault="00752A01" w:rsidP="00D309E2">
      <w:pPr>
        <w:pStyle w:val="Heading1"/>
        <w:rPr>
          <w:rFonts w:ascii="Times New Roman" w:hAnsi="Times New Roman" w:cs="Times New Roman"/>
          <w:b/>
          <w:bCs/>
          <w:color w:val="auto"/>
          <w:sz w:val="24"/>
          <w:szCs w:val="24"/>
        </w:rPr>
      </w:pPr>
      <w:bookmarkStart w:id="312" w:name="_Toc163831850"/>
      <w:r w:rsidRPr="001A2642">
        <w:rPr>
          <w:rFonts w:ascii="Times New Roman" w:hAnsi="Times New Roman" w:cs="Times New Roman"/>
          <w:b/>
          <w:bCs/>
          <w:color w:val="auto"/>
          <w:sz w:val="24"/>
          <w:szCs w:val="24"/>
        </w:rPr>
        <w:t>ĐIỀU 5. QUYỀN VÀ NGHĨA VỤ CỦA BÊN A</w:t>
      </w:r>
      <w:bookmarkEnd w:id="312"/>
    </w:p>
    <w:p w14:paraId="0AFF0831" w14:textId="77777777" w:rsidR="00752A01" w:rsidRPr="001A2642" w:rsidRDefault="00752A01" w:rsidP="00D309E2">
      <w:pPr>
        <w:pStyle w:val="ListParagraph"/>
        <w:widowControl w:val="0"/>
        <w:numPr>
          <w:ilvl w:val="0"/>
          <w:numId w:val="13"/>
        </w:numPr>
        <w:spacing w:line="276" w:lineRule="auto"/>
        <w:ind w:hanging="720"/>
        <w:jc w:val="both"/>
        <w:outlineLvl w:val="1"/>
        <w:rPr>
          <w:b/>
          <w:bCs/>
        </w:rPr>
      </w:pPr>
      <w:bookmarkStart w:id="313" w:name="_Toc163831851"/>
      <w:r w:rsidRPr="001A2642">
        <w:rPr>
          <w:b/>
          <w:bCs/>
          <w:lang w:val="en-US"/>
        </w:rPr>
        <w:t>Quyền của Bên A</w:t>
      </w:r>
      <w:r w:rsidR="008A48A9" w:rsidRPr="001A2642">
        <w:rPr>
          <w:b/>
          <w:bCs/>
          <w:lang w:val="en-US"/>
        </w:rPr>
        <w:t>:</w:t>
      </w:r>
      <w:bookmarkEnd w:id="313"/>
    </w:p>
    <w:p w14:paraId="74E9E590" w14:textId="77777777" w:rsidR="00752A01" w:rsidRPr="001A2642" w:rsidRDefault="00752A01" w:rsidP="00F21133">
      <w:pPr>
        <w:pStyle w:val="ListParagraph"/>
        <w:widowControl w:val="0"/>
        <w:numPr>
          <w:ilvl w:val="0"/>
          <w:numId w:val="34"/>
        </w:numPr>
        <w:spacing w:line="276" w:lineRule="auto"/>
        <w:ind w:left="1418" w:hanging="709"/>
        <w:jc w:val="both"/>
      </w:pPr>
      <w:r w:rsidRPr="001A2642">
        <w:t xml:space="preserve">Yêu cầu Bên B cung cấp </w:t>
      </w:r>
      <w:r w:rsidR="00664D33" w:rsidRPr="001A2642">
        <w:t>Dịch Vụ</w:t>
      </w:r>
      <w:r w:rsidRPr="001A2642">
        <w:t xml:space="preserve"> theo đúng quy định của </w:t>
      </w:r>
      <w:r w:rsidR="00AC38C7" w:rsidRPr="001A2642">
        <w:t>Hợp Đồng</w:t>
      </w:r>
      <w:r w:rsidRPr="001A2642">
        <w:t xml:space="preserve"> này</w:t>
      </w:r>
      <w:r w:rsidR="002323D5" w:rsidRPr="001A2642">
        <w:rPr>
          <w:lang w:val="en-US"/>
        </w:rPr>
        <w:t>.</w:t>
      </w:r>
    </w:p>
    <w:p w14:paraId="4C18B422" w14:textId="77777777" w:rsidR="00752A01" w:rsidRPr="001A2642" w:rsidRDefault="00752A01" w:rsidP="00F21133">
      <w:pPr>
        <w:pStyle w:val="ListParagraph"/>
        <w:numPr>
          <w:ilvl w:val="0"/>
          <w:numId w:val="34"/>
        </w:numPr>
        <w:spacing w:line="276" w:lineRule="auto"/>
        <w:ind w:left="1418" w:hanging="709"/>
        <w:jc w:val="both"/>
        <w:rPr>
          <w:lang w:val="it-IT"/>
        </w:rPr>
      </w:pPr>
      <w:r w:rsidRPr="001A2642">
        <w:rPr>
          <w:lang w:val="it-IT"/>
        </w:rPr>
        <w:t>Được quyền quản lý và giám sát các hoạt động dịch vụ do Bên B cung cấp và thực hiện theo thỏa thuận tại Hợp đồng này</w:t>
      </w:r>
      <w:r w:rsidR="002323D5" w:rsidRPr="001A2642">
        <w:rPr>
          <w:lang w:val="it-IT"/>
        </w:rPr>
        <w:t>.</w:t>
      </w:r>
    </w:p>
    <w:p w14:paraId="6AC348B4" w14:textId="77777777" w:rsidR="00752A01" w:rsidRPr="001A2642" w:rsidRDefault="00752A01" w:rsidP="00F21133">
      <w:pPr>
        <w:pStyle w:val="ListParagraph"/>
        <w:numPr>
          <w:ilvl w:val="0"/>
          <w:numId w:val="34"/>
        </w:numPr>
        <w:spacing w:line="276" w:lineRule="auto"/>
        <w:ind w:left="1418" w:hanging="709"/>
        <w:jc w:val="both"/>
        <w:rPr>
          <w:color w:val="000000"/>
          <w:lang w:val="it-IT"/>
        </w:rPr>
      </w:pPr>
      <w:r w:rsidRPr="001A2642">
        <w:rPr>
          <w:color w:val="000000"/>
          <w:lang w:val="it-IT"/>
        </w:rPr>
        <w:t>Được quyền không thanh toán cho bất kỳ hạng mục nào nếu Bên B thực hiện không đúng, không đạt yêu cầu của Bên A, hoặc tự ý thay đổi nội dung công việc mà không có sự đồng ý của Bên A</w:t>
      </w:r>
      <w:r w:rsidR="002323D5" w:rsidRPr="001A2642">
        <w:rPr>
          <w:color w:val="000000"/>
          <w:lang w:val="it-IT"/>
        </w:rPr>
        <w:t>.</w:t>
      </w:r>
    </w:p>
    <w:p w14:paraId="60C8FEC0" w14:textId="77777777" w:rsidR="00752A01" w:rsidRPr="001A2642" w:rsidRDefault="00752A01" w:rsidP="00F21133">
      <w:pPr>
        <w:pStyle w:val="ListParagraph"/>
        <w:numPr>
          <w:ilvl w:val="0"/>
          <w:numId w:val="34"/>
        </w:numPr>
        <w:spacing w:line="276" w:lineRule="auto"/>
        <w:ind w:left="1418" w:hanging="709"/>
        <w:jc w:val="both"/>
        <w:rPr>
          <w:lang w:val="it-IT"/>
        </w:rPr>
      </w:pPr>
      <w:r w:rsidRPr="001A2642">
        <w:rPr>
          <w:lang w:val="it-IT"/>
        </w:rPr>
        <w:t xml:space="preserve">Phê duyệt các bản thảo, đóng góp ý kiến, thông tin, ý tưởng cho Bên B trong quá trình thực hiện </w:t>
      </w:r>
      <w:r w:rsidR="00C503B3" w:rsidRPr="001A2642">
        <w:rPr>
          <w:lang w:val="it-IT"/>
        </w:rPr>
        <w:t>Sự Kiện</w:t>
      </w:r>
      <w:r w:rsidR="00185C53" w:rsidRPr="001A2642">
        <w:rPr>
          <w:lang w:val="it-IT"/>
        </w:rPr>
        <w:t>.</w:t>
      </w:r>
    </w:p>
    <w:p w14:paraId="19E1F208" w14:textId="77777777" w:rsidR="00752A01" w:rsidRPr="001A2642" w:rsidRDefault="00752A01" w:rsidP="00D309E2">
      <w:pPr>
        <w:pStyle w:val="ListParagraph"/>
        <w:widowControl w:val="0"/>
        <w:numPr>
          <w:ilvl w:val="0"/>
          <w:numId w:val="13"/>
        </w:numPr>
        <w:spacing w:line="276" w:lineRule="auto"/>
        <w:ind w:hanging="720"/>
        <w:jc w:val="both"/>
        <w:outlineLvl w:val="1"/>
        <w:rPr>
          <w:b/>
          <w:bCs/>
          <w:lang w:val="nl-NL"/>
        </w:rPr>
      </w:pPr>
      <w:bookmarkStart w:id="314" w:name="_Toc163831852"/>
      <w:r w:rsidRPr="001A2642">
        <w:rPr>
          <w:b/>
          <w:bCs/>
          <w:lang w:val="nl-NL"/>
        </w:rPr>
        <w:t>Nghĩa vụ của Bên A</w:t>
      </w:r>
      <w:r w:rsidR="008A48A9" w:rsidRPr="001A2642">
        <w:rPr>
          <w:b/>
          <w:bCs/>
          <w:lang w:val="nl-NL"/>
        </w:rPr>
        <w:t>:</w:t>
      </w:r>
      <w:bookmarkEnd w:id="314"/>
    </w:p>
    <w:p w14:paraId="0C0ECE10" w14:textId="77777777" w:rsidR="00752A01" w:rsidRPr="001A2642" w:rsidRDefault="00752A01" w:rsidP="00F21133">
      <w:pPr>
        <w:pStyle w:val="ListParagraph"/>
        <w:widowControl w:val="0"/>
        <w:numPr>
          <w:ilvl w:val="0"/>
          <w:numId w:val="35"/>
        </w:numPr>
        <w:spacing w:line="276" w:lineRule="auto"/>
        <w:ind w:left="1418" w:hanging="709"/>
        <w:jc w:val="both"/>
        <w:rPr>
          <w:lang w:val="nl-NL"/>
        </w:rPr>
      </w:pPr>
      <w:r w:rsidRPr="001A2642">
        <w:t>Thanh</w:t>
      </w:r>
      <w:r w:rsidRPr="001A2642">
        <w:rPr>
          <w:lang w:val="nl-NL"/>
        </w:rPr>
        <w:t xml:space="preserve"> toán cho Bên B đúng thời gian quy định nếu Bên B đáp ứng điều kiện thanh toán theo thỏa thuận tại </w:t>
      </w:r>
      <w:r w:rsidR="00AC38C7" w:rsidRPr="001A2642">
        <w:rPr>
          <w:lang w:val="nl-NL"/>
        </w:rPr>
        <w:t>Hợp Đồng</w:t>
      </w:r>
      <w:r w:rsidR="00185C53" w:rsidRPr="001A2642">
        <w:rPr>
          <w:lang w:val="nl-NL"/>
        </w:rPr>
        <w:t>.</w:t>
      </w:r>
    </w:p>
    <w:p w14:paraId="2F03F549" w14:textId="7B4D4805" w:rsidR="00752A01" w:rsidRPr="001A2642" w:rsidRDefault="00752A01" w:rsidP="00F21133">
      <w:pPr>
        <w:pStyle w:val="ListParagraph"/>
        <w:keepLines/>
        <w:numPr>
          <w:ilvl w:val="0"/>
          <w:numId w:val="35"/>
        </w:numPr>
        <w:spacing w:line="276" w:lineRule="auto"/>
        <w:ind w:left="1412" w:hanging="706"/>
        <w:jc w:val="both"/>
        <w:rPr>
          <w:lang w:val="it-IT"/>
        </w:rPr>
      </w:pPr>
      <w:r w:rsidRPr="001A2642">
        <w:rPr>
          <w:lang w:val="it-IT"/>
        </w:rPr>
        <w:t xml:space="preserve">Cung cấp đầy đủ thông tin, tài liệu, hình ảnh theo yêu cầu hợp lý của Bên B nhằm mục đích thực hiện </w:t>
      </w:r>
      <w:r w:rsidR="00AC38C7" w:rsidRPr="001A2642">
        <w:rPr>
          <w:lang w:val="it-IT"/>
        </w:rPr>
        <w:t>Hợp Đồng</w:t>
      </w:r>
      <w:r w:rsidRPr="001A2642">
        <w:rPr>
          <w:lang w:val="it-IT"/>
        </w:rPr>
        <w:t xml:space="preserve"> này. Đảm bảo rằng các thông tin cung cấp cho Bên B phải </w:t>
      </w:r>
      <w:bookmarkStart w:id="315" w:name="_Hlk156896026"/>
      <w:r w:rsidRPr="001A2642">
        <w:rPr>
          <w:lang w:val="it-IT"/>
        </w:rPr>
        <w:t>(i) tuân theo quy định pháp luật; (ii) không được gây hiểu nhầm, bôi nhọ, dung tục, hay hận thù (phân biệt chủng tộ</w:t>
      </w:r>
      <w:r w:rsidR="00603082" w:rsidRPr="001A2642">
        <w:rPr>
          <w:lang w:val="it-IT"/>
        </w:rPr>
        <w:t>c hay cách khác)</w:t>
      </w:r>
      <w:r w:rsidR="00603082" w:rsidRPr="001A2642">
        <w:rPr>
          <w:lang w:val="vi-VN"/>
        </w:rPr>
        <w:t xml:space="preserve">; </w:t>
      </w:r>
      <w:r w:rsidRPr="001A2642">
        <w:rPr>
          <w:lang w:val="it-IT"/>
        </w:rPr>
        <w:t xml:space="preserve">và (iii) không vi phạm bất kỳ quyền sở hữu trí tuệ </w:t>
      </w:r>
      <w:r w:rsidR="00544026" w:rsidRPr="001A2642">
        <w:rPr>
          <w:lang w:val="it-IT"/>
        </w:rPr>
        <w:t xml:space="preserve">nào khác </w:t>
      </w:r>
      <w:r w:rsidRPr="001A2642">
        <w:rPr>
          <w:lang w:val="it-IT"/>
        </w:rPr>
        <w:t>của bên thứ ba</w:t>
      </w:r>
      <w:bookmarkEnd w:id="315"/>
      <w:r w:rsidR="00185C53" w:rsidRPr="001A2642">
        <w:rPr>
          <w:lang w:val="it-IT"/>
        </w:rPr>
        <w:t>.</w:t>
      </w:r>
    </w:p>
    <w:p w14:paraId="17CC273B" w14:textId="62611C46" w:rsidR="00752A01" w:rsidRPr="001A2642" w:rsidRDefault="00752A01" w:rsidP="00F21133">
      <w:pPr>
        <w:pStyle w:val="ListParagraph"/>
        <w:widowControl w:val="0"/>
        <w:numPr>
          <w:ilvl w:val="0"/>
          <w:numId w:val="35"/>
        </w:numPr>
        <w:spacing w:line="276" w:lineRule="auto"/>
        <w:ind w:left="1418" w:hanging="709"/>
        <w:jc w:val="both"/>
        <w:rPr>
          <w:lang w:val="nl-NL"/>
        </w:rPr>
      </w:pPr>
      <w:r w:rsidRPr="001A2642">
        <w:rPr>
          <w:lang w:val="it-IT"/>
        </w:rPr>
        <w:t>H</w:t>
      </w:r>
      <w:r w:rsidRPr="001A2642">
        <w:t xml:space="preserve">ỗ trợ, tạo điều kiện để Bên B thực hiện </w:t>
      </w:r>
      <w:r w:rsidR="00664D33" w:rsidRPr="001A2642">
        <w:t>Dịch Vụ</w:t>
      </w:r>
      <w:r w:rsidR="00185C53" w:rsidRPr="001A2642">
        <w:rPr>
          <w:lang w:val="it-IT"/>
        </w:rPr>
        <w:t>.</w:t>
      </w:r>
      <w:r w:rsidR="001A4AD6" w:rsidRPr="001A2642">
        <w:rPr>
          <w:lang w:val="it-IT"/>
        </w:rPr>
        <w:t xml:space="preserve"> </w:t>
      </w:r>
      <w:r w:rsidRPr="001A2642">
        <w:rPr>
          <w:lang w:val="nl-NL"/>
        </w:rPr>
        <w:t xml:space="preserve">Cử nhân viên thực hiện </w:t>
      </w:r>
      <w:r w:rsidRPr="001A2642">
        <w:t>nghiệm</w:t>
      </w:r>
      <w:r w:rsidRPr="001A2642">
        <w:rPr>
          <w:lang w:val="nl-NL"/>
        </w:rPr>
        <w:t xml:space="preserve"> thu và ký Biên bản bàn giao và đưa vào sử dụng</w:t>
      </w:r>
      <w:r w:rsidR="00603082" w:rsidRPr="001A2642">
        <w:rPr>
          <w:lang w:val="nl-NL"/>
        </w:rPr>
        <w:t>/</w:t>
      </w:r>
      <w:r w:rsidRPr="001A2642">
        <w:rPr>
          <w:lang w:val="nl-NL"/>
        </w:rPr>
        <w:t xml:space="preserve">Biên bản nghiệm thu khi Bên B đảm bảo các yêu cầu theo quy định tại </w:t>
      </w:r>
      <w:r w:rsidR="00AC38C7" w:rsidRPr="001A2642">
        <w:rPr>
          <w:lang w:val="nl-NL"/>
        </w:rPr>
        <w:t>Hợp Đồng</w:t>
      </w:r>
      <w:r w:rsidRPr="001A2642">
        <w:rPr>
          <w:lang w:val="nl-NL"/>
        </w:rPr>
        <w:t xml:space="preserve"> này và các thỏa thuận khác giữa </w:t>
      </w:r>
      <w:r w:rsidR="009E051D" w:rsidRPr="001A2642">
        <w:rPr>
          <w:lang w:val="nl-NL"/>
        </w:rPr>
        <w:t>Hai Bên</w:t>
      </w:r>
      <w:r w:rsidRPr="001A2642">
        <w:rPr>
          <w:lang w:val="nl-NL"/>
        </w:rPr>
        <w:t xml:space="preserve"> (nếu có); thông tin nhân viên được quy định tại </w:t>
      </w:r>
      <w:r w:rsidRPr="001A2642">
        <w:rPr>
          <w:lang w:val="it-IT"/>
        </w:rPr>
        <w:t xml:space="preserve">Điều 4 </w:t>
      </w:r>
      <w:r w:rsidR="00337EDC" w:rsidRPr="001A2642">
        <w:rPr>
          <w:b/>
          <w:bCs/>
          <w:noProof/>
        </w:rPr>
        <w:t>Phụ Lục 1 – Chi Tiết Các Hạng Mục Công Việc</w:t>
      </w:r>
      <w:r w:rsidRPr="001A2642">
        <w:rPr>
          <w:b/>
          <w:noProof/>
          <w:lang w:val="it-IT"/>
        </w:rPr>
        <w:t xml:space="preserve">. </w:t>
      </w:r>
    </w:p>
    <w:p w14:paraId="0E09C845" w14:textId="35A93415" w:rsidR="00752A01" w:rsidRPr="001A2642" w:rsidRDefault="00752A01" w:rsidP="001A4AD6">
      <w:pPr>
        <w:pStyle w:val="ListParagraph"/>
        <w:widowControl w:val="0"/>
        <w:numPr>
          <w:ilvl w:val="0"/>
          <w:numId w:val="35"/>
        </w:numPr>
        <w:spacing w:line="276" w:lineRule="auto"/>
        <w:ind w:left="1418" w:hanging="709"/>
        <w:jc w:val="both"/>
        <w:rPr>
          <w:lang w:val="nl-NL"/>
        </w:rPr>
      </w:pPr>
      <w:r w:rsidRPr="001A2642">
        <w:rPr>
          <w:color w:val="000000"/>
          <w:lang w:val="it-IT"/>
        </w:rPr>
        <w:t xml:space="preserve">Bên A bằng mọi nỗ lực của mình sẽ tuân thủ kế hoạch tổ chức </w:t>
      </w:r>
      <w:r w:rsidR="00C503B3" w:rsidRPr="001A2642">
        <w:rPr>
          <w:color w:val="000000"/>
          <w:lang w:val="it-IT"/>
        </w:rPr>
        <w:t>Sự Kiện</w:t>
      </w:r>
      <w:r w:rsidRPr="001A2642">
        <w:rPr>
          <w:color w:val="000000"/>
          <w:lang w:val="it-IT"/>
        </w:rPr>
        <w:t xml:space="preserve"> theo quy định tại </w:t>
      </w:r>
      <w:r w:rsidR="00AC38C7" w:rsidRPr="001A2642">
        <w:rPr>
          <w:color w:val="000000"/>
          <w:lang w:val="it-IT"/>
        </w:rPr>
        <w:t>Hợp Đồng</w:t>
      </w:r>
      <w:r w:rsidRPr="001A2642">
        <w:rPr>
          <w:color w:val="000000"/>
          <w:lang w:val="it-IT"/>
        </w:rPr>
        <w:t xml:space="preserve"> này và các Phụ lục đính kèm. Tuy nhiên, </w:t>
      </w:r>
      <w:r w:rsidR="009E051D" w:rsidRPr="001A2642">
        <w:rPr>
          <w:color w:val="000000"/>
          <w:lang w:val="it-IT"/>
        </w:rPr>
        <w:t>Các Bên</w:t>
      </w:r>
      <w:r w:rsidRPr="001A2642">
        <w:rPr>
          <w:color w:val="000000"/>
          <w:lang w:val="it-IT"/>
        </w:rPr>
        <w:t xml:space="preserve"> hiểu rằng, nội dung</w:t>
      </w:r>
      <w:r w:rsidR="00603082" w:rsidRPr="001A2642">
        <w:rPr>
          <w:color w:val="000000"/>
          <w:lang w:val="it-IT"/>
        </w:rPr>
        <w:t>/</w:t>
      </w:r>
      <w:r w:rsidRPr="001A2642">
        <w:rPr>
          <w:color w:val="000000"/>
          <w:lang w:val="it-IT"/>
        </w:rPr>
        <w:t xml:space="preserve">tiến độ công việc có thể bị điều chỉnh bởi các nguyên nhân khách quan, nằm ngoài sự kiểm soát của Bên A. Trong trường hợp này, Bên A sẽ gửi thông </w:t>
      </w:r>
      <w:r w:rsidRPr="001A2642">
        <w:rPr>
          <w:color w:val="000000"/>
          <w:lang w:val="it-IT"/>
        </w:rPr>
        <w:lastRenderedPageBreak/>
        <w:t>báo về việc thay đổi nội dung</w:t>
      </w:r>
      <w:r w:rsidR="00603082" w:rsidRPr="001A2642">
        <w:rPr>
          <w:color w:val="000000"/>
          <w:lang w:val="it-IT"/>
        </w:rPr>
        <w:t>/</w:t>
      </w:r>
      <w:r w:rsidRPr="001A2642">
        <w:rPr>
          <w:color w:val="000000"/>
          <w:lang w:val="it-IT"/>
        </w:rPr>
        <w:t xml:space="preserve">tiến độ thực hiện và Bên B có trách nhiệm phản hồi trong vòng hai mươi bốn (24) giờ kể từ khi nhận được thông báo của Bên A. </w:t>
      </w:r>
      <w:r w:rsidR="009E051D" w:rsidRPr="001A2642">
        <w:rPr>
          <w:color w:val="000000"/>
          <w:lang w:val="it-IT"/>
        </w:rPr>
        <w:t>Các Bên</w:t>
      </w:r>
      <w:r w:rsidRPr="001A2642">
        <w:rPr>
          <w:color w:val="000000"/>
          <w:lang w:val="it-IT"/>
        </w:rPr>
        <w:t xml:space="preserve"> sẽ thống nhất trước bằng văn bản về các chi phí phát sinh (nếu có) liên quan đến việc thay đổi và Bên B cần cung cấp cho Bên A tất cả những giấy tờ chứng minh các chi phí phát sinh đã được Bên B thực hiện (nếu có) ngay sau khi nhận được thông báo của Bên A. </w:t>
      </w:r>
    </w:p>
    <w:p w14:paraId="2854BDA2" w14:textId="77777777" w:rsidR="00752A01" w:rsidRPr="001A2642" w:rsidRDefault="00752A01" w:rsidP="00C63768">
      <w:pPr>
        <w:pStyle w:val="Heading1"/>
        <w:rPr>
          <w:rFonts w:ascii="Times New Roman" w:hAnsi="Times New Roman" w:cs="Times New Roman"/>
          <w:b/>
          <w:color w:val="auto"/>
          <w:sz w:val="24"/>
          <w:szCs w:val="24"/>
          <w:lang w:val="nl-NL"/>
        </w:rPr>
      </w:pPr>
      <w:bookmarkStart w:id="316" w:name="_Toc163831853"/>
      <w:r w:rsidRPr="001A2642">
        <w:rPr>
          <w:rFonts w:ascii="Times New Roman" w:hAnsi="Times New Roman" w:cs="Times New Roman"/>
          <w:b/>
          <w:color w:val="auto"/>
          <w:sz w:val="24"/>
          <w:szCs w:val="24"/>
          <w:lang w:val="nl-NL"/>
        </w:rPr>
        <w:t>ĐIỀU 6. QUYỀN VÀ NGHĨA VỤ CỦA BÊN B</w:t>
      </w:r>
      <w:bookmarkEnd w:id="316"/>
    </w:p>
    <w:p w14:paraId="55FBBD07" w14:textId="77777777" w:rsidR="00752A01" w:rsidRPr="001A2642" w:rsidRDefault="00752A01" w:rsidP="00C63768">
      <w:pPr>
        <w:pStyle w:val="ListParagraph"/>
        <w:keepLines/>
        <w:widowControl w:val="0"/>
        <w:numPr>
          <w:ilvl w:val="0"/>
          <w:numId w:val="14"/>
        </w:numPr>
        <w:spacing w:line="276" w:lineRule="auto"/>
        <w:ind w:hanging="720"/>
        <w:jc w:val="both"/>
        <w:outlineLvl w:val="1"/>
        <w:rPr>
          <w:b/>
          <w:bCs/>
        </w:rPr>
      </w:pPr>
      <w:bookmarkStart w:id="317" w:name="_Toc163831854"/>
      <w:r w:rsidRPr="001A2642">
        <w:rPr>
          <w:b/>
          <w:bCs/>
          <w:lang w:val="en-US"/>
        </w:rPr>
        <w:t>Quyền của Bên B</w:t>
      </w:r>
      <w:r w:rsidR="00AA0A8B" w:rsidRPr="001A2642">
        <w:rPr>
          <w:b/>
          <w:bCs/>
          <w:lang w:val="en-US"/>
        </w:rPr>
        <w:t>:</w:t>
      </w:r>
      <w:bookmarkEnd w:id="317"/>
    </w:p>
    <w:p w14:paraId="358F92D4" w14:textId="77777777" w:rsidR="00752A01" w:rsidRPr="001A2642" w:rsidRDefault="00752A01" w:rsidP="0048496B">
      <w:pPr>
        <w:pStyle w:val="ListParagraph"/>
        <w:keepLines/>
        <w:widowControl w:val="0"/>
        <w:numPr>
          <w:ilvl w:val="0"/>
          <w:numId w:val="36"/>
        </w:numPr>
        <w:spacing w:line="276" w:lineRule="auto"/>
        <w:ind w:left="1418" w:hanging="709"/>
        <w:contextualSpacing/>
        <w:jc w:val="both"/>
        <w:rPr>
          <w:lang w:val="pt-BR"/>
        </w:rPr>
      </w:pPr>
      <w:r w:rsidRPr="001A2642">
        <w:rPr>
          <w:lang w:val="pt-BR"/>
        </w:rPr>
        <w:t xml:space="preserve">Yêu cầu Bên A cung cấp đầy đủ thông tin, tạo điều kiện thuận lợi để thực hiện </w:t>
      </w:r>
      <w:r w:rsidR="00664D33" w:rsidRPr="001A2642">
        <w:rPr>
          <w:lang w:val="pt-BR"/>
        </w:rPr>
        <w:t>Dịch Vụ</w:t>
      </w:r>
      <w:r w:rsidR="00370F57" w:rsidRPr="001A2642">
        <w:rPr>
          <w:lang w:val="pt-BR"/>
        </w:rPr>
        <w:t>.</w:t>
      </w:r>
    </w:p>
    <w:p w14:paraId="6000AE53" w14:textId="77777777" w:rsidR="00752A01" w:rsidRPr="001A2642" w:rsidRDefault="00752A01" w:rsidP="0048496B">
      <w:pPr>
        <w:pStyle w:val="ListParagraph"/>
        <w:keepLines/>
        <w:widowControl w:val="0"/>
        <w:numPr>
          <w:ilvl w:val="0"/>
          <w:numId w:val="36"/>
        </w:numPr>
        <w:spacing w:line="276" w:lineRule="auto"/>
        <w:ind w:left="1418" w:hanging="709"/>
        <w:contextualSpacing/>
        <w:jc w:val="both"/>
        <w:rPr>
          <w:lang w:val="pt-BR"/>
        </w:rPr>
      </w:pPr>
      <w:r w:rsidRPr="001A2642">
        <w:rPr>
          <w:lang w:val="pt-BR"/>
        </w:rPr>
        <w:t xml:space="preserve">Đề xuất ý tưởng, đóng góp ý kiến trong phạm vi chuyên môn của mình để đảm bảo chất lượng </w:t>
      </w:r>
      <w:r w:rsidR="00664D33" w:rsidRPr="001A2642">
        <w:rPr>
          <w:lang w:val="pt-BR"/>
        </w:rPr>
        <w:t>Dịch Vụ</w:t>
      </w:r>
      <w:r w:rsidRPr="001A2642">
        <w:rPr>
          <w:lang w:val="pt-BR"/>
        </w:rPr>
        <w:t xml:space="preserve"> đạt được yêu cầu tốt nhất cho Bên A</w:t>
      </w:r>
      <w:r w:rsidR="00370F57" w:rsidRPr="001A2642">
        <w:rPr>
          <w:lang w:val="pt-BR"/>
        </w:rPr>
        <w:t>.</w:t>
      </w:r>
    </w:p>
    <w:p w14:paraId="152C81CB" w14:textId="6D93A53A" w:rsidR="00752A01" w:rsidRPr="001A2642" w:rsidRDefault="00752A01" w:rsidP="0048496B">
      <w:pPr>
        <w:pStyle w:val="ListParagraph"/>
        <w:keepLines/>
        <w:widowControl w:val="0"/>
        <w:numPr>
          <w:ilvl w:val="0"/>
          <w:numId w:val="36"/>
        </w:numPr>
        <w:spacing w:line="276" w:lineRule="auto"/>
        <w:ind w:left="1418" w:hanging="709"/>
        <w:contextualSpacing/>
        <w:jc w:val="both"/>
        <w:rPr>
          <w:lang w:val="pt-BR"/>
        </w:rPr>
      </w:pPr>
      <w:r w:rsidRPr="001A2642">
        <w:rPr>
          <w:lang w:val="pt-BR"/>
        </w:rPr>
        <w:t>Được nhận đúng và đủ các khoản thanh toán từ Bên A đúng theo quy định tại</w:t>
      </w:r>
      <w:r w:rsidRPr="001A2642">
        <w:rPr>
          <w:b/>
          <w:bCs/>
          <w:lang w:val="pt-BR"/>
        </w:rPr>
        <w:t xml:space="preserve"> </w:t>
      </w:r>
      <w:r w:rsidR="00764EFA" w:rsidRPr="001A2642">
        <w:rPr>
          <w:b/>
          <w:bCs/>
          <w:lang w:val="pt-BR"/>
        </w:rPr>
        <w:t xml:space="preserve">Phụ Lục 2 – </w:t>
      </w:r>
      <w:r w:rsidR="003837AF" w:rsidRPr="001A2642">
        <w:rPr>
          <w:b/>
          <w:bCs/>
          <w:lang w:val="pt-BR"/>
        </w:rPr>
        <w:t>Giá Trị Hợp Đồng Và Thanh Toán</w:t>
      </w:r>
      <w:r w:rsidRPr="001A2642">
        <w:rPr>
          <w:lang w:val="pt-BR"/>
        </w:rPr>
        <w:t xml:space="preserve"> và đúng theo khối lượng công việc mà Bên B hoàn thành theo nghiệm thu.</w:t>
      </w:r>
    </w:p>
    <w:p w14:paraId="677C01D7" w14:textId="77777777" w:rsidR="00752A01" w:rsidRPr="001A2642" w:rsidRDefault="00752A01" w:rsidP="003611F5">
      <w:pPr>
        <w:pStyle w:val="ListParagraph"/>
        <w:keepLines/>
        <w:widowControl w:val="0"/>
        <w:numPr>
          <w:ilvl w:val="0"/>
          <w:numId w:val="14"/>
        </w:numPr>
        <w:spacing w:line="276" w:lineRule="auto"/>
        <w:ind w:hanging="720"/>
        <w:jc w:val="both"/>
        <w:outlineLvl w:val="1"/>
        <w:rPr>
          <w:b/>
          <w:bCs/>
          <w:lang w:val="pt-BR"/>
        </w:rPr>
      </w:pPr>
      <w:bookmarkStart w:id="318" w:name="_Toc163831855"/>
      <w:r w:rsidRPr="001A2642">
        <w:rPr>
          <w:b/>
          <w:bCs/>
          <w:lang w:val="pt-BR"/>
        </w:rPr>
        <w:t>Nghĩa vụ của Bên B</w:t>
      </w:r>
      <w:r w:rsidR="00AA0A8B" w:rsidRPr="001A2642">
        <w:rPr>
          <w:b/>
          <w:bCs/>
          <w:lang w:val="pt-BR"/>
        </w:rPr>
        <w:t>:</w:t>
      </w:r>
      <w:bookmarkEnd w:id="318"/>
    </w:p>
    <w:p w14:paraId="1B5F7EAF" w14:textId="71141A65" w:rsidR="00752A01" w:rsidRPr="001A2642" w:rsidRDefault="00240483" w:rsidP="0048496B">
      <w:pPr>
        <w:pStyle w:val="ListParagraph"/>
        <w:keepLines/>
        <w:widowControl w:val="0"/>
        <w:numPr>
          <w:ilvl w:val="0"/>
          <w:numId w:val="37"/>
        </w:numPr>
        <w:spacing w:line="276" w:lineRule="auto"/>
        <w:ind w:left="1418" w:hanging="709"/>
        <w:jc w:val="both"/>
      </w:pPr>
      <w:r w:rsidRPr="001A2642">
        <w:rPr>
          <w:lang w:val="pt-BR"/>
        </w:rPr>
        <w:t>Đ</w:t>
      </w:r>
      <w:r w:rsidR="00752A01" w:rsidRPr="001A2642">
        <w:rPr>
          <w:lang w:val="pt-BR"/>
        </w:rPr>
        <w:t>ảm bảo quản lý, t</w:t>
      </w:r>
      <w:r w:rsidR="00752A01" w:rsidRPr="001A2642">
        <w:t xml:space="preserve">hực hiện </w:t>
      </w:r>
      <w:r w:rsidR="00664D33" w:rsidRPr="001A2642">
        <w:t>Dịch Vụ</w:t>
      </w:r>
      <w:r w:rsidR="00752A01" w:rsidRPr="001A2642">
        <w:t xml:space="preserve"> một cách chuyên nghiệp, đúng </w:t>
      </w:r>
      <w:r w:rsidR="00752A01" w:rsidRPr="001A2642">
        <w:rPr>
          <w:lang w:val="pt-BR"/>
        </w:rPr>
        <w:t>yêu cầu về số lượng, chất lượng, quy cách, tính thẩm mỹ hoặc đạt KPIs cam kết theo</w:t>
      </w:r>
      <w:r w:rsidR="00752A01" w:rsidRPr="001A2642">
        <w:t xml:space="preserve"> quy định </w:t>
      </w:r>
      <w:r w:rsidR="00752A01" w:rsidRPr="001A2642">
        <w:rPr>
          <w:lang w:val="pt-BR"/>
        </w:rPr>
        <w:t>tại</w:t>
      </w:r>
      <w:r w:rsidR="00752A01" w:rsidRPr="001A2642">
        <w:t xml:space="preserve"> </w:t>
      </w:r>
      <w:r w:rsidR="00AC38C7" w:rsidRPr="001A2642">
        <w:t>Hợp Đồng</w:t>
      </w:r>
      <w:r w:rsidR="00752A01" w:rsidRPr="001A2642">
        <w:t xml:space="preserve"> này, các Phụ lục</w:t>
      </w:r>
      <w:r w:rsidR="00752A01" w:rsidRPr="001A2642">
        <w:rPr>
          <w:lang w:val="pt-BR"/>
        </w:rPr>
        <w:t xml:space="preserve"> đính kèm</w:t>
      </w:r>
      <w:r w:rsidR="00752A01" w:rsidRPr="001A2642">
        <w:t xml:space="preserve"> và các yêu cầu phát sinh của Bên A</w:t>
      </w:r>
      <w:r w:rsidR="00752A01" w:rsidRPr="001A2642">
        <w:rPr>
          <w:lang w:val="pt-BR"/>
        </w:rPr>
        <w:t xml:space="preserve"> </w:t>
      </w:r>
      <w:r w:rsidR="00752A01" w:rsidRPr="001A2642">
        <w:t>(nếu có)</w:t>
      </w:r>
      <w:r w:rsidR="00D55E53" w:rsidRPr="001A2642">
        <w:rPr>
          <w:lang w:val="pt-BR"/>
        </w:rPr>
        <w:t>.</w:t>
      </w:r>
    </w:p>
    <w:p w14:paraId="398BB06E" w14:textId="7D62EA34" w:rsidR="00752A01" w:rsidRPr="001A2642" w:rsidRDefault="00240483" w:rsidP="0000238F">
      <w:pPr>
        <w:pStyle w:val="ListParagraph"/>
        <w:widowControl w:val="0"/>
        <w:numPr>
          <w:ilvl w:val="0"/>
          <w:numId w:val="37"/>
        </w:numPr>
        <w:spacing w:line="276" w:lineRule="auto"/>
        <w:ind w:left="1418" w:hanging="709"/>
        <w:jc w:val="both"/>
        <w:rPr>
          <w:noProof/>
          <w:color w:val="1D1B11"/>
          <w:lang w:val="vi-VN"/>
        </w:rPr>
      </w:pPr>
      <w:r w:rsidRPr="001A2642">
        <w:rPr>
          <w:noProof/>
          <w:color w:val="1D1B11"/>
          <w:lang w:val="en-US"/>
        </w:rPr>
        <w:t>G</w:t>
      </w:r>
      <w:r w:rsidR="00752A01" w:rsidRPr="001A2642">
        <w:rPr>
          <w:noProof/>
          <w:color w:val="1D1B11"/>
          <w:lang w:val="en-US"/>
        </w:rPr>
        <w:t xml:space="preserve">ửi </w:t>
      </w:r>
      <w:r w:rsidR="00841D16" w:rsidRPr="001A2642">
        <w:rPr>
          <w:noProof/>
          <w:color w:val="1D1B11"/>
          <w:lang w:val="en-US"/>
        </w:rPr>
        <w:t xml:space="preserve">cho </w:t>
      </w:r>
      <w:r w:rsidR="00752A01" w:rsidRPr="001A2642">
        <w:rPr>
          <w:noProof/>
          <w:color w:val="1D1B11"/>
          <w:lang w:val="en-US"/>
        </w:rPr>
        <w:t xml:space="preserve">Bên A xác nhận thiết kế, nội dung </w:t>
      </w:r>
      <w:r w:rsidR="00C503B3" w:rsidRPr="001A2642">
        <w:rPr>
          <w:noProof/>
          <w:color w:val="1D1B11"/>
          <w:lang w:val="en-US"/>
        </w:rPr>
        <w:t>Sự Kiện</w:t>
      </w:r>
      <w:r w:rsidR="00752A01" w:rsidRPr="001A2642">
        <w:rPr>
          <w:noProof/>
          <w:color w:val="1D1B11"/>
          <w:lang w:val="en-US"/>
        </w:rPr>
        <w:t xml:space="preserve"> trước khi triển khai. Ngoài ra, Bên B cam kết không sử dụng một phần hoặc toàn bộ ý tưởng, </w:t>
      </w:r>
      <w:r w:rsidR="00752A01" w:rsidRPr="001A2642">
        <w:rPr>
          <w:noProof/>
          <w:color w:val="1D1B11"/>
          <w:lang w:val="vi-VN"/>
        </w:rPr>
        <w:t>thiết kế</w:t>
      </w:r>
      <w:r w:rsidR="00752A01" w:rsidRPr="001A2642">
        <w:rPr>
          <w:noProof/>
          <w:color w:val="1D1B11"/>
          <w:lang w:val="en-US"/>
        </w:rPr>
        <w:t xml:space="preserve">, nội dung, hình ảnh để thực hiện </w:t>
      </w:r>
      <w:r w:rsidR="00C503B3" w:rsidRPr="001A2642">
        <w:rPr>
          <w:noProof/>
          <w:color w:val="1D1B11"/>
          <w:lang w:val="en-US"/>
        </w:rPr>
        <w:t>Sự Kiện</w:t>
      </w:r>
      <w:r w:rsidR="00752A01" w:rsidRPr="001A2642">
        <w:rPr>
          <w:noProof/>
          <w:color w:val="1D1B11"/>
          <w:lang w:val="en-US"/>
        </w:rPr>
        <w:t xml:space="preserve"> của Bên A cho bất kỳ bên thứ ba nào khác</w:t>
      </w:r>
      <w:r w:rsidR="00D55E53" w:rsidRPr="001A2642">
        <w:rPr>
          <w:noProof/>
          <w:color w:val="1D1B11"/>
          <w:lang w:val="en-US"/>
        </w:rPr>
        <w:t>.</w:t>
      </w:r>
    </w:p>
    <w:p w14:paraId="3EFC2FEC" w14:textId="6161FEDE" w:rsidR="00752A01" w:rsidRPr="001A2642" w:rsidRDefault="00240483" w:rsidP="0000238F">
      <w:pPr>
        <w:pStyle w:val="ListParagraph"/>
        <w:widowControl w:val="0"/>
        <w:numPr>
          <w:ilvl w:val="0"/>
          <w:numId w:val="37"/>
        </w:numPr>
        <w:spacing w:line="276" w:lineRule="auto"/>
        <w:ind w:left="1412" w:hanging="706"/>
        <w:jc w:val="both"/>
        <w:rPr>
          <w:noProof/>
          <w:color w:val="1D1B11"/>
          <w:lang w:val="vi-VN"/>
        </w:rPr>
      </w:pPr>
      <w:r w:rsidRPr="001A2642">
        <w:rPr>
          <w:noProof/>
          <w:color w:val="1D1B11"/>
          <w:lang w:val="vi-VN"/>
          <w:rPrChange w:id="319" w:author="Nguyen Quynh Thuy Tien (Senior Social &amp; Digital Marketing Executive)" w:date="2026-04-24T11:21:00Z">
            <w:rPr>
              <w:noProof/>
              <w:color w:val="1D1B11"/>
              <w:lang w:val="en-US"/>
            </w:rPr>
          </w:rPrChange>
        </w:rPr>
        <w:t>T</w:t>
      </w:r>
      <w:r w:rsidR="00752A01" w:rsidRPr="001A2642">
        <w:rPr>
          <w:noProof/>
          <w:color w:val="1D1B11"/>
          <w:lang w:val="vi-VN"/>
        </w:rPr>
        <w:t xml:space="preserve">ự mình chịu trách nhiệm thanh toán chi phí cũng như các khoản thuế, phí theo quy định pháp luật (bao gồm </w:t>
      </w:r>
      <w:r w:rsidR="00752A01" w:rsidRPr="001A2642">
        <w:rPr>
          <w:lang w:val="vi-VN"/>
        </w:rPr>
        <w:t>nhưng</w:t>
      </w:r>
      <w:r w:rsidR="00752A01" w:rsidRPr="001A2642">
        <w:rPr>
          <w:noProof/>
          <w:color w:val="1D1B11"/>
          <w:lang w:val="vi-VN"/>
        </w:rPr>
        <w:t xml:space="preserve"> không giới hạn bởi thuế Giá trị gia tăng, thuế thu nhập cá nhân, </w:t>
      </w:r>
      <w:r w:rsidR="00752A01" w:rsidRPr="001A2642">
        <w:rPr>
          <w:noProof/>
          <w:color w:val="1D1B11"/>
        </w:rPr>
        <w:t>thuế nhà thầu</w:t>
      </w:r>
      <w:r w:rsidR="00752A01" w:rsidRPr="001A2642">
        <w:rPr>
          <w:noProof/>
          <w:color w:val="1D1B11"/>
          <w:lang w:val="vi-VN"/>
        </w:rPr>
        <w:t>) cho các đối tác</w:t>
      </w:r>
      <w:r w:rsidR="00603082" w:rsidRPr="001A2642">
        <w:rPr>
          <w:noProof/>
          <w:color w:val="1D1B11"/>
          <w:lang w:val="vi-VN"/>
        </w:rPr>
        <w:t>/</w:t>
      </w:r>
      <w:r w:rsidR="00752A01" w:rsidRPr="001A2642">
        <w:rPr>
          <w:noProof/>
          <w:color w:val="1D1B11"/>
          <w:lang w:val="vi-VN"/>
        </w:rPr>
        <w:t xml:space="preserve">bên thứ ba có liên quan do </w:t>
      </w:r>
      <w:r w:rsidR="00752A01" w:rsidRPr="001A2642">
        <w:rPr>
          <w:noProof/>
          <w:color w:val="1D1B11"/>
        </w:rPr>
        <w:t>B</w:t>
      </w:r>
      <w:r w:rsidR="00752A01" w:rsidRPr="001A2642">
        <w:rPr>
          <w:noProof/>
          <w:color w:val="1D1B11"/>
          <w:lang w:val="vi-VN"/>
        </w:rPr>
        <w:t>ên B hợp tác</w:t>
      </w:r>
      <w:r w:rsidR="00603082" w:rsidRPr="001A2642">
        <w:rPr>
          <w:noProof/>
          <w:color w:val="1D1B11"/>
          <w:lang w:val="vi-VN"/>
        </w:rPr>
        <w:t>/</w:t>
      </w:r>
      <w:r w:rsidR="00752A01" w:rsidRPr="001A2642">
        <w:rPr>
          <w:noProof/>
          <w:color w:val="1D1B11"/>
          <w:lang w:val="vi-VN"/>
        </w:rPr>
        <w:t xml:space="preserve">chỉ định </w:t>
      </w:r>
      <w:r w:rsidR="00472E30" w:rsidRPr="001A2642">
        <w:rPr>
          <w:noProof/>
          <w:color w:val="1D1B11"/>
          <w:lang w:val="vi-VN"/>
        </w:rPr>
        <w:t>khi</w:t>
      </w:r>
      <w:r w:rsidR="00752A01" w:rsidRPr="001A2642">
        <w:rPr>
          <w:noProof/>
          <w:color w:val="1D1B11"/>
          <w:lang w:val="vi-VN"/>
        </w:rPr>
        <w:t xml:space="preserve"> thực hiện </w:t>
      </w:r>
      <w:r w:rsidR="00664D33" w:rsidRPr="001A2642">
        <w:rPr>
          <w:noProof/>
          <w:color w:val="1D1B11"/>
          <w:lang w:val="vi-VN"/>
        </w:rPr>
        <w:t>Dịch Vụ</w:t>
      </w:r>
      <w:r w:rsidR="00752A01" w:rsidRPr="001A2642">
        <w:rPr>
          <w:noProof/>
          <w:color w:val="1D1B11"/>
          <w:lang w:val="vi-VN"/>
        </w:rPr>
        <w:t>. Bên B sẽ đảm bảo cho Bên A được miễn trừ mọi trách nhiệm đối với bên thứ ba trong trường hợp Bên B và</w:t>
      </w:r>
      <w:r w:rsidR="00603082" w:rsidRPr="001A2642">
        <w:rPr>
          <w:noProof/>
          <w:color w:val="1D1B11"/>
          <w:lang w:val="vi-VN"/>
        </w:rPr>
        <w:t>/</w:t>
      </w:r>
      <w:r w:rsidR="00752A01" w:rsidRPr="001A2642">
        <w:rPr>
          <w:noProof/>
          <w:color w:val="1D1B11"/>
          <w:lang w:val="vi-VN"/>
        </w:rPr>
        <w:t>hoặc đối tác của Bên B không thực hiện hoặc thực hiện không đầy đủ nghĩa vụ quy định tại điều này</w:t>
      </w:r>
      <w:r w:rsidR="00D4490F" w:rsidRPr="001A2642">
        <w:rPr>
          <w:noProof/>
          <w:color w:val="1D1B11"/>
          <w:lang w:val="vi-VN"/>
        </w:rPr>
        <w:t>.</w:t>
      </w:r>
    </w:p>
    <w:p w14:paraId="6BC740E8" w14:textId="75B356DC" w:rsidR="00752A01" w:rsidRPr="001A2642" w:rsidRDefault="00752A01" w:rsidP="0048496B">
      <w:pPr>
        <w:pStyle w:val="ListParagraph"/>
        <w:keepLines/>
        <w:widowControl w:val="0"/>
        <w:numPr>
          <w:ilvl w:val="0"/>
          <w:numId w:val="37"/>
        </w:numPr>
        <w:spacing w:line="276" w:lineRule="auto"/>
        <w:ind w:left="1412" w:hanging="706"/>
        <w:jc w:val="both"/>
      </w:pPr>
      <w:r w:rsidRPr="001A2642">
        <w:rPr>
          <w:lang w:val="vi-VN"/>
        </w:rPr>
        <w:t>Cử</w:t>
      </w:r>
      <w:r w:rsidRPr="001A2642">
        <w:t xml:space="preserve"> nhân sự </w:t>
      </w:r>
      <w:r w:rsidRPr="001A2642">
        <w:rPr>
          <w:lang w:val="vi-VN"/>
        </w:rPr>
        <w:t xml:space="preserve">điều phối, giám sát việc thực hiện </w:t>
      </w:r>
      <w:r w:rsidR="00664D33" w:rsidRPr="001A2642">
        <w:rPr>
          <w:lang w:val="vi-VN"/>
        </w:rPr>
        <w:t>Dịch Vụ</w:t>
      </w:r>
      <w:r w:rsidRPr="001A2642">
        <w:t>. Những nhân sự này phải là những người có kinh nghiệm trong lĩnh vực mà họ được phân công thực hiện</w:t>
      </w:r>
      <w:r w:rsidRPr="001A2642">
        <w:rPr>
          <w:lang w:val="en-US"/>
        </w:rPr>
        <w:t xml:space="preserve"> và</w:t>
      </w:r>
      <w:r w:rsidR="00603082" w:rsidRPr="001A2642">
        <w:rPr>
          <w:lang w:val="en-US"/>
        </w:rPr>
        <w:t>/</w:t>
      </w:r>
      <w:r w:rsidRPr="001A2642">
        <w:rPr>
          <w:lang w:val="en-US"/>
        </w:rPr>
        <w:t>hoặc đáp ứng đầy đủ các điều kiện về chứng chỉ hành nghề (đối với các vị trí có yêu cầu) và</w:t>
      </w:r>
      <w:r w:rsidRPr="001A2642">
        <w:t xml:space="preserve"> Bên B sẽ hoàn toàn chịu trách nhiệm đối với các hành vi, sai sót của </w:t>
      </w:r>
      <w:r w:rsidRPr="001A2642">
        <w:rPr>
          <w:lang w:val="en-US"/>
        </w:rPr>
        <w:t>họ</w:t>
      </w:r>
      <w:r w:rsidRPr="001A2642">
        <w:t xml:space="preserve"> trong suốt quá trình thực hiện </w:t>
      </w:r>
      <w:r w:rsidR="00AC38C7" w:rsidRPr="001A2642">
        <w:t>Hợp Đồng</w:t>
      </w:r>
      <w:r w:rsidR="00D4490F" w:rsidRPr="001A2642">
        <w:rPr>
          <w:lang w:val="en-US"/>
        </w:rPr>
        <w:t>.</w:t>
      </w:r>
    </w:p>
    <w:p w14:paraId="5611EBC2" w14:textId="58CC0789" w:rsidR="00752A01" w:rsidRPr="001A2642" w:rsidRDefault="00240483" w:rsidP="0048496B">
      <w:pPr>
        <w:pStyle w:val="ListParagraph"/>
        <w:keepLines/>
        <w:widowControl w:val="0"/>
        <w:numPr>
          <w:ilvl w:val="0"/>
          <w:numId w:val="37"/>
        </w:numPr>
        <w:spacing w:line="276" w:lineRule="auto"/>
        <w:ind w:left="1418" w:hanging="709"/>
        <w:jc w:val="both"/>
        <w:rPr>
          <w:lang w:val="en-US" w:eastAsia="en-US"/>
        </w:rPr>
      </w:pPr>
      <w:bookmarkStart w:id="320" w:name="_Hlk158026741"/>
      <w:r w:rsidRPr="001A2642">
        <w:t>M</w:t>
      </w:r>
      <w:r w:rsidR="00752A01" w:rsidRPr="001A2642">
        <w:t xml:space="preserve">ua bảo hiểm </w:t>
      </w:r>
      <w:r w:rsidR="00752A01" w:rsidRPr="001A2642">
        <w:rPr>
          <w:lang w:val="en-US" w:eastAsia="en-US"/>
        </w:rPr>
        <w:t xml:space="preserve">thi công </w:t>
      </w:r>
      <w:r w:rsidR="004548AE" w:rsidRPr="001A2642">
        <w:rPr>
          <w:lang w:val="en-US" w:eastAsia="en-US"/>
        </w:rPr>
        <w:t xml:space="preserve">và phòng chống cháy nổ </w:t>
      </w:r>
      <w:r w:rsidR="00752A01" w:rsidRPr="001A2642">
        <w:rPr>
          <w:lang w:val="en-US" w:eastAsia="en-US"/>
        </w:rPr>
        <w:t>để đảm bảo cho hoạt động của mình,</w:t>
      </w:r>
      <w:r w:rsidR="00824C30" w:rsidRPr="001A2642">
        <w:rPr>
          <w:lang w:val="en-US" w:eastAsia="en-US"/>
        </w:rPr>
        <w:t xml:space="preserve"> đồng thời</w:t>
      </w:r>
      <w:r w:rsidR="00752A01" w:rsidRPr="001A2642">
        <w:rPr>
          <w:lang w:val="en-US" w:eastAsia="en-US"/>
        </w:rPr>
        <w:t xml:space="preserve"> </w:t>
      </w:r>
      <w:r w:rsidR="00D73A3C" w:rsidRPr="001A2642">
        <w:rPr>
          <w:lang w:val="en-US" w:eastAsia="en-US"/>
        </w:rPr>
        <w:t xml:space="preserve">mua </w:t>
      </w:r>
      <w:r w:rsidR="00752A01" w:rsidRPr="001A2642">
        <w:rPr>
          <w:lang w:val="en-US" w:eastAsia="en-US"/>
        </w:rPr>
        <w:t>bảo hiểm trách nhiệm công cộng cho bên thứ ba</w:t>
      </w:r>
      <w:r w:rsidR="004548AE" w:rsidRPr="001A2642">
        <w:rPr>
          <w:lang w:val="en-US" w:eastAsia="en-US"/>
        </w:rPr>
        <w:t xml:space="preserve"> theo quy định của pháp luật</w:t>
      </w:r>
      <w:r w:rsidR="00D4490F" w:rsidRPr="001A2642">
        <w:rPr>
          <w:lang w:val="en-US" w:eastAsia="en-US"/>
        </w:rPr>
        <w:t>.</w:t>
      </w:r>
    </w:p>
    <w:p w14:paraId="088E457A" w14:textId="77777777" w:rsidR="00752A01" w:rsidRPr="001A2642" w:rsidRDefault="00752A01" w:rsidP="0048496B">
      <w:pPr>
        <w:pStyle w:val="ListParagraph"/>
        <w:keepLines/>
        <w:widowControl w:val="0"/>
        <w:numPr>
          <w:ilvl w:val="0"/>
          <w:numId w:val="37"/>
        </w:numPr>
        <w:spacing w:line="276" w:lineRule="auto"/>
        <w:ind w:left="1418" w:hanging="709"/>
        <w:jc w:val="both"/>
        <w:rPr>
          <w:color w:val="000099"/>
          <w:lang w:val="en-US" w:eastAsia="en-US"/>
        </w:rPr>
      </w:pPr>
      <w:r w:rsidRPr="001A2642">
        <w:rPr>
          <w:lang w:val="en-US" w:eastAsia="en-US"/>
        </w:rPr>
        <w:t xml:space="preserve">Đặt cọc thi công theo quy định của địa điểm tổ chức </w:t>
      </w:r>
      <w:r w:rsidR="00C503B3" w:rsidRPr="001A2642">
        <w:rPr>
          <w:lang w:val="en-US" w:eastAsia="en-US"/>
        </w:rPr>
        <w:t>Sự Kiện</w:t>
      </w:r>
      <w:r w:rsidRPr="001A2642">
        <w:rPr>
          <w:lang w:val="en-US" w:eastAsia="en-US"/>
        </w:rPr>
        <w:t xml:space="preserve"> (nếu có)</w:t>
      </w:r>
      <w:r w:rsidR="00D4490F" w:rsidRPr="001A2642">
        <w:rPr>
          <w:lang w:val="en-US" w:eastAsia="en-US"/>
        </w:rPr>
        <w:t>.</w:t>
      </w:r>
    </w:p>
    <w:p w14:paraId="550BFE2F" w14:textId="49B5EB5F" w:rsidR="00752A01" w:rsidRPr="001A2642" w:rsidRDefault="00752A01" w:rsidP="0048496B">
      <w:pPr>
        <w:pStyle w:val="ListParagraph"/>
        <w:keepLines/>
        <w:widowControl w:val="0"/>
        <w:numPr>
          <w:ilvl w:val="0"/>
          <w:numId w:val="37"/>
        </w:numPr>
        <w:spacing w:line="276" w:lineRule="auto"/>
        <w:ind w:left="1418" w:hanging="709"/>
        <w:jc w:val="both"/>
      </w:pPr>
      <w:r w:rsidRPr="001A2642">
        <w:t xml:space="preserve">Tuân thủ theo sự điều phối của Bên A, giải quyết và hỗ trợ mọi yêu cầu hợp lý của Bên A liên quan đến việc thực hiện </w:t>
      </w:r>
      <w:r w:rsidR="00C503B3" w:rsidRPr="001A2642">
        <w:rPr>
          <w:lang w:val="en-US"/>
        </w:rPr>
        <w:t>Sự Kiện</w:t>
      </w:r>
      <w:r w:rsidRPr="001A2642">
        <w:t xml:space="preserve">. </w:t>
      </w:r>
      <w:r w:rsidRPr="001A2642">
        <w:rPr>
          <w:lang w:val="en-US"/>
        </w:rPr>
        <w:t>Bên B k</w:t>
      </w:r>
      <w:r w:rsidRPr="001A2642">
        <w:t xml:space="preserve">hông được tự ý đưa ra bất kỳ quyết định nào trong quá trình cung cấp </w:t>
      </w:r>
      <w:r w:rsidR="00664D33" w:rsidRPr="001A2642">
        <w:rPr>
          <w:lang w:val="en-US"/>
        </w:rPr>
        <w:t>Dịch Vụ</w:t>
      </w:r>
      <w:r w:rsidRPr="001A2642">
        <w:t xml:space="preserve"> mà chưa nhận được đồng ý</w:t>
      </w:r>
      <w:r w:rsidRPr="001A2642">
        <w:rPr>
          <w:lang w:val="en-US"/>
        </w:rPr>
        <w:t xml:space="preserve"> bằng văn bản</w:t>
      </w:r>
      <w:r w:rsidR="00603082" w:rsidRPr="001A2642">
        <w:rPr>
          <w:lang w:val="en-US"/>
        </w:rPr>
        <w:t>/</w:t>
      </w:r>
      <w:r w:rsidRPr="001A2642">
        <w:rPr>
          <w:lang w:val="en-US"/>
        </w:rPr>
        <w:t>email</w:t>
      </w:r>
      <w:r w:rsidR="00603082" w:rsidRPr="001A2642">
        <w:rPr>
          <w:lang w:val="en-US"/>
        </w:rPr>
        <w:t>/</w:t>
      </w:r>
      <w:r w:rsidRPr="001A2642">
        <w:rPr>
          <w:lang w:val="en-US"/>
        </w:rPr>
        <w:t>thông tin trao đổi</w:t>
      </w:r>
      <w:r w:rsidRPr="001A2642">
        <w:t xml:space="preserve"> </w:t>
      </w:r>
      <w:r w:rsidRPr="001A2642">
        <w:rPr>
          <w:lang w:val="en-US"/>
        </w:rPr>
        <w:t>bởi nhân sự chỉ định của</w:t>
      </w:r>
      <w:r w:rsidRPr="001A2642">
        <w:t xml:space="preserve"> Bên A</w:t>
      </w:r>
      <w:r w:rsidRPr="001A2642">
        <w:rPr>
          <w:lang w:val="en-US"/>
        </w:rPr>
        <w:t xml:space="preserve">. </w:t>
      </w:r>
    </w:p>
    <w:p w14:paraId="48233900" w14:textId="57FC02AA" w:rsidR="00752A01" w:rsidRPr="001A2642" w:rsidRDefault="00752A01" w:rsidP="0048496B">
      <w:pPr>
        <w:pStyle w:val="ListParagraph"/>
        <w:keepLines/>
        <w:widowControl w:val="0"/>
        <w:numPr>
          <w:ilvl w:val="0"/>
          <w:numId w:val="37"/>
        </w:numPr>
        <w:spacing w:line="276" w:lineRule="auto"/>
        <w:ind w:left="1418" w:hanging="709"/>
        <w:jc w:val="both"/>
      </w:pPr>
      <w:r w:rsidRPr="001A2642">
        <w:rPr>
          <w:lang w:val="en-US"/>
        </w:rPr>
        <w:lastRenderedPageBreak/>
        <w:t xml:space="preserve">Thông báo </w:t>
      </w:r>
      <w:r w:rsidRPr="001A2642">
        <w:t xml:space="preserve">cho Bên A </w:t>
      </w:r>
      <w:r w:rsidRPr="001A2642">
        <w:rPr>
          <w:lang w:val="en-US"/>
        </w:rPr>
        <w:t xml:space="preserve">tiến độ công việc và </w:t>
      </w:r>
      <w:r w:rsidRPr="001A2642">
        <w:t xml:space="preserve">các tình huống phát sinh trong quá trình thực hiện </w:t>
      </w:r>
      <w:r w:rsidR="00AC38C7" w:rsidRPr="001A2642">
        <w:t>Hợp Đồng</w:t>
      </w:r>
      <w:r w:rsidRPr="001A2642">
        <w:t xml:space="preserve"> trong thời gian sớm nhất</w:t>
      </w:r>
      <w:r w:rsidR="00C02F93" w:rsidRPr="001A2642">
        <w:t xml:space="preserve">, đồng thời, </w:t>
      </w:r>
      <w:r w:rsidRPr="001A2642">
        <w:t>phối hợp với Bên A tìm các giải pháp xử lý phù hợp.</w:t>
      </w:r>
      <w:r w:rsidRPr="001A2642">
        <w:rPr>
          <w:lang w:val="en-US"/>
        </w:rPr>
        <w:t xml:space="preserve"> </w:t>
      </w:r>
      <w:r w:rsidRPr="001A2642">
        <w:t xml:space="preserve">Trong trường hợp có nguy cơ không hoàn thành </w:t>
      </w:r>
      <w:r w:rsidR="00664D33" w:rsidRPr="001A2642">
        <w:t>Dịch Vụ</w:t>
      </w:r>
      <w:r w:rsidRPr="001A2642">
        <w:t xml:space="preserve"> </w:t>
      </w:r>
      <w:r w:rsidR="00AF621C" w:rsidRPr="001A2642">
        <w:t>theo</w:t>
      </w:r>
      <w:r w:rsidRPr="001A2642">
        <w:t xml:space="preserve"> </w:t>
      </w:r>
      <w:r w:rsidR="00AF621C" w:rsidRPr="001A2642">
        <w:t>tiến độ ấn định,</w:t>
      </w:r>
      <w:r w:rsidRPr="001A2642">
        <w:t xml:space="preserve"> Bên B phải thông báo ngay lập tức cho Bên A</w:t>
      </w:r>
      <w:r w:rsidR="00AF621C" w:rsidRPr="001A2642">
        <w:t xml:space="preserve">; </w:t>
      </w:r>
      <w:r w:rsidRPr="001A2642">
        <w:t>đồng thời</w:t>
      </w:r>
      <w:r w:rsidR="00AF621C" w:rsidRPr="001A2642">
        <w:t>,</w:t>
      </w:r>
      <w:r w:rsidRPr="001A2642">
        <w:t xml:space="preserve"> bằng chi phí của mình tiến hành mọi biện pháp</w:t>
      </w:r>
      <w:r w:rsidRPr="001A2642">
        <w:rPr>
          <w:lang w:val="en-US"/>
        </w:rPr>
        <w:t xml:space="preserve"> khắc phục</w:t>
      </w:r>
      <w:r w:rsidRPr="001A2642">
        <w:t xml:space="preserve"> đảm bảo </w:t>
      </w:r>
      <w:r w:rsidR="00664D33" w:rsidRPr="001A2642">
        <w:t>Dịch Vụ</w:t>
      </w:r>
      <w:r w:rsidRPr="001A2642">
        <w:t xml:space="preserve"> được hoàn thành đúng hạn, bao gồm nhưng không hạn chế ở việc bổ sung nhân công và/hoặc tăng giờ làm việc</w:t>
      </w:r>
      <w:r w:rsidR="00D4490F" w:rsidRPr="001A2642">
        <w:rPr>
          <w:lang w:val="en-US"/>
        </w:rPr>
        <w:t>.</w:t>
      </w:r>
    </w:p>
    <w:p w14:paraId="0A4E8C5F" w14:textId="77777777" w:rsidR="00752A01" w:rsidRPr="001A2642" w:rsidRDefault="00752A01" w:rsidP="0048496B">
      <w:pPr>
        <w:pStyle w:val="ListParagraph"/>
        <w:keepLines/>
        <w:widowControl w:val="0"/>
        <w:numPr>
          <w:ilvl w:val="0"/>
          <w:numId w:val="37"/>
        </w:numPr>
        <w:spacing w:line="276" w:lineRule="auto"/>
        <w:ind w:left="1418" w:hanging="709"/>
        <w:jc w:val="both"/>
      </w:pPr>
      <w:r w:rsidRPr="001A2642">
        <w:rPr>
          <w:lang w:val="en-US"/>
        </w:rPr>
        <w:t xml:space="preserve">Chịu </w:t>
      </w:r>
      <w:r w:rsidRPr="001A2642">
        <w:t>trách nhiệm cung cấp toàn bộ thông tin</w:t>
      </w:r>
      <w:r w:rsidRPr="001A2642">
        <w:rPr>
          <w:lang w:val="en-US"/>
        </w:rPr>
        <w:t>, tài liệu</w:t>
      </w:r>
      <w:r w:rsidRPr="001A2642">
        <w:t xml:space="preserve"> liên quan đến </w:t>
      </w:r>
      <w:r w:rsidR="00C503B3" w:rsidRPr="001A2642">
        <w:rPr>
          <w:lang w:val="en-US"/>
        </w:rPr>
        <w:t>Sự Kiện</w:t>
      </w:r>
      <w:r w:rsidRPr="001A2642">
        <w:t xml:space="preserve"> cho Bên A khi Bên A có yêu cầu</w:t>
      </w:r>
      <w:r w:rsidR="00D4490F" w:rsidRPr="001A2642">
        <w:rPr>
          <w:lang w:val="en-US"/>
        </w:rPr>
        <w:t>.</w:t>
      </w:r>
    </w:p>
    <w:p w14:paraId="026BC40D" w14:textId="5DD0D822" w:rsidR="00752A01" w:rsidRPr="001A2642" w:rsidRDefault="00240483" w:rsidP="0048496B">
      <w:pPr>
        <w:pStyle w:val="ListParagraph"/>
        <w:keepLines/>
        <w:widowControl w:val="0"/>
        <w:numPr>
          <w:ilvl w:val="0"/>
          <w:numId w:val="37"/>
        </w:numPr>
        <w:spacing w:line="276" w:lineRule="auto"/>
        <w:ind w:left="1418" w:hanging="709"/>
        <w:jc w:val="both"/>
      </w:pPr>
      <w:r w:rsidRPr="001A2642">
        <w:rPr>
          <w:color w:val="000000"/>
        </w:rPr>
        <w:t>Đ</w:t>
      </w:r>
      <w:r w:rsidR="00752A01" w:rsidRPr="001A2642">
        <w:t xml:space="preserve">ảm bảo </w:t>
      </w:r>
      <w:r w:rsidR="00752A01" w:rsidRPr="001A2642">
        <w:rPr>
          <w:lang w:val="en-US"/>
        </w:rPr>
        <w:t>tuân thủ các quy định, hướng dẫn, yêu cầu</w:t>
      </w:r>
      <w:r w:rsidR="00752A01" w:rsidRPr="001A2642">
        <w:t xml:space="preserve"> </w:t>
      </w:r>
      <w:r w:rsidR="00752A01" w:rsidRPr="001A2642">
        <w:rPr>
          <w:lang w:val="en-US"/>
        </w:rPr>
        <w:t xml:space="preserve">của pháp luật và </w:t>
      </w:r>
      <w:r w:rsidR="00752A01" w:rsidRPr="001A2642">
        <w:t xml:space="preserve">chủ sở </w:t>
      </w:r>
      <w:r w:rsidR="00752A01" w:rsidRPr="001A2642">
        <w:rPr>
          <w:lang w:val="en-US"/>
        </w:rPr>
        <w:t>hữu</w:t>
      </w:r>
      <w:r w:rsidR="00603082" w:rsidRPr="001A2642">
        <w:t>/</w:t>
      </w:r>
      <w:r w:rsidR="00752A01" w:rsidRPr="001A2642">
        <w:t xml:space="preserve">ban quản lý của địa điểm tổ chức </w:t>
      </w:r>
      <w:r w:rsidR="00C503B3" w:rsidRPr="001A2642">
        <w:rPr>
          <w:lang w:val="en-US"/>
        </w:rPr>
        <w:t>Sự Kiện</w:t>
      </w:r>
      <w:r w:rsidR="00752A01" w:rsidRPr="001A2642">
        <w:t xml:space="preserve"> về an toàn lao động, phòng chống cháy nổ</w:t>
      </w:r>
      <w:r w:rsidR="00752A01" w:rsidRPr="001A2642">
        <w:rPr>
          <w:lang w:val="en-US"/>
        </w:rPr>
        <w:t xml:space="preserve"> </w:t>
      </w:r>
      <w:r w:rsidR="00752A01" w:rsidRPr="001A2642">
        <w:t xml:space="preserve">trong suốt quá trình </w:t>
      </w:r>
      <w:r w:rsidR="00752A01" w:rsidRPr="001A2642">
        <w:rPr>
          <w:lang w:val="en-US"/>
        </w:rPr>
        <w:t xml:space="preserve">thi công, lắp đặt hoặc tháo dỡ các hạng mục </w:t>
      </w:r>
      <w:r w:rsidR="00664D33" w:rsidRPr="001A2642">
        <w:rPr>
          <w:lang w:val="en-US"/>
        </w:rPr>
        <w:t>Dịch Vụ</w:t>
      </w:r>
      <w:r w:rsidR="00752A01" w:rsidRPr="001A2642">
        <w:rPr>
          <w:lang w:val="en-US"/>
        </w:rPr>
        <w:t xml:space="preserve"> theo </w:t>
      </w:r>
      <w:r w:rsidR="00AC38C7" w:rsidRPr="001A2642">
        <w:rPr>
          <w:lang w:val="en-US"/>
        </w:rPr>
        <w:t>Hợp Đồng</w:t>
      </w:r>
      <w:r w:rsidR="00752A01" w:rsidRPr="001A2642">
        <w:rPr>
          <w:lang w:val="en-US"/>
        </w:rPr>
        <w:t xml:space="preserve"> này</w:t>
      </w:r>
      <w:r w:rsidR="00752A01" w:rsidRPr="001A2642">
        <w:t xml:space="preserve">. Trong mọi trường hợp Bên B sẽ luôn là bên duy nhất chịu trách nhiệm bồi thường toàn bộ các thiệt hại cho Bên A và/hoặc bất kỳ bên thứ ba nào nếu Bên B và/hoặc nhân sự của Bên B gây ra thiệt hại trong </w:t>
      </w:r>
      <w:r w:rsidR="00752A01" w:rsidRPr="001A2642">
        <w:rPr>
          <w:lang w:val="en-US"/>
        </w:rPr>
        <w:t xml:space="preserve">thời gian Bên B cung cấp </w:t>
      </w:r>
      <w:r w:rsidR="00664D33" w:rsidRPr="001A2642">
        <w:rPr>
          <w:lang w:val="en-US"/>
        </w:rPr>
        <w:t>Dịch Vụ</w:t>
      </w:r>
      <w:r w:rsidR="00752A01" w:rsidRPr="001A2642">
        <w:rPr>
          <w:lang w:val="en-US"/>
        </w:rPr>
        <w:t xml:space="preserve"> cho Bên A</w:t>
      </w:r>
      <w:r w:rsidR="00D521D4" w:rsidRPr="001A2642">
        <w:rPr>
          <w:lang w:val="en-US"/>
        </w:rPr>
        <w:t>.</w:t>
      </w:r>
    </w:p>
    <w:p w14:paraId="7B4CC84A" w14:textId="30EF1B3F" w:rsidR="00752A01" w:rsidRPr="001A2642" w:rsidRDefault="00240483" w:rsidP="0048496B">
      <w:pPr>
        <w:pStyle w:val="ListParagraph"/>
        <w:keepLines/>
        <w:widowControl w:val="0"/>
        <w:numPr>
          <w:ilvl w:val="0"/>
          <w:numId w:val="37"/>
        </w:numPr>
        <w:spacing w:line="276" w:lineRule="auto"/>
        <w:ind w:left="1412" w:hanging="706"/>
        <w:jc w:val="both"/>
      </w:pPr>
      <w:r w:rsidRPr="001A2642">
        <w:rPr>
          <w:lang w:val="en-US"/>
        </w:rPr>
        <w:t>Chịu</w:t>
      </w:r>
      <w:r w:rsidR="00752A01" w:rsidRPr="001A2642">
        <w:rPr>
          <w:lang w:val="en-US"/>
        </w:rPr>
        <w:t xml:space="preserve"> </w:t>
      </w:r>
      <w:r w:rsidR="00752A01" w:rsidRPr="001A2642">
        <w:t xml:space="preserve">trách nhiệm về vệ sinh an toàn thực phẩm </w:t>
      </w:r>
      <w:r w:rsidR="00752A01" w:rsidRPr="001A2642">
        <w:rPr>
          <w:lang w:val="en-US"/>
        </w:rPr>
        <w:t>(sau đây gọi tắt là “</w:t>
      </w:r>
      <w:r w:rsidR="00752A01" w:rsidRPr="001A2642">
        <w:rPr>
          <w:b/>
          <w:bCs/>
          <w:lang w:val="en-US"/>
        </w:rPr>
        <w:t>VSANTP</w:t>
      </w:r>
      <w:r w:rsidR="00752A01" w:rsidRPr="001A2642">
        <w:rPr>
          <w:lang w:val="en-US"/>
        </w:rPr>
        <w:t xml:space="preserve">”) đối với </w:t>
      </w:r>
      <w:r w:rsidR="00763B43" w:rsidRPr="001A2642">
        <w:rPr>
          <w:lang w:val="en-US"/>
        </w:rPr>
        <w:t>dịch vụ</w:t>
      </w:r>
      <w:r w:rsidR="00752A01" w:rsidRPr="001A2642">
        <w:rPr>
          <w:lang w:val="en-US"/>
        </w:rPr>
        <w:t xml:space="preserve"> ăn uống </w:t>
      </w:r>
      <w:r w:rsidR="00752A01" w:rsidRPr="001A2642">
        <w:t>mà Bên B cung cấp</w:t>
      </w:r>
      <w:r w:rsidR="00752A01" w:rsidRPr="001A2642">
        <w:rPr>
          <w:lang w:val="en-US"/>
        </w:rPr>
        <w:t>.</w:t>
      </w:r>
      <w:r w:rsidR="00752A01" w:rsidRPr="001A2642">
        <w:t xml:space="preserve"> </w:t>
      </w:r>
      <w:r w:rsidR="00752A01" w:rsidRPr="001A2642">
        <w:rPr>
          <w:lang w:val="en-US"/>
        </w:rPr>
        <w:t>Trong t</w:t>
      </w:r>
      <w:r w:rsidR="00752A01" w:rsidRPr="001A2642">
        <w:t xml:space="preserve">rường hợp </w:t>
      </w:r>
      <w:r w:rsidR="00752A01" w:rsidRPr="001A2642">
        <w:rPr>
          <w:lang w:val="en-US"/>
        </w:rPr>
        <w:t>xảy ra sự cố, Bên B sẽ miễn trừ mọi trách nhiệm cho Bên A và Bên B tự mình giải quyết mọi tranh chấp, khiếu nại</w:t>
      </w:r>
      <w:r w:rsidR="00752A01" w:rsidRPr="001A2642">
        <w:t xml:space="preserve"> và bồi thường toàn bộ thiệt hại cho khách tham dự </w:t>
      </w:r>
      <w:r w:rsidR="00C503B3" w:rsidRPr="001A2642">
        <w:rPr>
          <w:lang w:val="en-US"/>
        </w:rPr>
        <w:t>Sự Kiện</w:t>
      </w:r>
      <w:r w:rsidR="00752A01" w:rsidRPr="001A2642">
        <w:rPr>
          <w:lang w:val="en-US"/>
        </w:rPr>
        <w:t>,</w:t>
      </w:r>
      <w:r w:rsidR="00752A01" w:rsidRPr="001A2642">
        <w:t xml:space="preserve"> đồng thời chịu trách nhiệm đối với Bên A theo các quy định </w:t>
      </w:r>
      <w:r w:rsidR="00752A01" w:rsidRPr="001A2642">
        <w:rPr>
          <w:lang w:val="en-US"/>
        </w:rPr>
        <w:t>tại</w:t>
      </w:r>
      <w:r w:rsidR="00752A01" w:rsidRPr="001A2642">
        <w:t xml:space="preserve"> </w:t>
      </w:r>
      <w:r w:rsidR="00AC38C7" w:rsidRPr="001A2642">
        <w:t>Hợp Đồng</w:t>
      </w:r>
      <w:r w:rsidR="00D521D4" w:rsidRPr="001A2642">
        <w:rPr>
          <w:lang w:val="en-US"/>
        </w:rPr>
        <w:t>.</w:t>
      </w:r>
    </w:p>
    <w:p w14:paraId="4BACA71C" w14:textId="19B83D35" w:rsidR="00752A01" w:rsidRPr="001A2642" w:rsidRDefault="00240483" w:rsidP="00763B43">
      <w:pPr>
        <w:pStyle w:val="ListParagraph"/>
        <w:widowControl w:val="0"/>
        <w:numPr>
          <w:ilvl w:val="0"/>
          <w:numId w:val="37"/>
        </w:numPr>
        <w:spacing w:line="276" w:lineRule="auto"/>
        <w:ind w:left="1412" w:hanging="706"/>
        <w:jc w:val="both"/>
      </w:pPr>
      <w:r w:rsidRPr="001A2642">
        <w:rPr>
          <w:lang w:val="en-US"/>
        </w:rPr>
        <w:t>T</w:t>
      </w:r>
      <w:r w:rsidR="00752A01" w:rsidRPr="001A2642">
        <w:t xml:space="preserve">ự bảo quản trang thiết bị và vật dụng mà Bên B sử dụng để thực hiện </w:t>
      </w:r>
      <w:r w:rsidR="00664D33" w:rsidRPr="001A2642">
        <w:rPr>
          <w:lang w:val="en-US"/>
        </w:rPr>
        <w:t>Dịch Vụ</w:t>
      </w:r>
      <w:r w:rsidR="00752A01" w:rsidRPr="001A2642">
        <w:t xml:space="preserve"> theo </w:t>
      </w:r>
      <w:r w:rsidR="00AC38C7" w:rsidRPr="001A2642">
        <w:t>Hợp Đồng</w:t>
      </w:r>
      <w:r w:rsidR="00752A01" w:rsidRPr="001A2642">
        <w:t xml:space="preserve"> này</w:t>
      </w:r>
      <w:r w:rsidR="00D521D4" w:rsidRPr="001A2642">
        <w:rPr>
          <w:lang w:val="en-US"/>
        </w:rPr>
        <w:t>.</w:t>
      </w:r>
    </w:p>
    <w:bookmarkEnd w:id="320"/>
    <w:p w14:paraId="3993C10D" w14:textId="5AC8F680" w:rsidR="00752A01" w:rsidRPr="001A2642" w:rsidRDefault="00752A01" w:rsidP="00763B43">
      <w:pPr>
        <w:pStyle w:val="ListParagraph"/>
        <w:widowControl w:val="0"/>
        <w:numPr>
          <w:ilvl w:val="0"/>
          <w:numId w:val="37"/>
        </w:numPr>
        <w:spacing w:line="276" w:lineRule="auto"/>
        <w:ind w:left="1412" w:hanging="706"/>
        <w:jc w:val="both"/>
        <w:rPr>
          <w:lang w:val="en-US"/>
        </w:rPr>
      </w:pPr>
      <w:r w:rsidRPr="001A2642">
        <w:t xml:space="preserve">Sau khi </w:t>
      </w:r>
      <w:r w:rsidR="00C503B3" w:rsidRPr="001A2642">
        <w:rPr>
          <w:lang w:val="en-US"/>
        </w:rPr>
        <w:t>Sự Kiện</w:t>
      </w:r>
      <w:r w:rsidRPr="001A2642">
        <w:t xml:space="preserve"> kết thúc</w:t>
      </w:r>
      <w:r w:rsidRPr="001A2642">
        <w:rPr>
          <w:lang w:val="en-US"/>
        </w:rPr>
        <w:t xml:space="preserve">, </w:t>
      </w:r>
      <w:r w:rsidRPr="001A2642">
        <w:t>Bên B phải chịu trách nhiệm thực hiện việc tháo dỡ, dọn dẹp</w:t>
      </w:r>
      <w:r w:rsidRPr="001A2642">
        <w:rPr>
          <w:lang w:val="en-US"/>
        </w:rPr>
        <w:t xml:space="preserve">, thu gom </w:t>
      </w:r>
      <w:r w:rsidRPr="001A2642">
        <w:t>và hoàn trả mặt bằng theo đúng nguyên trạng ban đầu</w:t>
      </w:r>
      <w:r w:rsidRPr="001A2642">
        <w:rPr>
          <w:lang w:val="en-US"/>
        </w:rPr>
        <w:t>. Bên B sẽ hoàn trả trang thiết bị hoặc hàng mẫu còn dư cho Bên A (nếu có yêu cầu)</w:t>
      </w:r>
      <w:r w:rsidRPr="001A2642">
        <w:t xml:space="preserve">. Trong trường hợp Bên B chậm trễ thực hiện nghĩa vụ theo quy định tại Điều này </w:t>
      </w:r>
      <w:r w:rsidRPr="001A2642">
        <w:rPr>
          <w:lang w:val="en-US"/>
        </w:rPr>
        <w:t>và</w:t>
      </w:r>
      <w:r w:rsidR="00603082" w:rsidRPr="001A2642">
        <w:rPr>
          <w:lang w:val="en-US"/>
        </w:rPr>
        <w:t>/</w:t>
      </w:r>
      <w:r w:rsidRPr="001A2642">
        <w:t xml:space="preserve">hoặc Bên B gây thiệt hại cho địa điểm tổ chức </w:t>
      </w:r>
      <w:r w:rsidR="00C503B3" w:rsidRPr="001A2642">
        <w:rPr>
          <w:lang w:val="en-US"/>
        </w:rPr>
        <w:t>Sự Kiện</w:t>
      </w:r>
      <w:r w:rsidRPr="001A2642">
        <w:t xml:space="preserve"> trong quá trình thi công, lắp đặt</w:t>
      </w:r>
      <w:r w:rsidRPr="001A2642">
        <w:rPr>
          <w:lang w:val="en-US"/>
        </w:rPr>
        <w:t xml:space="preserve">, </w:t>
      </w:r>
      <w:r w:rsidRPr="001A2642">
        <w:t>tháo dỡ, Bên B sẽ tự mình chịu toàn bộ trách nhiệm bồi thường cho chủ sở hữu</w:t>
      </w:r>
      <w:r w:rsidR="00603082" w:rsidRPr="001A2642">
        <w:t>/</w:t>
      </w:r>
      <w:r w:rsidRPr="001A2642">
        <w:t xml:space="preserve">ban quản lý địa điểm tổ chức </w:t>
      </w:r>
      <w:r w:rsidR="00C503B3" w:rsidRPr="001A2642">
        <w:rPr>
          <w:lang w:val="en-US"/>
        </w:rPr>
        <w:t>Sự Kiện</w:t>
      </w:r>
      <w:r w:rsidRPr="001A2642">
        <w:rPr>
          <w:lang w:val="en-US"/>
        </w:rPr>
        <w:t>.</w:t>
      </w:r>
    </w:p>
    <w:p w14:paraId="7461EE6E" w14:textId="79A4908D" w:rsidR="00752A01" w:rsidRPr="001A2642" w:rsidRDefault="00752A01" w:rsidP="00763B43">
      <w:pPr>
        <w:pStyle w:val="ListParagraph"/>
        <w:widowControl w:val="0"/>
        <w:numPr>
          <w:ilvl w:val="0"/>
          <w:numId w:val="37"/>
        </w:numPr>
        <w:spacing w:line="276" w:lineRule="auto"/>
        <w:ind w:left="1412" w:hanging="706"/>
        <w:jc w:val="both"/>
      </w:pPr>
      <w:bookmarkStart w:id="321" w:name="_Hlk158026607"/>
      <w:r w:rsidRPr="001A2642">
        <w:t xml:space="preserve">Bên B tại đây cam kết và đảm bảo rằng, Bên B có đầy đủ năng lực pháp lý, thẩm quyền để thực hiện </w:t>
      </w:r>
      <w:r w:rsidR="00AC38C7" w:rsidRPr="001A2642">
        <w:t>Hợp Đồng</w:t>
      </w:r>
      <w:r w:rsidRPr="001A2642">
        <w:t xml:space="preserve"> này, </w:t>
      </w:r>
      <w:r w:rsidR="00C503B3" w:rsidRPr="001A2642">
        <w:t>Sự Kiện</w:t>
      </w:r>
      <w:r w:rsidRPr="001A2642">
        <w:t xml:space="preserve"> được tổ chức bởi Bên B tuân thủ các quy định pháp luật và có đầy đủ giấy phép</w:t>
      </w:r>
      <w:r w:rsidR="00603082" w:rsidRPr="001A2642">
        <w:t>/</w:t>
      </w:r>
      <w:r w:rsidRPr="001A2642">
        <w:t xml:space="preserve">chấp thuận của cơ quan nhà nước có thẩm quyền trước khi </w:t>
      </w:r>
      <w:r w:rsidR="00C503B3" w:rsidRPr="001A2642">
        <w:t>Sự Kiện</w:t>
      </w:r>
      <w:r w:rsidRPr="001A2642">
        <w:t xml:space="preserve"> diễn ra. Bên B đảm bảo việc sử dụng kết quả </w:t>
      </w:r>
      <w:r w:rsidR="00664D33" w:rsidRPr="001A2642">
        <w:t>Dịch Vụ</w:t>
      </w:r>
      <w:r w:rsidRPr="001A2642">
        <w:t xml:space="preserve"> của Bên A là không vi phạm pháp luật và/hoặc xâm phạm các quyền và lợi ích hợp pháp của bất kỳ bên thứ ba nào. Trong trường hợp Bên B vi phạm cam kết tại điều này, Bên B sẽ tự mình giải quyết mọi tranh chấp, khiếu nại và thanh toán các khoản bồi thường thiệt hại</w:t>
      </w:r>
      <w:r w:rsidR="00EF535E" w:rsidRPr="001A2642">
        <w:t xml:space="preserve">, </w:t>
      </w:r>
      <w:r w:rsidRPr="001A2642">
        <w:t xml:space="preserve">phạt vi phạm </w:t>
      </w:r>
      <w:r w:rsidR="00AC38C7" w:rsidRPr="001A2642">
        <w:t>Hợp Đồng</w:t>
      </w:r>
      <w:r w:rsidR="00EF535E" w:rsidRPr="001A2642">
        <w:t xml:space="preserve"> và</w:t>
      </w:r>
      <w:r w:rsidRPr="001A2642">
        <w:t xml:space="preserve"> các khoản phạt vi phạm hành chính của cơ quan nhà nước có thẩm quyền và</w:t>
      </w:r>
      <w:r w:rsidR="00603082" w:rsidRPr="001A2642">
        <w:t>/</w:t>
      </w:r>
      <w:r w:rsidRPr="001A2642">
        <w:t>hoặc bên thứ ba có liên quan khác</w:t>
      </w:r>
      <w:r w:rsidR="00D521D4" w:rsidRPr="001A2642">
        <w:rPr>
          <w:lang w:val="en-US"/>
        </w:rPr>
        <w:t>.</w:t>
      </w:r>
    </w:p>
    <w:p w14:paraId="6C04E293" w14:textId="77777777" w:rsidR="00752A01" w:rsidRPr="001A2642" w:rsidRDefault="00752A01" w:rsidP="0048496B">
      <w:pPr>
        <w:pStyle w:val="ListParagraph"/>
        <w:keepLines/>
        <w:widowControl w:val="0"/>
        <w:numPr>
          <w:ilvl w:val="0"/>
          <w:numId w:val="37"/>
        </w:numPr>
        <w:spacing w:line="276" w:lineRule="auto"/>
        <w:ind w:left="1418" w:hanging="709"/>
        <w:jc w:val="both"/>
        <w:rPr>
          <w:noProof/>
          <w:color w:val="1D1B11"/>
          <w:lang w:val="vi-VN"/>
        </w:rPr>
      </w:pPr>
      <w:r w:rsidRPr="001A2642">
        <w:rPr>
          <w:noProof/>
          <w:color w:val="1D1B11"/>
          <w:lang w:val="vi-VN"/>
        </w:rPr>
        <w:t>Bên B cam kết không làm ảnh hưởng đến uy tín, hình ảnh, thương hiệu của Bên A</w:t>
      </w:r>
      <w:r w:rsidRPr="001A2642">
        <w:rPr>
          <w:noProof/>
          <w:color w:val="1D1B11"/>
          <w:lang w:val="en-US"/>
        </w:rPr>
        <w:t xml:space="preserve"> cũng như nhãn hàng của Bên A</w:t>
      </w:r>
      <w:r w:rsidRPr="001A2642">
        <w:rPr>
          <w:noProof/>
          <w:color w:val="1D1B11"/>
          <w:lang w:val="vi-VN"/>
        </w:rPr>
        <w:t xml:space="preserve"> trong suốt quá trình thực hiện </w:t>
      </w:r>
      <w:r w:rsidR="00C503B3" w:rsidRPr="001A2642">
        <w:rPr>
          <w:noProof/>
          <w:color w:val="1D1B11"/>
          <w:lang w:val="en-US"/>
        </w:rPr>
        <w:t>Sự Kiện</w:t>
      </w:r>
      <w:r w:rsidR="00D521D4" w:rsidRPr="001A2642">
        <w:rPr>
          <w:noProof/>
          <w:color w:val="1D1B11"/>
          <w:lang w:val="en-US"/>
        </w:rPr>
        <w:t>.</w:t>
      </w:r>
    </w:p>
    <w:p w14:paraId="127521E8" w14:textId="77777777" w:rsidR="00752A01" w:rsidRPr="001A2642" w:rsidRDefault="00752A01" w:rsidP="0048496B">
      <w:pPr>
        <w:pStyle w:val="ListParagraph"/>
        <w:keepLines/>
        <w:widowControl w:val="0"/>
        <w:numPr>
          <w:ilvl w:val="0"/>
          <w:numId w:val="37"/>
        </w:numPr>
        <w:spacing w:line="276" w:lineRule="auto"/>
        <w:ind w:left="1418" w:hanging="709"/>
        <w:jc w:val="both"/>
        <w:rPr>
          <w:noProof/>
          <w:color w:val="1D1B11"/>
          <w:lang w:val="vi-VN"/>
        </w:rPr>
      </w:pPr>
      <w:r w:rsidRPr="001A2642">
        <w:rPr>
          <w:noProof/>
          <w:color w:val="1D1B11"/>
          <w:lang w:val="vi-VN"/>
        </w:rPr>
        <w:lastRenderedPageBreak/>
        <w:t xml:space="preserve">Bên B cam kết các ý tưởng, thiết kế, nội dung, hình ảnh được sử dụng trong </w:t>
      </w:r>
      <w:r w:rsidR="00C503B3" w:rsidRPr="001A2642">
        <w:rPr>
          <w:noProof/>
          <w:color w:val="1D1B11"/>
          <w:lang w:val="vi-VN"/>
        </w:rPr>
        <w:t>Sự Kiện</w:t>
      </w:r>
      <w:r w:rsidRPr="001A2642">
        <w:rPr>
          <w:noProof/>
          <w:color w:val="1D1B11"/>
          <w:lang w:val="vi-VN"/>
        </w:rPr>
        <w:t xml:space="preserve"> là sản phẩm sáng tạo thuộc sở hữu duy nhất của Bên B và không phải là đối tượng của bất kỳ mâu thuẫn, tranh chấp, khiếu kiện nào xảy ra trước, trong và sau khi thực hiện </w:t>
      </w:r>
      <w:r w:rsidR="00AC38C7" w:rsidRPr="001A2642">
        <w:rPr>
          <w:noProof/>
          <w:color w:val="1D1B11"/>
          <w:lang w:val="vi-VN"/>
        </w:rPr>
        <w:t>Hợp Đồng</w:t>
      </w:r>
      <w:r w:rsidRPr="001A2642">
        <w:rPr>
          <w:noProof/>
          <w:color w:val="1D1B11"/>
          <w:lang w:val="vi-VN"/>
        </w:rPr>
        <w:t xml:space="preserve"> này. Bên B </w:t>
      </w:r>
      <w:r w:rsidRPr="001A2642">
        <w:t xml:space="preserve">sẽ miễn trừ toàn bộ trách nhiệm cho Bên A và tự mình giải quyết </w:t>
      </w:r>
      <w:r w:rsidRPr="001A2642">
        <w:rPr>
          <w:lang w:val="vi-VN"/>
        </w:rPr>
        <w:t xml:space="preserve">các vấn đề phát sinh </w:t>
      </w:r>
      <w:r w:rsidRPr="001A2642">
        <w:rPr>
          <w:noProof/>
          <w:color w:val="1D1B11"/>
          <w:lang w:val="vi-VN"/>
        </w:rPr>
        <w:t xml:space="preserve">nếu vi phạm nghĩa vụ này. </w:t>
      </w:r>
    </w:p>
    <w:p w14:paraId="32A2888A" w14:textId="77777777" w:rsidR="00752A01" w:rsidRPr="001A2642" w:rsidRDefault="00752A01" w:rsidP="007C1159">
      <w:pPr>
        <w:pStyle w:val="Heading1"/>
        <w:rPr>
          <w:rFonts w:ascii="Times New Roman" w:hAnsi="Times New Roman" w:cs="Times New Roman"/>
          <w:b/>
          <w:bCs/>
          <w:color w:val="auto"/>
          <w:sz w:val="24"/>
          <w:szCs w:val="24"/>
          <w:lang w:val="nl-NL"/>
        </w:rPr>
      </w:pPr>
      <w:bookmarkStart w:id="322" w:name="_Toc163831856"/>
      <w:bookmarkEnd w:id="321"/>
      <w:r w:rsidRPr="001A2642">
        <w:rPr>
          <w:rFonts w:ascii="Times New Roman" w:hAnsi="Times New Roman" w:cs="Times New Roman"/>
          <w:b/>
          <w:bCs/>
          <w:color w:val="auto"/>
          <w:sz w:val="24"/>
          <w:szCs w:val="24"/>
          <w:lang w:val="vi-VN"/>
        </w:rPr>
        <w:t xml:space="preserve">ĐIỀU </w:t>
      </w:r>
      <w:r w:rsidRPr="001A2642">
        <w:rPr>
          <w:rFonts w:ascii="Times New Roman" w:hAnsi="Times New Roman" w:cs="Times New Roman"/>
          <w:b/>
          <w:bCs/>
          <w:color w:val="auto"/>
          <w:sz w:val="24"/>
          <w:szCs w:val="24"/>
          <w:lang w:val="nl-NL"/>
        </w:rPr>
        <w:t>7</w:t>
      </w:r>
      <w:r w:rsidRPr="001A2642">
        <w:rPr>
          <w:rFonts w:ascii="Times New Roman" w:hAnsi="Times New Roman" w:cs="Times New Roman"/>
          <w:b/>
          <w:bCs/>
          <w:color w:val="auto"/>
          <w:sz w:val="24"/>
          <w:szCs w:val="24"/>
          <w:lang w:val="vi-VN"/>
        </w:rPr>
        <w:t xml:space="preserve">. </w:t>
      </w:r>
      <w:bookmarkStart w:id="323" w:name="_Hlk157006609"/>
      <w:r w:rsidRPr="001A2642">
        <w:rPr>
          <w:rFonts w:ascii="Times New Roman" w:hAnsi="Times New Roman" w:cs="Times New Roman"/>
          <w:b/>
          <w:bCs/>
          <w:color w:val="auto"/>
          <w:sz w:val="24"/>
          <w:szCs w:val="24"/>
          <w:lang w:val="vi-VN"/>
        </w:rPr>
        <w:t>PHẠT VI PHẠM</w:t>
      </w:r>
      <w:r w:rsidRPr="001A2642">
        <w:rPr>
          <w:rFonts w:ascii="Times New Roman" w:hAnsi="Times New Roman" w:cs="Times New Roman"/>
          <w:b/>
          <w:bCs/>
          <w:color w:val="auto"/>
          <w:sz w:val="24"/>
          <w:szCs w:val="24"/>
          <w:lang w:val="nl-NL"/>
        </w:rPr>
        <w:t xml:space="preserve"> VÀ BỒI THƯỜNG THIỆT HẠI</w:t>
      </w:r>
      <w:bookmarkEnd w:id="322"/>
      <w:bookmarkEnd w:id="323"/>
    </w:p>
    <w:p w14:paraId="205CE602" w14:textId="77777777" w:rsidR="00752A01" w:rsidRPr="001A2642" w:rsidRDefault="00752A01" w:rsidP="00F21133">
      <w:pPr>
        <w:pStyle w:val="ListParagraph"/>
        <w:numPr>
          <w:ilvl w:val="1"/>
          <w:numId w:val="5"/>
        </w:numPr>
        <w:spacing w:line="276" w:lineRule="auto"/>
        <w:ind w:left="709" w:hanging="709"/>
        <w:contextualSpacing/>
        <w:jc w:val="both"/>
        <w:rPr>
          <w:b/>
          <w:bCs/>
          <w:lang w:val="nl-NL"/>
        </w:rPr>
      </w:pPr>
      <w:r w:rsidRPr="001A2642">
        <w:rPr>
          <w:b/>
          <w:bCs/>
          <w:lang w:val="nl-NL"/>
        </w:rPr>
        <w:t xml:space="preserve">Áp dụng chung: </w:t>
      </w:r>
    </w:p>
    <w:p w14:paraId="26F0A655" w14:textId="77777777" w:rsidR="00752A01" w:rsidRPr="001A2642" w:rsidRDefault="00752A01" w:rsidP="00F21133">
      <w:pPr>
        <w:pStyle w:val="ListParagraph"/>
        <w:spacing w:line="276" w:lineRule="auto"/>
        <w:ind w:left="709"/>
        <w:contextualSpacing/>
        <w:jc w:val="both"/>
        <w:rPr>
          <w:lang w:val="nl-NL"/>
        </w:rPr>
      </w:pPr>
      <w:r w:rsidRPr="001A2642">
        <w:rPr>
          <w:lang w:val="nl-NL"/>
        </w:rPr>
        <w:t xml:space="preserve">Trong quá trình thực hiện </w:t>
      </w:r>
      <w:r w:rsidR="00AC38C7" w:rsidRPr="001A2642">
        <w:rPr>
          <w:lang w:val="nl-NL"/>
        </w:rPr>
        <w:t>Hợp Đồng</w:t>
      </w:r>
      <w:r w:rsidRPr="001A2642">
        <w:rPr>
          <w:lang w:val="nl-NL"/>
        </w:rPr>
        <w:t xml:space="preserve">, nếu bên nào vi phạm các nghĩa vụ của mình, Bên bị vi phạm – tùy theo quyết định – có quyền: </w:t>
      </w:r>
    </w:p>
    <w:p w14:paraId="7929C8EB" w14:textId="364E1A38" w:rsidR="00752A01" w:rsidRPr="001A2642" w:rsidRDefault="00752A01" w:rsidP="00F21133">
      <w:pPr>
        <w:pStyle w:val="ListParagraph"/>
        <w:numPr>
          <w:ilvl w:val="0"/>
          <w:numId w:val="15"/>
        </w:numPr>
        <w:spacing w:line="276" w:lineRule="auto"/>
        <w:ind w:left="1418" w:hanging="709"/>
        <w:contextualSpacing/>
        <w:jc w:val="both"/>
        <w:rPr>
          <w:lang w:val="nl-NL"/>
        </w:rPr>
      </w:pPr>
      <w:r w:rsidRPr="001A2642">
        <w:rPr>
          <w:lang w:val="nl-NL"/>
        </w:rPr>
        <w:t>Yêu cầu Bên vi phạm bằng chi phí của mình tiến hành khắc phục vi phạm trong một khoảng thời gian hợp lý theo yêu cầu bằng văn bản</w:t>
      </w:r>
      <w:r w:rsidR="00603082" w:rsidRPr="001A2642">
        <w:rPr>
          <w:lang w:val="nl-NL"/>
        </w:rPr>
        <w:t>/</w:t>
      </w:r>
      <w:r w:rsidRPr="001A2642">
        <w:rPr>
          <w:lang w:val="nl-NL"/>
        </w:rPr>
        <w:t>email của Bên bị vi phạm;</w:t>
      </w:r>
    </w:p>
    <w:p w14:paraId="530DC87F" w14:textId="77777777" w:rsidR="00752A01" w:rsidRPr="001A2642" w:rsidRDefault="00752A01" w:rsidP="00102F14">
      <w:pPr>
        <w:pStyle w:val="ListParagraph"/>
        <w:keepLines/>
        <w:numPr>
          <w:ilvl w:val="0"/>
          <w:numId w:val="15"/>
        </w:numPr>
        <w:spacing w:line="276" w:lineRule="auto"/>
        <w:ind w:left="1418" w:hanging="709"/>
        <w:contextualSpacing/>
        <w:jc w:val="both"/>
        <w:rPr>
          <w:lang w:val="nl-NL"/>
        </w:rPr>
      </w:pPr>
      <w:r w:rsidRPr="001A2642">
        <w:rPr>
          <w:lang w:val="nl-NL"/>
        </w:rPr>
        <w:t xml:space="preserve">Trong trường hợp Bên vi phạm không khắc phục hoặc không thể khắc phục vi phạm trong khoảng thời gian được ấn định, Bên bị vi phạm có quyền yêu cầu Bên vi phạm thanh toán khoản tiền phạt vi phạm </w:t>
      </w:r>
      <w:r w:rsidR="00AC38C7" w:rsidRPr="001A2642">
        <w:rPr>
          <w:lang w:val="nl-NL"/>
        </w:rPr>
        <w:t>Hợp Đồng</w:t>
      </w:r>
      <w:r w:rsidRPr="001A2642">
        <w:rPr>
          <w:lang w:val="nl-NL"/>
        </w:rPr>
        <w:t xml:space="preserve"> bằng 8% giá trị hạng mục vi phạm và bồi thường toàn bộ thiệt hại thực tế phát sinh cho Bên bị vi phạm. </w:t>
      </w:r>
    </w:p>
    <w:p w14:paraId="52D183FB" w14:textId="77777777" w:rsidR="00752A01" w:rsidRPr="001A2642" w:rsidRDefault="00752A01" w:rsidP="00102F14">
      <w:pPr>
        <w:pStyle w:val="ListParagraph"/>
        <w:widowControl w:val="0"/>
        <w:numPr>
          <w:ilvl w:val="1"/>
          <w:numId w:val="5"/>
        </w:numPr>
        <w:spacing w:line="276" w:lineRule="auto"/>
        <w:ind w:left="706" w:hanging="709"/>
        <w:contextualSpacing/>
        <w:jc w:val="both"/>
        <w:rPr>
          <w:b/>
          <w:bCs/>
          <w:lang w:val="nl-NL"/>
        </w:rPr>
      </w:pPr>
      <w:bookmarkStart w:id="324" w:name="_Hlk152753516"/>
      <w:bookmarkStart w:id="325" w:name="_Hlk152054291"/>
      <w:r w:rsidRPr="001A2642">
        <w:rPr>
          <w:b/>
          <w:bCs/>
          <w:lang w:val="nl-NL"/>
        </w:rPr>
        <w:t>Áp dụng cho Bên A</w:t>
      </w:r>
      <w:r w:rsidR="00447C71" w:rsidRPr="001A2642">
        <w:rPr>
          <w:b/>
          <w:bCs/>
          <w:lang w:val="nl-NL"/>
        </w:rPr>
        <w:t>:</w:t>
      </w:r>
    </w:p>
    <w:p w14:paraId="4AC117D6" w14:textId="77777777" w:rsidR="00752A01" w:rsidRPr="001A2642" w:rsidRDefault="00752A01" w:rsidP="00102F14">
      <w:pPr>
        <w:pStyle w:val="ListParagraph"/>
        <w:widowControl w:val="0"/>
        <w:spacing w:line="276" w:lineRule="auto"/>
        <w:ind w:left="706"/>
        <w:contextualSpacing/>
        <w:jc w:val="both"/>
        <w:rPr>
          <w:b/>
          <w:lang w:val="nl-NL"/>
        </w:rPr>
      </w:pPr>
      <w:r w:rsidRPr="001A2642">
        <w:rPr>
          <w:lang w:val="nl-NL"/>
        </w:rPr>
        <w:t xml:space="preserve">Trường hợp Bên A không thanh toán đúng hạn theo quy định tại Điều 2.2 nêu trên thì </w:t>
      </w:r>
      <w:bookmarkEnd w:id="324"/>
      <w:r w:rsidRPr="001A2642">
        <w:rPr>
          <w:lang w:val="nl-NL"/>
        </w:rPr>
        <w:t xml:space="preserve">Bên A sẽ chịu lãi suất chậm thanh toán cho Bên B </w:t>
      </w:r>
      <w:bookmarkEnd w:id="325"/>
      <w:r w:rsidRPr="001A2642">
        <w:rPr>
          <w:lang w:val="nl-NL"/>
        </w:rPr>
        <w:t xml:space="preserve">với mức lãi suất là 0,03% trên ngày trên tổng giá trị chậm thanh toán, tính từ ngày đến hạn thanh toán cho đến khi Bên A hoàn tất nghĩa vụ thanh toán, tổng số tiền lãi chậm thanh toán không vượt quá 8% tổng số tiền chậm thanh toán; ngoại trừ trường hợp bị ảnh hưởng bởi </w:t>
      </w:r>
      <w:r w:rsidR="00C503B3" w:rsidRPr="001A2642">
        <w:rPr>
          <w:lang w:val="nl-NL"/>
        </w:rPr>
        <w:t>Sự Kiện</w:t>
      </w:r>
      <w:r w:rsidRPr="001A2642">
        <w:rPr>
          <w:lang w:val="nl-NL"/>
        </w:rPr>
        <w:t xml:space="preserve"> Bất Khả Kháng hoặc lý do chính đáng mà Bên A đã thông báo trước và được Bên B đồng ý.</w:t>
      </w:r>
    </w:p>
    <w:p w14:paraId="6CBC5CE8" w14:textId="77777777" w:rsidR="00752A01" w:rsidRPr="001A2642" w:rsidRDefault="00752A01" w:rsidP="00F21133">
      <w:pPr>
        <w:pStyle w:val="ListParagraph"/>
        <w:numPr>
          <w:ilvl w:val="1"/>
          <w:numId w:val="5"/>
        </w:numPr>
        <w:spacing w:line="276" w:lineRule="auto"/>
        <w:ind w:left="709" w:hanging="709"/>
        <w:contextualSpacing/>
        <w:jc w:val="both"/>
        <w:rPr>
          <w:b/>
          <w:bCs/>
          <w:noProof/>
          <w:color w:val="000000"/>
          <w:lang w:val="vi-VN"/>
        </w:rPr>
      </w:pPr>
      <w:r w:rsidRPr="001A2642">
        <w:rPr>
          <w:b/>
          <w:bCs/>
          <w:noProof/>
          <w:color w:val="000000"/>
          <w:lang w:val="vi-VN"/>
        </w:rPr>
        <w:t>Áp dụng cho Bên B</w:t>
      </w:r>
      <w:r w:rsidR="00F6307F" w:rsidRPr="001A2642">
        <w:rPr>
          <w:b/>
          <w:bCs/>
          <w:noProof/>
          <w:color w:val="000000"/>
          <w:lang w:val="en-US"/>
        </w:rPr>
        <w:t>:</w:t>
      </w:r>
    </w:p>
    <w:p w14:paraId="11452D44" w14:textId="77777777" w:rsidR="00752A01" w:rsidRPr="001A2642" w:rsidRDefault="00752A01" w:rsidP="00F21133">
      <w:pPr>
        <w:pStyle w:val="ListParagraph"/>
        <w:numPr>
          <w:ilvl w:val="0"/>
          <w:numId w:val="41"/>
        </w:numPr>
        <w:spacing w:line="276" w:lineRule="auto"/>
        <w:ind w:left="1418" w:hanging="709"/>
        <w:contextualSpacing/>
        <w:jc w:val="both"/>
        <w:rPr>
          <w:noProof/>
          <w:color w:val="000000"/>
          <w:lang w:val="vi-VN"/>
        </w:rPr>
      </w:pPr>
      <w:r w:rsidRPr="001A2642">
        <w:rPr>
          <w:noProof/>
          <w:color w:val="000000"/>
          <w:lang w:val="vi-VN"/>
        </w:rPr>
        <w:t xml:space="preserve">Bên B phải bồi thường toàn bộ thiệt hại cho Bên A và/hoặc bên thứ ba (nếu có) và </w:t>
      </w:r>
      <w:r w:rsidRPr="001A2642">
        <w:rPr>
          <w:lang w:val="nl-NL"/>
        </w:rPr>
        <w:t>miễn</w:t>
      </w:r>
      <w:r w:rsidRPr="001A2642">
        <w:rPr>
          <w:noProof/>
          <w:color w:val="000000"/>
          <w:lang w:val="vi-VN"/>
        </w:rPr>
        <w:t xml:space="preserve"> trừ vô điều kiện cho Bên A khỏi mọi trách nhiệm pháp lý phát sinh từ vi phạm các cam kết của Bên B theo </w:t>
      </w:r>
      <w:r w:rsidR="00AC38C7" w:rsidRPr="001A2642">
        <w:rPr>
          <w:noProof/>
          <w:color w:val="000000"/>
          <w:lang w:val="vi-VN"/>
        </w:rPr>
        <w:t>Hợp Đồng</w:t>
      </w:r>
      <w:r w:rsidRPr="001A2642">
        <w:rPr>
          <w:noProof/>
          <w:color w:val="000000"/>
          <w:lang w:val="vi-VN"/>
        </w:rPr>
        <w:t xml:space="preserve"> này hoặc việc không đảm bảo chất lượng các </w:t>
      </w:r>
      <w:r w:rsidR="00664D33" w:rsidRPr="001A2642">
        <w:rPr>
          <w:noProof/>
          <w:color w:val="000000"/>
          <w:lang w:val="vi-VN"/>
        </w:rPr>
        <w:t>Dịch Vụ</w:t>
      </w:r>
      <w:r w:rsidRPr="001A2642">
        <w:rPr>
          <w:noProof/>
          <w:color w:val="000000"/>
          <w:lang w:val="vi-VN"/>
        </w:rPr>
        <w:t xml:space="preserve"> được cung cấp bởi Bên B và/hoặc đối tác, nhà cung cấp của Bên B. </w:t>
      </w:r>
    </w:p>
    <w:p w14:paraId="25E63C48" w14:textId="5851953C" w:rsidR="00752A01" w:rsidRPr="001A2642" w:rsidRDefault="00752A01" w:rsidP="00F21133">
      <w:pPr>
        <w:pStyle w:val="ListParagraph"/>
        <w:numPr>
          <w:ilvl w:val="0"/>
          <w:numId w:val="41"/>
        </w:numPr>
        <w:spacing w:line="276" w:lineRule="auto"/>
        <w:ind w:left="1418" w:hanging="709"/>
        <w:contextualSpacing/>
        <w:jc w:val="both"/>
        <w:rPr>
          <w:noProof/>
          <w:color w:val="000000"/>
          <w:lang w:val="vi-VN"/>
        </w:rPr>
      </w:pPr>
      <w:r w:rsidRPr="001A2642">
        <w:rPr>
          <w:lang w:val="vi-VN"/>
        </w:rPr>
        <w:t xml:space="preserve">Trong trường hợp Bên B chậm trễ trong việc bồi thường thiệt hại cho Bên thứ ba hoặc do </w:t>
      </w:r>
      <w:r w:rsidR="00D2682B" w:rsidRPr="001A2642">
        <w:rPr>
          <w:lang w:val="vi-VN"/>
          <w:rPrChange w:id="326" w:author="Nguyen Quynh Thuy Tien (Senior Social &amp; Digital Marketing Executive)" w:date="2026-04-24T11:21:00Z">
            <w:rPr>
              <w:lang w:val="en-US"/>
            </w:rPr>
          </w:rPrChange>
        </w:rPr>
        <w:t>b</w:t>
      </w:r>
      <w:r w:rsidRPr="001A2642">
        <w:rPr>
          <w:lang w:val="vi-VN"/>
        </w:rPr>
        <w:t xml:space="preserve">ên thứ ba yêu cầu, dẫn đến việc Bên A phải thực hiện bồi thường thay cho Bên B </w:t>
      </w:r>
      <w:r w:rsidRPr="001A2642">
        <w:t xml:space="preserve">thì ngay </w:t>
      </w:r>
      <w:r w:rsidRPr="001A2642">
        <w:rPr>
          <w:noProof/>
          <w:color w:val="000000"/>
          <w:lang w:val="vi-VN"/>
        </w:rPr>
        <w:t>sau</w:t>
      </w:r>
      <w:r w:rsidRPr="001A2642">
        <w:rPr>
          <w:lang w:val="vi-VN"/>
        </w:rPr>
        <w:t xml:space="preserve"> </w:t>
      </w:r>
      <w:r w:rsidRPr="001A2642">
        <w:t xml:space="preserve">khi Bên A có yêu cầu, Bên B phải hoàn trả cho Bên A các khoản tiền </w:t>
      </w:r>
      <w:r w:rsidRPr="001A2642">
        <w:rPr>
          <w:lang w:val="vi-VN"/>
        </w:rPr>
        <w:t xml:space="preserve">và các chi phí khác (nếu có) mà </w:t>
      </w:r>
      <w:r w:rsidRPr="001A2642">
        <w:t xml:space="preserve">Bên A </w:t>
      </w:r>
      <w:r w:rsidRPr="001A2642">
        <w:rPr>
          <w:lang w:val="vi-VN"/>
        </w:rPr>
        <w:t>đã chi trả liên quan đến việc bồi thường này</w:t>
      </w:r>
      <w:r w:rsidRPr="001A2642">
        <w:t>.</w:t>
      </w:r>
    </w:p>
    <w:p w14:paraId="0CA360F0" w14:textId="77777777" w:rsidR="00752A01" w:rsidRPr="001A2642" w:rsidRDefault="00752A01" w:rsidP="00F21133">
      <w:pPr>
        <w:pStyle w:val="ListParagraph"/>
        <w:numPr>
          <w:ilvl w:val="1"/>
          <w:numId w:val="5"/>
        </w:numPr>
        <w:spacing w:line="276" w:lineRule="auto"/>
        <w:ind w:left="709" w:hanging="709"/>
        <w:contextualSpacing/>
        <w:jc w:val="both"/>
        <w:rPr>
          <w:lang w:val="nl-NL"/>
        </w:rPr>
      </w:pPr>
      <w:r w:rsidRPr="001A2642">
        <w:rPr>
          <w:lang w:val="nl-NL"/>
        </w:rPr>
        <w:t>KPIs cam kết cho các hạng mục truyền thông quảng cáo:</w:t>
      </w:r>
    </w:p>
    <w:p w14:paraId="72CA954D" w14:textId="77777777" w:rsidR="00752A01" w:rsidRPr="001A2642" w:rsidRDefault="00752A01" w:rsidP="00F21133">
      <w:pPr>
        <w:pStyle w:val="ListParagraph"/>
        <w:spacing w:line="276" w:lineRule="auto"/>
        <w:ind w:left="709"/>
        <w:contextualSpacing/>
        <w:jc w:val="both"/>
        <w:rPr>
          <w:lang w:val="nl-NL"/>
        </w:rPr>
      </w:pPr>
      <w:r w:rsidRPr="001A2642">
        <w:rPr>
          <w:lang w:val="nl-NL"/>
        </w:rPr>
        <w:t xml:space="preserve">KPIs cam kết và các chế tài áp dụng (nếu có) được quy định chi tiết tại </w:t>
      </w:r>
      <w:r w:rsidRPr="001A2642">
        <w:rPr>
          <w:b/>
          <w:bCs/>
          <w:noProof/>
          <w:color w:val="1D1B11"/>
          <w:lang w:val="vi-VN"/>
        </w:rPr>
        <w:t>Phụ lục 3 – Các quy định về KPIs cam kết và chế tài áp dụng</w:t>
      </w:r>
      <w:r w:rsidRPr="001A2642">
        <w:rPr>
          <w:noProof/>
          <w:color w:val="1D1B11"/>
          <w:lang w:val="vi-VN"/>
        </w:rPr>
        <w:t>.</w:t>
      </w:r>
    </w:p>
    <w:p w14:paraId="69317B74" w14:textId="77777777" w:rsidR="00193101" w:rsidRPr="001A2642" w:rsidRDefault="00752A01" w:rsidP="00F21133">
      <w:pPr>
        <w:pStyle w:val="ListParagraph"/>
        <w:numPr>
          <w:ilvl w:val="1"/>
          <w:numId w:val="5"/>
        </w:numPr>
        <w:spacing w:line="276" w:lineRule="auto"/>
        <w:ind w:left="709" w:hanging="709"/>
        <w:contextualSpacing/>
        <w:jc w:val="both"/>
        <w:rPr>
          <w:noProof/>
          <w:color w:val="1D1B11"/>
          <w:lang w:val="vi-VN"/>
        </w:rPr>
      </w:pPr>
      <w:r w:rsidRPr="001A2642">
        <w:rPr>
          <w:noProof/>
          <w:color w:val="1D1B11"/>
          <w:lang w:val="vi-VN"/>
        </w:rPr>
        <w:t xml:space="preserve">Ngoại trừ quy định tại Điều 3.5 của </w:t>
      </w:r>
      <w:r w:rsidR="00AC38C7" w:rsidRPr="001A2642">
        <w:rPr>
          <w:noProof/>
          <w:color w:val="1D1B11"/>
          <w:lang w:val="vi-VN"/>
        </w:rPr>
        <w:t>Hợp Đồng</w:t>
      </w:r>
      <w:r w:rsidRPr="001A2642">
        <w:rPr>
          <w:noProof/>
          <w:color w:val="1D1B11"/>
          <w:lang w:val="vi-VN"/>
        </w:rPr>
        <w:t xml:space="preserve"> này, nếu </w:t>
      </w:r>
      <w:r w:rsidRPr="001A2642">
        <w:rPr>
          <w:lang w:val="nl-NL"/>
        </w:rPr>
        <w:t>hạng</w:t>
      </w:r>
      <w:r w:rsidRPr="001A2642">
        <w:rPr>
          <w:noProof/>
          <w:color w:val="1D1B11"/>
          <w:lang w:val="vi-VN"/>
        </w:rPr>
        <w:t xml:space="preserve"> mục nào Bên B thực hiện không đảm bảo tiến độ và/hoặc chất lượng mà gây ảnh hưởng đến </w:t>
      </w:r>
      <w:r w:rsidR="00C503B3" w:rsidRPr="001A2642">
        <w:rPr>
          <w:noProof/>
          <w:color w:val="1D1B11"/>
          <w:lang w:val="vi-VN"/>
        </w:rPr>
        <w:t>Sự Kiện</w:t>
      </w:r>
      <w:r w:rsidRPr="001A2642">
        <w:rPr>
          <w:noProof/>
          <w:color w:val="1D1B11"/>
          <w:lang w:val="vi-VN"/>
        </w:rPr>
        <w:t xml:space="preserve"> thì Bên B sẽ phải loại hạng mục đó ra khỏi danh mục nghiệm thu </w:t>
      </w:r>
      <w:r w:rsidRPr="001A2642">
        <w:rPr>
          <w:bCs/>
          <w:lang w:val="nl-NL"/>
        </w:rPr>
        <w:t>và Bên A sẽ không phải thanh toán cho chi phí này</w:t>
      </w:r>
      <w:r w:rsidRPr="001A2642">
        <w:rPr>
          <w:noProof/>
          <w:color w:val="1D1B11"/>
          <w:lang w:val="vi-VN"/>
        </w:rPr>
        <w:t xml:space="preserve">. </w:t>
      </w:r>
    </w:p>
    <w:p w14:paraId="711FAAD2" w14:textId="61112125" w:rsidR="00752A01" w:rsidRPr="001A2642" w:rsidRDefault="00752A01" w:rsidP="00193101">
      <w:pPr>
        <w:pStyle w:val="ListParagraph"/>
        <w:spacing w:line="276" w:lineRule="auto"/>
        <w:ind w:left="709"/>
        <w:contextualSpacing/>
        <w:jc w:val="both"/>
        <w:rPr>
          <w:noProof/>
          <w:color w:val="1D1B11"/>
          <w:lang w:val="vi-VN"/>
        </w:rPr>
      </w:pPr>
      <w:r w:rsidRPr="001A2642">
        <w:rPr>
          <w:noProof/>
          <w:color w:val="1D1B11"/>
          <w:lang w:val="vi-VN"/>
        </w:rPr>
        <w:lastRenderedPageBreak/>
        <w:t xml:space="preserve">Đồng thời, tùy vào mức độ </w:t>
      </w:r>
      <w:r w:rsidRPr="001A2642">
        <w:rPr>
          <w:noProof/>
          <w:color w:val="000000"/>
          <w:lang w:val="vi-VN"/>
        </w:rPr>
        <w:t>ảnh</w:t>
      </w:r>
      <w:r w:rsidRPr="001A2642">
        <w:rPr>
          <w:noProof/>
          <w:color w:val="1D1B11"/>
          <w:lang w:val="vi-VN"/>
        </w:rPr>
        <w:t xml:space="preserve"> hưởng đến </w:t>
      </w:r>
      <w:r w:rsidR="00C503B3" w:rsidRPr="001A2642">
        <w:rPr>
          <w:noProof/>
          <w:color w:val="1D1B11"/>
          <w:lang w:val="vi-VN"/>
        </w:rPr>
        <w:t>Sự Kiện</w:t>
      </w:r>
      <w:r w:rsidRPr="001A2642">
        <w:rPr>
          <w:noProof/>
          <w:color w:val="1D1B11"/>
          <w:lang w:val="vi-VN"/>
        </w:rPr>
        <w:t xml:space="preserve"> và tính hiệu quả của </w:t>
      </w:r>
      <w:r w:rsidR="00664D33" w:rsidRPr="001A2642">
        <w:rPr>
          <w:noProof/>
          <w:color w:val="1D1B11"/>
          <w:lang w:val="vi-VN"/>
        </w:rPr>
        <w:t>Dịch Vụ</w:t>
      </w:r>
      <w:r w:rsidRPr="001A2642">
        <w:rPr>
          <w:noProof/>
          <w:color w:val="1D1B11"/>
          <w:lang w:val="vi-VN"/>
        </w:rPr>
        <w:t xml:space="preserve">, các mức áp dụng chế tài (nếu có) sẽ được </w:t>
      </w:r>
      <w:r w:rsidR="009E051D" w:rsidRPr="001A2642">
        <w:rPr>
          <w:noProof/>
          <w:color w:val="1D1B11"/>
          <w:lang w:val="vi-VN"/>
        </w:rPr>
        <w:t>Các Bên</w:t>
      </w:r>
      <w:r w:rsidRPr="001A2642">
        <w:rPr>
          <w:noProof/>
          <w:color w:val="1D1B11"/>
          <w:lang w:val="vi-VN"/>
        </w:rPr>
        <w:t xml:space="preserve"> đánh giá và thống nhất áp dụng căn cứ theo quy định tại </w:t>
      </w:r>
      <w:r w:rsidRPr="001A2642">
        <w:rPr>
          <w:b/>
          <w:bCs/>
          <w:noProof/>
          <w:color w:val="1D1B11"/>
          <w:lang w:val="vi-VN"/>
        </w:rPr>
        <w:t>Phụ lục 3 – Các quy định về KPIs cam kết và chế tài áp dụng</w:t>
      </w:r>
      <w:r w:rsidRPr="001A2642">
        <w:rPr>
          <w:noProof/>
          <w:color w:val="1D1B11"/>
          <w:lang w:val="vi-VN"/>
        </w:rPr>
        <w:t xml:space="preserve">. </w:t>
      </w:r>
    </w:p>
    <w:p w14:paraId="66E93DB6" w14:textId="14BBE6B2" w:rsidR="00752A01" w:rsidRPr="001A2642" w:rsidRDefault="00752A01" w:rsidP="00F21133">
      <w:pPr>
        <w:pStyle w:val="ListParagraph"/>
        <w:numPr>
          <w:ilvl w:val="1"/>
          <w:numId w:val="5"/>
        </w:numPr>
        <w:spacing w:line="276" w:lineRule="auto"/>
        <w:ind w:left="709" w:hanging="709"/>
        <w:contextualSpacing/>
        <w:jc w:val="both"/>
        <w:rPr>
          <w:bCs/>
        </w:rPr>
      </w:pPr>
      <w:r w:rsidRPr="001A2642">
        <w:rPr>
          <w:bCs/>
        </w:rPr>
        <w:t>Nghĩa vụ thanh toán các khoản phạt vi phạt và</w:t>
      </w:r>
      <w:r w:rsidR="00603082" w:rsidRPr="001A2642">
        <w:rPr>
          <w:bCs/>
        </w:rPr>
        <w:t>/</w:t>
      </w:r>
      <w:r w:rsidRPr="001A2642">
        <w:rPr>
          <w:bCs/>
        </w:rPr>
        <w:t xml:space="preserve">hoặc bồi thường thiệt hại phải được thanh toán trong </w:t>
      </w:r>
      <w:r w:rsidRPr="001A2642">
        <w:rPr>
          <w:lang w:val="nl-NL"/>
        </w:rPr>
        <w:t>vòng</w:t>
      </w:r>
      <w:r w:rsidRPr="001A2642">
        <w:rPr>
          <w:bCs/>
        </w:rPr>
        <w:t xml:space="preserve"> </w:t>
      </w:r>
      <w:r w:rsidRPr="001A2642">
        <w:rPr>
          <w:bCs/>
          <w:lang w:val="vi-VN"/>
        </w:rPr>
        <w:t>mười</w:t>
      </w:r>
      <w:r w:rsidRPr="001A2642">
        <w:rPr>
          <w:bCs/>
        </w:rPr>
        <w:t xml:space="preserve"> (</w:t>
      </w:r>
      <w:r w:rsidRPr="001A2642">
        <w:rPr>
          <w:bCs/>
          <w:lang w:val="vi-VN"/>
        </w:rPr>
        <w:t>1</w:t>
      </w:r>
      <w:r w:rsidRPr="001A2642">
        <w:rPr>
          <w:bCs/>
        </w:rPr>
        <w:t xml:space="preserve">0) ngày làm việc sau khi </w:t>
      </w:r>
      <w:r w:rsidR="009E051D" w:rsidRPr="001A2642">
        <w:rPr>
          <w:bCs/>
        </w:rPr>
        <w:t>Các Bên</w:t>
      </w:r>
      <w:r w:rsidRPr="001A2642">
        <w:rPr>
          <w:bCs/>
        </w:rPr>
        <w:t xml:space="preserve"> thống nhất được mức phạt và</w:t>
      </w:r>
      <w:r w:rsidR="00603082" w:rsidRPr="001A2642">
        <w:rPr>
          <w:bCs/>
        </w:rPr>
        <w:t>/</w:t>
      </w:r>
      <w:r w:rsidRPr="001A2642">
        <w:rPr>
          <w:bCs/>
        </w:rPr>
        <w:t xml:space="preserve">hoặc giá trị bồi thường, hoặc trong một khoảng thời gian khác do </w:t>
      </w:r>
      <w:r w:rsidR="009E051D" w:rsidRPr="001A2642">
        <w:rPr>
          <w:bCs/>
        </w:rPr>
        <w:t>Các Bên</w:t>
      </w:r>
      <w:r w:rsidRPr="001A2642">
        <w:rPr>
          <w:bCs/>
        </w:rPr>
        <w:t xml:space="preserve"> thống nhất</w:t>
      </w:r>
      <w:r w:rsidRPr="001A2642">
        <w:rPr>
          <w:bCs/>
          <w:lang w:val="vi-VN"/>
        </w:rPr>
        <w:t xml:space="preserve"> bằng văn bản</w:t>
      </w:r>
      <w:r w:rsidRPr="001A2642">
        <w:rPr>
          <w:bCs/>
        </w:rPr>
        <w:t xml:space="preserve">. Nếu không thanh toán đúng hạn theo quy định tại Điều này, Bên có nghĩa vụ thanh toán phải chịu </w:t>
      </w:r>
      <w:r w:rsidRPr="001A2642">
        <w:rPr>
          <w:bCs/>
          <w:lang w:val="en-US"/>
        </w:rPr>
        <w:t xml:space="preserve">mức </w:t>
      </w:r>
      <w:r w:rsidRPr="001A2642">
        <w:rPr>
          <w:bCs/>
        </w:rPr>
        <w:t xml:space="preserve">lãi suất chậm thanh toán </w:t>
      </w:r>
      <w:r w:rsidRPr="001A2642">
        <w:rPr>
          <w:bCs/>
          <w:lang w:val="en-US"/>
        </w:rPr>
        <w:t>như</w:t>
      </w:r>
      <w:r w:rsidRPr="001A2642">
        <w:rPr>
          <w:bCs/>
        </w:rPr>
        <w:t xml:space="preserve"> quy định tại Điều </w:t>
      </w:r>
      <w:r w:rsidRPr="001A2642">
        <w:rPr>
          <w:bCs/>
          <w:lang w:val="en-US"/>
        </w:rPr>
        <w:t>7.2</w:t>
      </w:r>
      <w:r w:rsidRPr="001A2642">
        <w:rPr>
          <w:bCs/>
        </w:rPr>
        <w:t xml:space="preserve"> </w:t>
      </w:r>
      <w:r w:rsidR="00AC38C7" w:rsidRPr="001A2642">
        <w:rPr>
          <w:bCs/>
        </w:rPr>
        <w:t>Hợp Đồng</w:t>
      </w:r>
      <w:r w:rsidRPr="001A2642">
        <w:rPr>
          <w:bCs/>
        </w:rPr>
        <w:t xml:space="preserve">. </w:t>
      </w:r>
    </w:p>
    <w:p w14:paraId="1CF16009" w14:textId="77777777" w:rsidR="00752A01" w:rsidRPr="001A2642" w:rsidRDefault="00752A01" w:rsidP="00F21133">
      <w:pPr>
        <w:pStyle w:val="ListParagraph"/>
        <w:numPr>
          <w:ilvl w:val="1"/>
          <w:numId w:val="5"/>
        </w:numPr>
        <w:spacing w:line="276" w:lineRule="auto"/>
        <w:ind w:left="709" w:hanging="709"/>
        <w:contextualSpacing/>
        <w:jc w:val="both"/>
      </w:pPr>
      <w:bookmarkStart w:id="327" w:name="_Hlk157067341"/>
      <w:r w:rsidRPr="001A2642">
        <w:rPr>
          <w:lang w:val="en-US"/>
        </w:rPr>
        <w:t>Để làm rõ, g</w:t>
      </w:r>
      <w:r w:rsidRPr="001A2642">
        <w:t>iá trị thiệt hại mà Bên bị vi phạm phải gánh chịu</w:t>
      </w:r>
      <w:r w:rsidRPr="001A2642">
        <w:rPr>
          <w:lang w:val="en-US"/>
        </w:rPr>
        <w:t xml:space="preserve"> theo quy định tại </w:t>
      </w:r>
      <w:r w:rsidR="00AC38C7" w:rsidRPr="001A2642">
        <w:rPr>
          <w:lang w:val="en-US"/>
        </w:rPr>
        <w:t>Hợp Đồng</w:t>
      </w:r>
      <w:r w:rsidRPr="001A2642">
        <w:rPr>
          <w:lang w:val="en-US"/>
        </w:rPr>
        <w:t xml:space="preserve"> này </w:t>
      </w:r>
      <w:r w:rsidRPr="001A2642">
        <w:t>được xác định là giá trị tổn thất thực tế, trực tiếp</w:t>
      </w:r>
      <w:r w:rsidRPr="001A2642">
        <w:rPr>
          <w:lang w:val="en-US"/>
        </w:rPr>
        <w:t xml:space="preserve">, </w:t>
      </w:r>
      <w:r w:rsidRPr="001A2642">
        <w:rPr>
          <w:bCs/>
        </w:rPr>
        <w:t>các</w:t>
      </w:r>
      <w:r w:rsidRPr="001A2642">
        <w:t xml:space="preserve"> khoản lợi trực tiếp về doanh thu, lợi nhuận mà Bên bị vi phạm có thể được hưởng nếu không </w:t>
      </w:r>
      <w:r w:rsidRPr="001A2642">
        <w:rPr>
          <w:lang w:val="en-US"/>
        </w:rPr>
        <w:t>có</w:t>
      </w:r>
      <w:r w:rsidRPr="001A2642">
        <w:t xml:space="preserve"> hành vi vi phạm của Bên vi phạm</w:t>
      </w:r>
      <w:r w:rsidRPr="001A2642">
        <w:rPr>
          <w:lang w:val="en-US"/>
        </w:rPr>
        <w:t xml:space="preserve">. Bên bị vi phạm sẽ phải chứng minh cho yêu cầu bồi thường của mình. </w:t>
      </w:r>
    </w:p>
    <w:p w14:paraId="72FE08D7" w14:textId="77777777" w:rsidR="00752A01" w:rsidRPr="001A2642" w:rsidRDefault="00752A01" w:rsidP="00C67401">
      <w:pPr>
        <w:pStyle w:val="ListParagraph"/>
        <w:widowControl w:val="0"/>
        <w:spacing w:before="240" w:line="276" w:lineRule="auto"/>
        <w:ind w:left="0"/>
        <w:jc w:val="both"/>
        <w:outlineLvl w:val="0"/>
        <w:rPr>
          <w:b/>
          <w:lang w:val="en-US"/>
        </w:rPr>
      </w:pPr>
      <w:bookmarkStart w:id="328" w:name="_Toc163831857"/>
      <w:bookmarkStart w:id="329" w:name="_Hlk158020629"/>
      <w:bookmarkEnd w:id="327"/>
      <w:r w:rsidRPr="001A2642">
        <w:rPr>
          <w:b/>
        </w:rPr>
        <w:t xml:space="preserve">ĐIỀU </w:t>
      </w:r>
      <w:r w:rsidRPr="001A2642">
        <w:rPr>
          <w:b/>
          <w:lang w:val="en-US"/>
        </w:rPr>
        <w:t>8.</w:t>
      </w:r>
      <w:r w:rsidRPr="001A2642">
        <w:rPr>
          <w:b/>
        </w:rPr>
        <w:t xml:space="preserve"> </w:t>
      </w:r>
      <w:r w:rsidRPr="001A2642">
        <w:rPr>
          <w:b/>
          <w:lang w:val="en-US"/>
        </w:rPr>
        <w:t xml:space="preserve">HIỆU LỰC CỦA </w:t>
      </w:r>
      <w:r w:rsidR="00AC38C7" w:rsidRPr="001A2642">
        <w:rPr>
          <w:b/>
          <w:lang w:val="en-US"/>
        </w:rPr>
        <w:t>HỢP ĐỒNG</w:t>
      </w:r>
      <w:bookmarkEnd w:id="328"/>
    </w:p>
    <w:bookmarkEnd w:id="329"/>
    <w:p w14:paraId="16A61C90" w14:textId="22C3BC59" w:rsidR="00752A01" w:rsidRPr="001A2642" w:rsidRDefault="00AC38C7" w:rsidP="00F21133">
      <w:pPr>
        <w:pStyle w:val="ListParagraph"/>
        <w:widowControl w:val="0"/>
        <w:numPr>
          <w:ilvl w:val="1"/>
          <w:numId w:val="6"/>
        </w:numPr>
        <w:tabs>
          <w:tab w:val="left" w:pos="720"/>
        </w:tabs>
        <w:spacing w:line="276" w:lineRule="auto"/>
        <w:ind w:left="720" w:hanging="720"/>
        <w:jc w:val="both"/>
        <w:rPr>
          <w:b/>
          <w:lang w:val="pt-BR"/>
        </w:rPr>
      </w:pPr>
      <w:r w:rsidRPr="001A2642">
        <w:rPr>
          <w:lang w:val="nl-NL"/>
        </w:rPr>
        <w:t>Hợp Đồng</w:t>
      </w:r>
      <w:r w:rsidR="00752A01" w:rsidRPr="001A2642">
        <w:rPr>
          <w:lang w:val="nl-NL"/>
        </w:rPr>
        <w:t xml:space="preserve"> có hiệu lực kể từ ngày ký và tiếp tục có hiệu lực: (i) trong vòng mười hai (12) tháng; hoặc (ii) đến khi </w:t>
      </w:r>
      <w:r w:rsidR="009E051D" w:rsidRPr="001A2642">
        <w:rPr>
          <w:lang w:val="nl-NL"/>
        </w:rPr>
        <w:t>Các Bên</w:t>
      </w:r>
      <w:r w:rsidR="00752A01" w:rsidRPr="001A2642">
        <w:rPr>
          <w:lang w:val="nl-NL"/>
        </w:rPr>
        <w:t xml:space="preserve"> hoàn thành các nghĩa vụ của mình và ký kết Biên bản nghiệm thu và thanh lý theo quy định của </w:t>
      </w:r>
      <w:r w:rsidRPr="001A2642">
        <w:rPr>
          <w:lang w:val="nl-NL"/>
        </w:rPr>
        <w:t>Hợp Đồng</w:t>
      </w:r>
      <w:r w:rsidR="00752A01" w:rsidRPr="001A2642">
        <w:rPr>
          <w:lang w:val="nl-NL"/>
        </w:rPr>
        <w:t xml:space="preserve"> này; tùy điều kiện nào đến trước. Trước ngày hết hạn </w:t>
      </w:r>
      <w:r w:rsidRPr="001A2642">
        <w:rPr>
          <w:lang w:val="nl-NL"/>
        </w:rPr>
        <w:t>Hợp Đồng</w:t>
      </w:r>
      <w:r w:rsidR="00603082" w:rsidRPr="001A2642">
        <w:rPr>
          <w:lang w:val="nl-NL"/>
        </w:rPr>
        <w:t xml:space="preserve"> ba mươi </w:t>
      </w:r>
      <w:r w:rsidR="00752A01" w:rsidRPr="001A2642">
        <w:rPr>
          <w:lang w:val="nl-NL"/>
        </w:rPr>
        <w:t xml:space="preserve">(30) ngày, một trong </w:t>
      </w:r>
      <w:r w:rsidR="009E051D" w:rsidRPr="001A2642">
        <w:rPr>
          <w:lang w:val="nl-NL"/>
        </w:rPr>
        <w:t>Các Bên</w:t>
      </w:r>
      <w:r w:rsidR="00752A01" w:rsidRPr="001A2642">
        <w:rPr>
          <w:lang w:val="nl-NL"/>
        </w:rPr>
        <w:t xml:space="preserve"> có quyền gửi yêu cầu gia hạn đến Bên còn lại. Trường hợp </w:t>
      </w:r>
      <w:r w:rsidR="009E051D" w:rsidRPr="001A2642">
        <w:rPr>
          <w:lang w:val="nl-NL"/>
        </w:rPr>
        <w:t>Các Bên</w:t>
      </w:r>
      <w:r w:rsidR="00752A01" w:rsidRPr="001A2642">
        <w:rPr>
          <w:lang w:val="nl-NL"/>
        </w:rPr>
        <w:t xml:space="preserve"> có nhu cầu tiếp tục thực hiện </w:t>
      </w:r>
      <w:r w:rsidR="00664D33" w:rsidRPr="001A2642">
        <w:rPr>
          <w:lang w:val="nl-NL"/>
        </w:rPr>
        <w:t>Dịch Vụ</w:t>
      </w:r>
      <w:r w:rsidR="00752A01" w:rsidRPr="001A2642">
        <w:rPr>
          <w:lang w:val="nl-NL"/>
        </w:rPr>
        <w:t xml:space="preserve">, </w:t>
      </w:r>
      <w:r w:rsidR="009E051D" w:rsidRPr="001A2642">
        <w:rPr>
          <w:lang w:val="nl-NL"/>
        </w:rPr>
        <w:t>Các Bên</w:t>
      </w:r>
      <w:r w:rsidR="00752A01" w:rsidRPr="001A2642">
        <w:rPr>
          <w:lang w:val="nl-NL"/>
        </w:rPr>
        <w:t xml:space="preserve"> sẽ tiến hành ký kết Phụ lục </w:t>
      </w:r>
      <w:r w:rsidR="00192C68" w:rsidRPr="001A2642">
        <w:rPr>
          <w:lang w:val="nl-NL"/>
        </w:rPr>
        <w:t xml:space="preserve">hợp đồng </w:t>
      </w:r>
      <w:r w:rsidR="00752A01" w:rsidRPr="001A2642">
        <w:rPr>
          <w:lang w:val="nl-NL"/>
        </w:rPr>
        <w:t xml:space="preserve">để gia hạn hiệu lực </w:t>
      </w:r>
      <w:r w:rsidRPr="001A2642">
        <w:rPr>
          <w:lang w:val="nl-NL"/>
        </w:rPr>
        <w:t>Hợp Đồng</w:t>
      </w:r>
      <w:r w:rsidR="00752A01" w:rsidRPr="001A2642">
        <w:rPr>
          <w:lang w:val="nl-NL"/>
        </w:rPr>
        <w:t xml:space="preserve"> này.</w:t>
      </w:r>
    </w:p>
    <w:p w14:paraId="7DA28EE9" w14:textId="77777777" w:rsidR="00752A01" w:rsidRPr="001A2642" w:rsidRDefault="00752A01" w:rsidP="00F21133">
      <w:pPr>
        <w:pStyle w:val="ListParagraph"/>
        <w:widowControl w:val="0"/>
        <w:tabs>
          <w:tab w:val="left" w:pos="720"/>
        </w:tabs>
        <w:spacing w:line="276" w:lineRule="auto"/>
        <w:jc w:val="both"/>
        <w:rPr>
          <w:bCs/>
          <w:lang w:val="pt-BR"/>
        </w:rPr>
      </w:pPr>
      <w:r w:rsidRPr="001A2642">
        <w:rPr>
          <w:bCs/>
          <w:lang w:val="pt-BR"/>
        </w:rPr>
        <w:t xml:space="preserve">Để làm rõ, </w:t>
      </w:r>
      <w:r w:rsidR="00AC38C7" w:rsidRPr="001A2642">
        <w:rPr>
          <w:bCs/>
          <w:lang w:val="pt-BR"/>
        </w:rPr>
        <w:t>Hợp Đồng</w:t>
      </w:r>
      <w:r w:rsidRPr="001A2642">
        <w:rPr>
          <w:bCs/>
          <w:lang w:val="pt-BR"/>
        </w:rPr>
        <w:t xml:space="preserve"> chấm dứt theo quy định tại Điều 8.1 (i) không phải là điều kiện và cơ sở để giải phóng </w:t>
      </w:r>
      <w:r w:rsidR="009E051D" w:rsidRPr="001A2642">
        <w:rPr>
          <w:bCs/>
          <w:lang w:val="pt-BR"/>
        </w:rPr>
        <w:t>Các Bên</w:t>
      </w:r>
      <w:r w:rsidRPr="001A2642">
        <w:rPr>
          <w:bCs/>
          <w:lang w:val="pt-BR"/>
        </w:rPr>
        <w:t xml:space="preserve"> khỏi các nghĩa vụ đang thực hiện nhưng chưa hoàn tất tại thời điểm chấm dứt. </w:t>
      </w:r>
      <w:r w:rsidR="009E051D" w:rsidRPr="001A2642">
        <w:rPr>
          <w:bCs/>
          <w:lang w:val="pt-BR"/>
        </w:rPr>
        <w:t>Các Bên</w:t>
      </w:r>
      <w:r w:rsidRPr="001A2642">
        <w:rPr>
          <w:bCs/>
          <w:lang w:val="pt-BR"/>
        </w:rPr>
        <w:t xml:space="preserve"> phải hoàn tất các nghĩa vụ của mình theo quy định tại </w:t>
      </w:r>
      <w:r w:rsidR="00AC38C7" w:rsidRPr="001A2642">
        <w:rPr>
          <w:bCs/>
          <w:lang w:val="pt-BR"/>
        </w:rPr>
        <w:t>Hợp Đồng</w:t>
      </w:r>
      <w:r w:rsidRPr="001A2642">
        <w:rPr>
          <w:bCs/>
          <w:lang w:val="pt-BR"/>
        </w:rPr>
        <w:t xml:space="preserve"> này và các Phụ lục đính kèm, trừ trường hợp </w:t>
      </w:r>
      <w:r w:rsidR="009E051D" w:rsidRPr="001A2642">
        <w:rPr>
          <w:bCs/>
          <w:lang w:val="pt-BR"/>
        </w:rPr>
        <w:t>Các Bên</w:t>
      </w:r>
      <w:r w:rsidRPr="001A2642">
        <w:rPr>
          <w:bCs/>
          <w:lang w:val="pt-BR"/>
        </w:rPr>
        <w:t xml:space="preserve"> có thỏa thuận khác. </w:t>
      </w:r>
    </w:p>
    <w:p w14:paraId="60516F3D" w14:textId="77777777" w:rsidR="00752A01" w:rsidRPr="001A2642" w:rsidRDefault="00AC38C7" w:rsidP="00F21133">
      <w:pPr>
        <w:pStyle w:val="ListParagraph"/>
        <w:widowControl w:val="0"/>
        <w:numPr>
          <w:ilvl w:val="1"/>
          <w:numId w:val="6"/>
        </w:numPr>
        <w:tabs>
          <w:tab w:val="left" w:pos="720"/>
        </w:tabs>
        <w:spacing w:line="276" w:lineRule="auto"/>
        <w:ind w:left="720" w:hanging="720"/>
        <w:jc w:val="both"/>
        <w:rPr>
          <w:b/>
          <w:lang w:val="pt-BR"/>
        </w:rPr>
      </w:pPr>
      <w:r w:rsidRPr="001A2642">
        <w:rPr>
          <w:lang w:val="pt-BR"/>
        </w:rPr>
        <w:t>Hợp Đồng</w:t>
      </w:r>
      <w:r w:rsidR="00752A01" w:rsidRPr="001A2642">
        <w:rPr>
          <w:lang w:val="pt-BR"/>
        </w:rPr>
        <w:t xml:space="preserve"> được chấm dứt trong các trường hợp sau:</w:t>
      </w:r>
    </w:p>
    <w:p w14:paraId="2F2554E6" w14:textId="77777777" w:rsidR="00752A01" w:rsidRPr="001A2642" w:rsidRDefault="00752A01" w:rsidP="00F21133">
      <w:pPr>
        <w:widowControl w:val="0"/>
        <w:numPr>
          <w:ilvl w:val="0"/>
          <w:numId w:val="19"/>
        </w:numPr>
        <w:spacing w:after="0" w:line="276" w:lineRule="auto"/>
        <w:ind w:left="1418" w:hanging="709"/>
        <w:jc w:val="both"/>
        <w:rPr>
          <w:rFonts w:ascii="Times New Roman" w:hAnsi="Times New Roman"/>
          <w:sz w:val="24"/>
          <w:szCs w:val="24"/>
          <w:lang w:val="pt-BR"/>
        </w:rPr>
      </w:pPr>
      <w:r w:rsidRPr="001A2642">
        <w:rPr>
          <w:rFonts w:ascii="Times New Roman" w:hAnsi="Times New Roman"/>
          <w:sz w:val="24"/>
          <w:szCs w:val="24"/>
          <w:lang w:val="pt-BR"/>
        </w:rPr>
        <w:t xml:space="preserve">Khi </w:t>
      </w:r>
      <w:r w:rsidR="009E051D" w:rsidRPr="001A2642">
        <w:rPr>
          <w:rFonts w:ascii="Times New Roman" w:hAnsi="Times New Roman"/>
          <w:sz w:val="24"/>
          <w:szCs w:val="24"/>
          <w:lang w:val="pt-BR"/>
        </w:rPr>
        <w:t>Các Bên</w:t>
      </w:r>
      <w:r w:rsidRPr="001A2642">
        <w:rPr>
          <w:rFonts w:ascii="Times New Roman" w:hAnsi="Times New Roman"/>
          <w:sz w:val="24"/>
          <w:szCs w:val="24"/>
          <w:lang w:val="pt-BR"/>
        </w:rPr>
        <w:t xml:space="preserve"> hoàn thành nghĩa vụ được quy định tại </w:t>
      </w:r>
      <w:r w:rsidR="00AC38C7" w:rsidRPr="001A2642">
        <w:rPr>
          <w:rFonts w:ascii="Times New Roman" w:hAnsi="Times New Roman"/>
          <w:sz w:val="24"/>
          <w:szCs w:val="24"/>
          <w:lang w:val="pt-BR"/>
        </w:rPr>
        <w:t>Hợp Đồng</w:t>
      </w:r>
      <w:r w:rsidRPr="001A2642">
        <w:rPr>
          <w:rFonts w:ascii="Times New Roman" w:hAnsi="Times New Roman"/>
          <w:sz w:val="24"/>
          <w:szCs w:val="24"/>
          <w:lang w:val="pt-BR"/>
        </w:rPr>
        <w:t xml:space="preserve"> và ký kết </w:t>
      </w:r>
      <w:r w:rsidR="00C503B3" w:rsidRPr="001A2642">
        <w:rPr>
          <w:rFonts w:ascii="Times New Roman" w:hAnsi="Times New Roman"/>
          <w:sz w:val="24"/>
          <w:szCs w:val="24"/>
          <w:lang w:val="pt-BR"/>
        </w:rPr>
        <w:t>Biên Bản Nghiệm Thu Và Thanh Lý Hợp Đồng</w:t>
      </w:r>
      <w:r w:rsidR="00D521D4" w:rsidRPr="001A2642">
        <w:rPr>
          <w:rFonts w:ascii="Times New Roman" w:hAnsi="Times New Roman"/>
          <w:sz w:val="24"/>
          <w:szCs w:val="24"/>
          <w:lang w:val="pt-BR"/>
        </w:rPr>
        <w:t>.</w:t>
      </w:r>
    </w:p>
    <w:p w14:paraId="4636B7F2" w14:textId="77777777" w:rsidR="00752A01" w:rsidRPr="001A2642" w:rsidRDefault="009E051D" w:rsidP="00F21133">
      <w:pPr>
        <w:widowControl w:val="0"/>
        <w:numPr>
          <w:ilvl w:val="0"/>
          <w:numId w:val="19"/>
        </w:numPr>
        <w:spacing w:after="0" w:line="276" w:lineRule="auto"/>
        <w:ind w:left="1418" w:hanging="709"/>
        <w:jc w:val="both"/>
        <w:rPr>
          <w:rFonts w:ascii="Times New Roman" w:hAnsi="Times New Roman"/>
          <w:sz w:val="24"/>
          <w:szCs w:val="24"/>
          <w:lang w:val="pt-BR"/>
        </w:rPr>
      </w:pPr>
      <w:r w:rsidRPr="001A2642">
        <w:rPr>
          <w:rFonts w:ascii="Times New Roman" w:hAnsi="Times New Roman"/>
          <w:sz w:val="24"/>
          <w:szCs w:val="24"/>
          <w:lang w:val="pt-BR"/>
        </w:rPr>
        <w:t>Các Bên</w:t>
      </w:r>
      <w:r w:rsidR="00752A01" w:rsidRPr="001A2642">
        <w:rPr>
          <w:rFonts w:ascii="Times New Roman" w:hAnsi="Times New Roman"/>
          <w:sz w:val="24"/>
          <w:szCs w:val="24"/>
          <w:lang w:val="pt-BR"/>
        </w:rPr>
        <w:t xml:space="preserve"> cùng thống nhất chấm dứt </w:t>
      </w:r>
      <w:r w:rsidR="00AC38C7" w:rsidRPr="001A2642">
        <w:rPr>
          <w:rFonts w:ascii="Times New Roman" w:hAnsi="Times New Roman"/>
          <w:sz w:val="24"/>
          <w:szCs w:val="24"/>
          <w:lang w:val="pt-BR"/>
        </w:rPr>
        <w:t>Hợp Đồng</w:t>
      </w:r>
      <w:r w:rsidR="00752A01" w:rsidRPr="001A2642">
        <w:rPr>
          <w:rFonts w:ascii="Times New Roman" w:hAnsi="Times New Roman"/>
          <w:sz w:val="24"/>
          <w:szCs w:val="24"/>
          <w:lang w:val="pt-BR"/>
        </w:rPr>
        <w:t xml:space="preserve"> trước thời hạn</w:t>
      </w:r>
      <w:r w:rsidR="00D521D4" w:rsidRPr="001A2642">
        <w:rPr>
          <w:rFonts w:ascii="Times New Roman" w:hAnsi="Times New Roman"/>
          <w:sz w:val="24"/>
          <w:szCs w:val="24"/>
          <w:lang w:val="pt-BR"/>
        </w:rPr>
        <w:t>.</w:t>
      </w:r>
    </w:p>
    <w:p w14:paraId="3C3BA830" w14:textId="77777777" w:rsidR="00752A01" w:rsidRPr="001A2642" w:rsidRDefault="00752A01" w:rsidP="00F21133">
      <w:pPr>
        <w:widowControl w:val="0"/>
        <w:numPr>
          <w:ilvl w:val="0"/>
          <w:numId w:val="19"/>
        </w:numPr>
        <w:spacing w:after="0" w:line="276" w:lineRule="auto"/>
        <w:ind w:left="1418" w:hanging="709"/>
        <w:jc w:val="both"/>
        <w:rPr>
          <w:rFonts w:ascii="Times New Roman" w:hAnsi="Times New Roman"/>
          <w:sz w:val="24"/>
          <w:szCs w:val="24"/>
          <w:lang w:val="pt-BR"/>
        </w:rPr>
      </w:pPr>
      <w:r w:rsidRPr="001A2642">
        <w:rPr>
          <w:rFonts w:ascii="Times New Roman" w:hAnsi="Times New Roman"/>
          <w:sz w:val="24"/>
          <w:szCs w:val="24"/>
          <w:lang w:val="pt-BR"/>
        </w:rPr>
        <w:t xml:space="preserve">Khi xảy ra </w:t>
      </w:r>
      <w:r w:rsidR="00C503B3" w:rsidRPr="001A2642">
        <w:rPr>
          <w:rFonts w:ascii="Times New Roman" w:hAnsi="Times New Roman"/>
          <w:sz w:val="24"/>
          <w:szCs w:val="24"/>
          <w:lang w:val="pt-BR"/>
        </w:rPr>
        <w:t>Sự Kiện</w:t>
      </w:r>
      <w:r w:rsidRPr="001A2642">
        <w:rPr>
          <w:rFonts w:ascii="Times New Roman" w:hAnsi="Times New Roman"/>
          <w:sz w:val="24"/>
          <w:szCs w:val="24"/>
          <w:lang w:val="pt-BR"/>
        </w:rPr>
        <w:t xml:space="preserve"> bất khả kháng theo quy định tại Điều 9.4 </w:t>
      </w:r>
      <w:r w:rsidR="00AC38C7" w:rsidRPr="001A2642">
        <w:rPr>
          <w:rFonts w:ascii="Times New Roman" w:hAnsi="Times New Roman"/>
          <w:sz w:val="24"/>
          <w:szCs w:val="24"/>
          <w:lang w:val="pt-BR"/>
        </w:rPr>
        <w:t>Hợp Đồng</w:t>
      </w:r>
      <w:r w:rsidRPr="001A2642">
        <w:rPr>
          <w:rFonts w:ascii="Times New Roman" w:hAnsi="Times New Roman"/>
          <w:sz w:val="24"/>
          <w:szCs w:val="24"/>
          <w:lang w:val="pt-BR"/>
        </w:rPr>
        <w:t xml:space="preserve"> này</w:t>
      </w:r>
      <w:r w:rsidR="00D521D4" w:rsidRPr="001A2642">
        <w:rPr>
          <w:rFonts w:ascii="Times New Roman" w:hAnsi="Times New Roman"/>
          <w:sz w:val="24"/>
          <w:szCs w:val="24"/>
          <w:lang w:val="pt-BR"/>
        </w:rPr>
        <w:t>.</w:t>
      </w:r>
    </w:p>
    <w:p w14:paraId="57B01B25" w14:textId="7E2AEB0C" w:rsidR="00752A01" w:rsidRPr="001A2642" w:rsidRDefault="00752A01" w:rsidP="00F21133">
      <w:pPr>
        <w:widowControl w:val="0"/>
        <w:numPr>
          <w:ilvl w:val="0"/>
          <w:numId w:val="19"/>
        </w:numPr>
        <w:spacing w:after="0" w:line="276" w:lineRule="auto"/>
        <w:ind w:left="1418" w:hanging="709"/>
        <w:jc w:val="both"/>
        <w:rPr>
          <w:rFonts w:ascii="Times New Roman" w:hAnsi="Times New Roman"/>
          <w:bCs/>
          <w:sz w:val="24"/>
          <w:szCs w:val="24"/>
          <w:lang w:val="pt-BR"/>
        </w:rPr>
      </w:pPr>
      <w:r w:rsidRPr="001A2642">
        <w:rPr>
          <w:rFonts w:ascii="Times New Roman" w:hAnsi="Times New Roman"/>
          <w:sz w:val="24"/>
          <w:szCs w:val="24"/>
          <w:lang w:val="pt-BR"/>
        </w:rPr>
        <w:t xml:space="preserve">Một Bên bị giải thể, phá sản theo quy định của pháp luật. </w:t>
      </w:r>
      <w:r w:rsidR="00AC38C7" w:rsidRPr="001A2642">
        <w:rPr>
          <w:rFonts w:ascii="Times New Roman" w:hAnsi="Times New Roman"/>
          <w:bCs/>
          <w:sz w:val="24"/>
          <w:szCs w:val="24"/>
          <w:lang w:val="pt-BR"/>
        </w:rPr>
        <w:t>Hợp Đồng</w:t>
      </w:r>
      <w:r w:rsidRPr="001A2642">
        <w:rPr>
          <w:rFonts w:ascii="Times New Roman" w:hAnsi="Times New Roman"/>
          <w:bCs/>
          <w:sz w:val="24"/>
          <w:szCs w:val="24"/>
          <w:lang w:val="pt-BR"/>
        </w:rPr>
        <w:t xml:space="preserve"> chấm dứt theo quy định tại điều này không phải là điều kiện và cơ sở để giải phóng Bên bị giải thể</w:t>
      </w:r>
      <w:r w:rsidR="00603082" w:rsidRPr="001A2642">
        <w:rPr>
          <w:rFonts w:ascii="Times New Roman" w:hAnsi="Times New Roman"/>
          <w:bCs/>
          <w:sz w:val="24"/>
          <w:szCs w:val="24"/>
          <w:lang w:val="pt-BR"/>
        </w:rPr>
        <w:t>/</w:t>
      </w:r>
      <w:r w:rsidRPr="001A2642">
        <w:rPr>
          <w:rFonts w:ascii="Times New Roman" w:hAnsi="Times New Roman"/>
          <w:bCs/>
          <w:sz w:val="24"/>
          <w:szCs w:val="24"/>
          <w:lang w:val="pt-BR"/>
        </w:rPr>
        <w:t>phá sản đó khỏi các nghĩa vụ đang thực hiện nhưng chưa hoàn tất tại thời điểm chấm dứt. Theo đó, Bên bị giải thể</w:t>
      </w:r>
      <w:r w:rsidR="00603082" w:rsidRPr="001A2642">
        <w:rPr>
          <w:rFonts w:ascii="Times New Roman" w:hAnsi="Times New Roman"/>
          <w:bCs/>
          <w:sz w:val="24"/>
          <w:szCs w:val="24"/>
          <w:lang w:val="pt-BR"/>
        </w:rPr>
        <w:t>/</w:t>
      </w:r>
      <w:r w:rsidRPr="001A2642">
        <w:rPr>
          <w:rFonts w:ascii="Times New Roman" w:hAnsi="Times New Roman"/>
          <w:bCs/>
          <w:sz w:val="24"/>
          <w:szCs w:val="24"/>
          <w:lang w:val="pt-BR"/>
        </w:rPr>
        <w:t xml:space="preserve">phá sản bằng mọi nỗ lực của mình cam kết rằng, sẽ hoàn tất các nghĩa vụ của mình theo quy định tại </w:t>
      </w:r>
      <w:r w:rsidR="00AC38C7" w:rsidRPr="001A2642">
        <w:rPr>
          <w:rFonts w:ascii="Times New Roman" w:hAnsi="Times New Roman"/>
          <w:bCs/>
          <w:sz w:val="24"/>
          <w:szCs w:val="24"/>
          <w:lang w:val="pt-BR"/>
        </w:rPr>
        <w:t>Hợp Đồng</w:t>
      </w:r>
      <w:r w:rsidRPr="001A2642">
        <w:rPr>
          <w:rFonts w:ascii="Times New Roman" w:hAnsi="Times New Roman"/>
          <w:bCs/>
          <w:sz w:val="24"/>
          <w:szCs w:val="24"/>
          <w:lang w:val="pt-BR"/>
        </w:rPr>
        <w:t xml:space="preserve"> này và các Phụ lục đính kèm trước khi hoàn tất thủ tục giải thể</w:t>
      </w:r>
      <w:r w:rsidR="00603082" w:rsidRPr="001A2642">
        <w:rPr>
          <w:rFonts w:ascii="Times New Roman" w:hAnsi="Times New Roman"/>
          <w:bCs/>
          <w:sz w:val="24"/>
          <w:szCs w:val="24"/>
          <w:lang w:val="pt-BR"/>
        </w:rPr>
        <w:t>/</w:t>
      </w:r>
      <w:r w:rsidRPr="001A2642">
        <w:rPr>
          <w:rFonts w:ascii="Times New Roman" w:hAnsi="Times New Roman"/>
          <w:bCs/>
          <w:sz w:val="24"/>
          <w:szCs w:val="24"/>
          <w:lang w:val="pt-BR"/>
        </w:rPr>
        <w:t xml:space="preserve">phá sản theo quy định pháp luật, trừ trường hợp </w:t>
      </w:r>
      <w:r w:rsidR="009E051D" w:rsidRPr="001A2642">
        <w:rPr>
          <w:rFonts w:ascii="Times New Roman" w:hAnsi="Times New Roman"/>
          <w:bCs/>
          <w:sz w:val="24"/>
          <w:szCs w:val="24"/>
          <w:lang w:val="pt-BR"/>
        </w:rPr>
        <w:t>Các Bên</w:t>
      </w:r>
      <w:r w:rsidRPr="001A2642">
        <w:rPr>
          <w:rFonts w:ascii="Times New Roman" w:hAnsi="Times New Roman"/>
          <w:bCs/>
          <w:sz w:val="24"/>
          <w:szCs w:val="24"/>
          <w:lang w:val="pt-BR"/>
        </w:rPr>
        <w:t xml:space="preserve"> có thỏa thuận khác. Trường hợp Bên bị giải thể</w:t>
      </w:r>
      <w:r w:rsidR="00603082" w:rsidRPr="001A2642">
        <w:rPr>
          <w:rFonts w:ascii="Times New Roman" w:hAnsi="Times New Roman"/>
          <w:bCs/>
          <w:sz w:val="24"/>
          <w:szCs w:val="24"/>
          <w:lang w:val="pt-BR"/>
        </w:rPr>
        <w:t>/</w:t>
      </w:r>
      <w:r w:rsidRPr="001A2642">
        <w:rPr>
          <w:rFonts w:ascii="Times New Roman" w:hAnsi="Times New Roman"/>
          <w:bCs/>
          <w:sz w:val="24"/>
          <w:szCs w:val="24"/>
          <w:lang w:val="pt-BR"/>
        </w:rPr>
        <w:t>phá sản chưa hoàn tất nghĩa vụ đúng quy định, Bên bị ảnh hưởng có quyền nộp đơn khởi kiện yêu cầu người đại diện theo pháp luật của doanh nghiệp tham gia tố tụng.</w:t>
      </w:r>
    </w:p>
    <w:p w14:paraId="1A0E2EE3" w14:textId="37CAD02A" w:rsidR="00752A01" w:rsidRPr="001A2642" w:rsidRDefault="00752A01" w:rsidP="007E2426">
      <w:pPr>
        <w:pStyle w:val="ListParagraph"/>
        <w:keepNext/>
        <w:keepLines/>
        <w:widowControl w:val="0"/>
        <w:numPr>
          <w:ilvl w:val="1"/>
          <w:numId w:val="6"/>
        </w:numPr>
        <w:tabs>
          <w:tab w:val="left" w:pos="720"/>
        </w:tabs>
        <w:spacing w:line="276" w:lineRule="auto"/>
        <w:ind w:left="720" w:hanging="720"/>
        <w:jc w:val="both"/>
        <w:rPr>
          <w:lang w:val="pt-BR"/>
        </w:rPr>
      </w:pPr>
      <w:r w:rsidRPr="001A2642">
        <w:rPr>
          <w:lang w:val="pt-BR"/>
        </w:rPr>
        <w:lastRenderedPageBreak/>
        <w:t xml:space="preserve">Bên A có quyền chấm dứt </w:t>
      </w:r>
      <w:r w:rsidR="00AC38C7" w:rsidRPr="001A2642">
        <w:rPr>
          <w:lang w:val="pt-BR"/>
        </w:rPr>
        <w:t>Hợp Đồng</w:t>
      </w:r>
      <w:r w:rsidRPr="001A2642">
        <w:rPr>
          <w:lang w:val="pt-BR"/>
        </w:rPr>
        <w:t xml:space="preserve"> ngay lập tức sau khi thông báo bằng email</w:t>
      </w:r>
      <w:r w:rsidR="00603082" w:rsidRPr="001A2642">
        <w:rPr>
          <w:lang w:val="pt-BR"/>
        </w:rPr>
        <w:t>/</w:t>
      </w:r>
      <w:r w:rsidRPr="001A2642">
        <w:rPr>
          <w:lang w:val="pt-BR"/>
        </w:rPr>
        <w:t>văn bản và không phải chịu bất kỳ khoản phạt vi phạm và bồi thường thiệt hại nào đối với Bên B và bất kỳ bên thứ ba có liên quan nào khác nếu xảy ra một trong các trường hợp sau:</w:t>
      </w:r>
    </w:p>
    <w:p w14:paraId="2D298924" w14:textId="77777777"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rơi vào trường hợp quy định tại Điều 3.5 </w:t>
      </w:r>
      <w:r w:rsidR="00AC38C7" w:rsidRPr="001A2642">
        <w:rPr>
          <w:b w:val="0"/>
          <w:sz w:val="24"/>
          <w:szCs w:val="24"/>
          <w:lang w:val="pt-BR"/>
        </w:rPr>
        <w:t>Hợp Đồng</w:t>
      </w:r>
      <w:r w:rsidRPr="001A2642">
        <w:rPr>
          <w:b w:val="0"/>
          <w:sz w:val="24"/>
          <w:szCs w:val="24"/>
          <w:lang w:val="pt-BR"/>
        </w:rPr>
        <w:t xml:space="preserve"> này</w:t>
      </w:r>
      <w:r w:rsidR="00A90411" w:rsidRPr="001A2642">
        <w:rPr>
          <w:b w:val="0"/>
          <w:sz w:val="24"/>
          <w:szCs w:val="24"/>
          <w:lang w:val="pt-BR"/>
        </w:rPr>
        <w:t>.</w:t>
      </w:r>
    </w:p>
    <w:p w14:paraId="2D7EF947" w14:textId="77777777"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từ chối thực hiện </w:t>
      </w:r>
      <w:r w:rsidR="00664D33" w:rsidRPr="001A2642">
        <w:rPr>
          <w:b w:val="0"/>
          <w:sz w:val="24"/>
          <w:szCs w:val="24"/>
          <w:lang w:val="pt-BR"/>
        </w:rPr>
        <w:t>Dịch Vụ</w:t>
      </w:r>
      <w:r w:rsidRPr="001A2642">
        <w:rPr>
          <w:b w:val="0"/>
          <w:sz w:val="24"/>
          <w:szCs w:val="24"/>
          <w:lang w:val="pt-BR"/>
        </w:rPr>
        <w:t xml:space="preserve"> hoặc không thực hiện công việc trong khoảng thời gian hợp lý </w:t>
      </w:r>
      <w:r w:rsidRPr="001A2642">
        <w:rPr>
          <w:rFonts w:eastAsia="Calibri"/>
          <w:b w:val="0"/>
          <w:bCs w:val="0"/>
          <w:sz w:val="24"/>
          <w:szCs w:val="24"/>
          <w:lang w:val="pt-BR" w:eastAsia="en-US"/>
        </w:rPr>
        <w:t>mà Bên A yêu cầu</w:t>
      </w:r>
      <w:r w:rsidR="00A90411" w:rsidRPr="001A2642">
        <w:rPr>
          <w:b w:val="0"/>
          <w:sz w:val="24"/>
          <w:szCs w:val="24"/>
          <w:lang w:val="pt-BR"/>
        </w:rPr>
        <w:t>.</w:t>
      </w:r>
    </w:p>
    <w:p w14:paraId="7B2DF267" w14:textId="77777777"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tự ý ngừng thực hiện </w:t>
      </w:r>
      <w:r w:rsidR="00664D33" w:rsidRPr="001A2642">
        <w:rPr>
          <w:b w:val="0"/>
          <w:sz w:val="24"/>
          <w:szCs w:val="24"/>
          <w:lang w:val="pt-BR"/>
        </w:rPr>
        <w:t>Dịch Vụ</w:t>
      </w:r>
      <w:r w:rsidRPr="001A2642">
        <w:rPr>
          <w:b w:val="0"/>
          <w:sz w:val="24"/>
          <w:szCs w:val="24"/>
          <w:lang w:val="pt-BR"/>
        </w:rPr>
        <w:t>, trừ trường hợp được sự cho phép của Bên A</w:t>
      </w:r>
      <w:r w:rsidR="00A90411" w:rsidRPr="001A2642">
        <w:rPr>
          <w:b w:val="0"/>
          <w:sz w:val="24"/>
          <w:szCs w:val="24"/>
          <w:lang w:val="pt-BR"/>
        </w:rPr>
        <w:t>.</w:t>
      </w:r>
    </w:p>
    <w:p w14:paraId="2CB962EA" w14:textId="008D0610"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tự ý thay đổi kế hoạch tổ chức </w:t>
      </w:r>
      <w:r w:rsidR="00C503B3" w:rsidRPr="001A2642">
        <w:rPr>
          <w:b w:val="0"/>
          <w:sz w:val="24"/>
          <w:szCs w:val="24"/>
          <w:lang w:val="pt-BR"/>
        </w:rPr>
        <w:t>Sự Kiện</w:t>
      </w:r>
      <w:r w:rsidRPr="001A2642">
        <w:rPr>
          <w:b w:val="0"/>
          <w:sz w:val="24"/>
          <w:szCs w:val="24"/>
          <w:lang w:val="pt-BR"/>
        </w:rPr>
        <w:t xml:space="preserve"> và</w:t>
      </w:r>
      <w:r w:rsidR="00603082" w:rsidRPr="001A2642">
        <w:rPr>
          <w:b w:val="0"/>
          <w:sz w:val="24"/>
          <w:szCs w:val="24"/>
          <w:lang w:val="pt-BR"/>
        </w:rPr>
        <w:t>/</w:t>
      </w:r>
      <w:r w:rsidRPr="001A2642">
        <w:rPr>
          <w:b w:val="0"/>
          <w:sz w:val="24"/>
          <w:szCs w:val="24"/>
          <w:lang w:val="pt-BR"/>
        </w:rPr>
        <w:t xml:space="preserve">hoặc tự ý thực hiện </w:t>
      </w:r>
      <w:r w:rsidR="00664D33" w:rsidRPr="001A2642">
        <w:rPr>
          <w:b w:val="0"/>
          <w:sz w:val="24"/>
          <w:szCs w:val="24"/>
          <w:lang w:val="pt-BR"/>
        </w:rPr>
        <w:t>Dịch Vụ</w:t>
      </w:r>
      <w:r w:rsidRPr="001A2642">
        <w:rPr>
          <w:b w:val="0"/>
          <w:sz w:val="24"/>
          <w:szCs w:val="24"/>
          <w:lang w:val="pt-BR"/>
        </w:rPr>
        <w:t xml:space="preserve"> mà không được sự đồng ý trước của Bên A</w:t>
      </w:r>
      <w:r w:rsidR="00A90411" w:rsidRPr="001A2642">
        <w:rPr>
          <w:b w:val="0"/>
          <w:sz w:val="24"/>
          <w:szCs w:val="24"/>
          <w:lang w:val="pt-BR"/>
        </w:rPr>
        <w:t>.</w:t>
      </w:r>
    </w:p>
    <w:p w14:paraId="5F146A78" w14:textId="77777777"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vi phạm các nghĩa vụ của mình theo </w:t>
      </w:r>
      <w:r w:rsidR="00AC38C7" w:rsidRPr="001A2642">
        <w:rPr>
          <w:b w:val="0"/>
          <w:sz w:val="24"/>
          <w:szCs w:val="24"/>
          <w:lang w:val="pt-BR"/>
        </w:rPr>
        <w:t>Hợp Đồng</w:t>
      </w:r>
      <w:r w:rsidRPr="001A2642">
        <w:rPr>
          <w:b w:val="0"/>
          <w:sz w:val="24"/>
          <w:szCs w:val="24"/>
          <w:lang w:val="pt-BR"/>
        </w:rPr>
        <w:t xml:space="preserve"> và không khắc phục hoặc khắc phục không đầy đủ sau khi có thông báo của Bên A</w:t>
      </w:r>
      <w:r w:rsidR="00182FD3" w:rsidRPr="001A2642">
        <w:rPr>
          <w:b w:val="0"/>
          <w:sz w:val="24"/>
          <w:szCs w:val="24"/>
          <w:lang w:val="pt-BR"/>
        </w:rPr>
        <w:t>.</w:t>
      </w:r>
    </w:p>
    <w:p w14:paraId="2D457807" w14:textId="329CFD21"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không có khả năng hoàn thành </w:t>
      </w:r>
      <w:r w:rsidR="00664D33" w:rsidRPr="001A2642">
        <w:rPr>
          <w:b w:val="0"/>
          <w:sz w:val="24"/>
          <w:szCs w:val="24"/>
          <w:lang w:val="pt-BR"/>
        </w:rPr>
        <w:t>Dịch Vụ</w:t>
      </w:r>
      <w:r w:rsidRPr="001A2642">
        <w:rPr>
          <w:b w:val="0"/>
          <w:sz w:val="24"/>
          <w:szCs w:val="24"/>
          <w:lang w:val="pt-BR"/>
        </w:rPr>
        <w:t xml:space="preserve"> hoặc không có đầy đủ các giấy phép</w:t>
      </w:r>
      <w:r w:rsidR="00603082" w:rsidRPr="001A2642">
        <w:rPr>
          <w:b w:val="0"/>
          <w:sz w:val="24"/>
          <w:szCs w:val="24"/>
          <w:lang w:val="pt-BR"/>
        </w:rPr>
        <w:t>/</w:t>
      </w:r>
      <w:r w:rsidRPr="001A2642">
        <w:rPr>
          <w:b w:val="0"/>
          <w:sz w:val="24"/>
          <w:szCs w:val="24"/>
          <w:lang w:val="pt-BR"/>
        </w:rPr>
        <w:t xml:space="preserve">chấp thuận của cơ quan có thẩm quyền để thực hiện </w:t>
      </w:r>
      <w:r w:rsidR="00C503B3" w:rsidRPr="001A2642">
        <w:rPr>
          <w:b w:val="0"/>
          <w:sz w:val="24"/>
          <w:szCs w:val="24"/>
          <w:lang w:val="pt-BR"/>
        </w:rPr>
        <w:t>Sự Kiện</w:t>
      </w:r>
      <w:r w:rsidR="00182FD3" w:rsidRPr="001A2642">
        <w:rPr>
          <w:b w:val="0"/>
          <w:sz w:val="24"/>
          <w:szCs w:val="24"/>
          <w:lang w:val="pt-BR"/>
        </w:rPr>
        <w:t>.</w:t>
      </w:r>
    </w:p>
    <w:p w14:paraId="5D1A76BD" w14:textId="77777777" w:rsidR="00752A01" w:rsidRPr="001A2642" w:rsidRDefault="00752A01" w:rsidP="00F21133">
      <w:pPr>
        <w:pStyle w:val="CommentSubject"/>
        <w:widowControl w:val="0"/>
        <w:numPr>
          <w:ilvl w:val="0"/>
          <w:numId w:val="20"/>
        </w:numPr>
        <w:spacing w:line="276" w:lineRule="auto"/>
        <w:ind w:left="1418" w:hanging="709"/>
        <w:jc w:val="both"/>
        <w:rPr>
          <w:b w:val="0"/>
          <w:sz w:val="24"/>
          <w:szCs w:val="24"/>
          <w:lang w:val="pt-BR"/>
        </w:rPr>
      </w:pPr>
      <w:r w:rsidRPr="001A2642">
        <w:rPr>
          <w:b w:val="0"/>
          <w:sz w:val="24"/>
          <w:szCs w:val="24"/>
          <w:lang w:val="pt-BR"/>
        </w:rPr>
        <w:t xml:space="preserve">Bên B chuyển giao cho bên thứ ba thực hiện một phần hoặc toàn bộ công việc của </w:t>
      </w:r>
      <w:r w:rsidR="00AC38C7" w:rsidRPr="001A2642">
        <w:rPr>
          <w:b w:val="0"/>
          <w:sz w:val="24"/>
          <w:szCs w:val="24"/>
          <w:lang w:val="pt-BR"/>
        </w:rPr>
        <w:t>Hợp Đồng</w:t>
      </w:r>
      <w:r w:rsidRPr="001A2642">
        <w:rPr>
          <w:b w:val="0"/>
          <w:sz w:val="24"/>
          <w:szCs w:val="24"/>
          <w:lang w:val="pt-BR"/>
        </w:rPr>
        <w:t xml:space="preserve"> khi chưa được Bên A chấp thuận trước bằng văn bản.</w:t>
      </w:r>
    </w:p>
    <w:p w14:paraId="5B4A1477" w14:textId="77777777" w:rsidR="00752A01" w:rsidRPr="001A2642" w:rsidRDefault="00752A01" w:rsidP="00F21133">
      <w:pPr>
        <w:pStyle w:val="ListParagraph"/>
        <w:widowControl w:val="0"/>
        <w:numPr>
          <w:ilvl w:val="1"/>
          <w:numId w:val="6"/>
        </w:numPr>
        <w:tabs>
          <w:tab w:val="left" w:pos="720"/>
        </w:tabs>
        <w:spacing w:line="276" w:lineRule="auto"/>
        <w:ind w:left="720" w:hanging="720"/>
        <w:jc w:val="both"/>
        <w:rPr>
          <w:lang w:val="pt-BR"/>
        </w:rPr>
      </w:pPr>
      <w:r w:rsidRPr="001A2642">
        <w:rPr>
          <w:lang w:val="pt-BR"/>
        </w:rPr>
        <w:t xml:space="preserve">Nếu </w:t>
      </w:r>
      <w:r w:rsidR="00AC38C7" w:rsidRPr="001A2642">
        <w:rPr>
          <w:lang w:val="pt-BR"/>
        </w:rPr>
        <w:t>Hợp Đồng</w:t>
      </w:r>
      <w:r w:rsidRPr="001A2642">
        <w:rPr>
          <w:lang w:val="pt-BR"/>
        </w:rPr>
        <w:t xml:space="preserve"> bị chấm dứt do vi phạm của Bên B theo quy định tại Điều 8.3 nêu trên, ngoài nghĩa vụ bồi thường và phạt vi phạm theo quy định tại Điều 7.1.2, Bên B phải hoàn trả cho Bên A các khoản thanh toán đã nhận nhưng chưa được thực hiện và/hoặc đã thực hiện nhưng nghiệm thu chưa đạt. Đồng thời, Bên B còn phải thanh toán toàn bộ chi phí mà Bên A phải bỏ ra để thuê bên thứ ba khắc phục các hạng mục mà Bên B chưa hoàn tất theo quy định tại Điều 7.1.1 của </w:t>
      </w:r>
      <w:r w:rsidR="00AC38C7" w:rsidRPr="001A2642">
        <w:rPr>
          <w:lang w:val="pt-BR"/>
        </w:rPr>
        <w:t>Hợp Đồng</w:t>
      </w:r>
      <w:r w:rsidRPr="001A2642">
        <w:rPr>
          <w:lang w:val="pt-BR"/>
        </w:rPr>
        <w:t xml:space="preserve"> này. </w:t>
      </w:r>
    </w:p>
    <w:p w14:paraId="43FFF0F9" w14:textId="77777777" w:rsidR="00752A01" w:rsidRPr="001A2642" w:rsidRDefault="00752A01" w:rsidP="0000238F">
      <w:pPr>
        <w:pStyle w:val="ListParagraph"/>
        <w:keepNext/>
        <w:widowControl w:val="0"/>
        <w:numPr>
          <w:ilvl w:val="1"/>
          <w:numId w:val="6"/>
        </w:numPr>
        <w:tabs>
          <w:tab w:val="left" w:pos="720"/>
        </w:tabs>
        <w:spacing w:line="276" w:lineRule="auto"/>
        <w:ind w:left="720" w:hanging="720"/>
        <w:jc w:val="both"/>
      </w:pPr>
      <w:r w:rsidRPr="001A2642">
        <w:rPr>
          <w:lang w:val="pt-BR"/>
        </w:rPr>
        <w:t xml:space="preserve">Đơn phương chấm dứt </w:t>
      </w:r>
      <w:r w:rsidR="00AC38C7" w:rsidRPr="001A2642">
        <w:rPr>
          <w:lang w:val="pt-BR"/>
        </w:rPr>
        <w:t>Hợp Đồng</w:t>
      </w:r>
      <w:r w:rsidRPr="001A2642">
        <w:rPr>
          <w:lang w:val="pt-BR"/>
        </w:rPr>
        <w:t xml:space="preserve"> trước thời hạn:</w:t>
      </w:r>
    </w:p>
    <w:p w14:paraId="4CCC4ED5" w14:textId="64BA30C2" w:rsidR="00752A01" w:rsidRPr="001A2642" w:rsidRDefault="00752A01" w:rsidP="0000238F">
      <w:pPr>
        <w:pStyle w:val="ListParagraph"/>
        <w:keepNext/>
        <w:keepLines/>
        <w:widowControl w:val="0"/>
        <w:numPr>
          <w:ilvl w:val="1"/>
          <w:numId w:val="38"/>
        </w:numPr>
        <w:tabs>
          <w:tab w:val="left" w:pos="720"/>
        </w:tabs>
        <w:spacing w:line="276" w:lineRule="auto"/>
        <w:ind w:hanging="590"/>
        <w:jc w:val="both"/>
      </w:pPr>
      <w:r w:rsidRPr="001A2642">
        <w:rPr>
          <w:lang w:val="en-US"/>
        </w:rPr>
        <w:t xml:space="preserve">Trường hợp Bên A đơn phương chấm dứt </w:t>
      </w:r>
      <w:r w:rsidR="00AC38C7" w:rsidRPr="001A2642">
        <w:rPr>
          <w:lang w:val="en-US"/>
        </w:rPr>
        <w:t>Hợp Đồng</w:t>
      </w:r>
      <w:r w:rsidRPr="001A2642">
        <w:rPr>
          <w:lang w:val="en-US"/>
        </w:rPr>
        <w:t xml:space="preserve"> trước thời hạn mà không được sự đồng thuận của Bên B, </w:t>
      </w:r>
      <w:r w:rsidRPr="001A2642">
        <w:rPr>
          <w:lang w:val="nl-NL"/>
        </w:rPr>
        <w:t xml:space="preserve">Bên A sẽ phải bồi thường cho Bên B một khoản tương đương 50% </w:t>
      </w:r>
      <w:r w:rsidR="008B4090" w:rsidRPr="001A2642">
        <w:rPr>
          <w:lang w:val="nl-NL"/>
        </w:rPr>
        <w:t>giá trị Hợp Đồng</w:t>
      </w:r>
      <w:r w:rsidRPr="001A2642">
        <w:rPr>
          <w:lang w:val="nl-NL"/>
        </w:rPr>
        <w:t xml:space="preserve"> và</w:t>
      </w:r>
      <w:r w:rsidRPr="001A2642">
        <w:rPr>
          <w:bCs/>
          <w:lang w:val="nl-NL"/>
        </w:rPr>
        <w:t xml:space="preserve"> chịu phạt 8% </w:t>
      </w:r>
      <w:r w:rsidR="008B4090" w:rsidRPr="001A2642">
        <w:rPr>
          <w:bCs/>
          <w:lang w:val="nl-NL"/>
        </w:rPr>
        <w:t>giá trị Hợp Đồng</w:t>
      </w:r>
      <w:r w:rsidRPr="001A2642">
        <w:rPr>
          <w:bCs/>
          <w:lang w:val="nl-NL"/>
        </w:rPr>
        <w:t xml:space="preserve"> theo quy định tại Điều 2.1 nêu trên</w:t>
      </w:r>
      <w:r w:rsidRPr="001A2642">
        <w:rPr>
          <w:lang w:val="nl-NL"/>
        </w:rPr>
        <w:t>. Đồng thời</w:t>
      </w:r>
      <w:r w:rsidR="005963B2" w:rsidRPr="001A2642">
        <w:rPr>
          <w:lang w:val="nl-NL"/>
        </w:rPr>
        <w:t>,</w:t>
      </w:r>
      <w:r w:rsidRPr="001A2642">
        <w:rPr>
          <w:lang w:val="nl-NL"/>
        </w:rPr>
        <w:t xml:space="preserve"> thanh toán toàn bộ chi phí </w:t>
      </w:r>
      <w:r w:rsidR="00664D33" w:rsidRPr="001A2642">
        <w:rPr>
          <w:lang w:val="nl-NL"/>
        </w:rPr>
        <w:t>Dịch Vụ</w:t>
      </w:r>
      <w:r w:rsidRPr="001A2642">
        <w:rPr>
          <w:lang w:val="nl-NL"/>
        </w:rPr>
        <w:t xml:space="preserve"> mà Bên B đã thực hiện tính đến thời điểm chấm dứt (dựa trên Biên bản xác nhận có chữ ký của </w:t>
      </w:r>
      <w:r w:rsidR="009E051D" w:rsidRPr="001A2642">
        <w:rPr>
          <w:lang w:val="nl-NL"/>
        </w:rPr>
        <w:t>Hai Bên</w:t>
      </w:r>
      <w:r w:rsidRPr="001A2642">
        <w:rPr>
          <w:lang w:val="nl-NL"/>
        </w:rPr>
        <w:t xml:space="preserve">). </w:t>
      </w:r>
    </w:p>
    <w:p w14:paraId="54F91B11" w14:textId="77777777" w:rsidR="00752A01" w:rsidRPr="001A2642" w:rsidRDefault="00752A01" w:rsidP="00F21133">
      <w:pPr>
        <w:pStyle w:val="ListParagraph"/>
        <w:keepLines/>
        <w:widowControl w:val="0"/>
        <w:numPr>
          <w:ilvl w:val="1"/>
          <w:numId w:val="38"/>
        </w:numPr>
        <w:tabs>
          <w:tab w:val="left" w:pos="720"/>
        </w:tabs>
        <w:spacing w:line="276" w:lineRule="auto"/>
        <w:ind w:hanging="590"/>
        <w:jc w:val="both"/>
      </w:pPr>
      <w:r w:rsidRPr="001A2642">
        <w:rPr>
          <w:lang w:val="nl-NL"/>
        </w:rPr>
        <w:t xml:space="preserve">Trường hợp Bên B đơn phương chấm dứt </w:t>
      </w:r>
      <w:r w:rsidR="00AC38C7" w:rsidRPr="001A2642">
        <w:rPr>
          <w:lang w:val="nl-NL"/>
        </w:rPr>
        <w:t>Hợp Đồng</w:t>
      </w:r>
      <w:r w:rsidRPr="001A2642">
        <w:rPr>
          <w:lang w:val="nl-NL"/>
        </w:rPr>
        <w:t xml:space="preserve"> trước thời hạn mà không được sự đồng thuận của Bên A, Bên B sẽ phải bồi thường cho Bên A một khoản tương đương 100% </w:t>
      </w:r>
      <w:r w:rsidR="008B4090" w:rsidRPr="001A2642">
        <w:rPr>
          <w:lang w:val="nl-NL"/>
        </w:rPr>
        <w:t>giá trị Hợp Đồng</w:t>
      </w:r>
      <w:r w:rsidRPr="001A2642">
        <w:rPr>
          <w:lang w:val="nl-NL"/>
        </w:rPr>
        <w:t xml:space="preserve"> </w:t>
      </w:r>
      <w:r w:rsidRPr="001A2642">
        <w:rPr>
          <w:bCs/>
          <w:lang w:val="nl-NL"/>
        </w:rPr>
        <w:t xml:space="preserve">và chịu phạt 8% </w:t>
      </w:r>
      <w:r w:rsidR="008B4090" w:rsidRPr="001A2642">
        <w:rPr>
          <w:bCs/>
          <w:lang w:val="nl-NL"/>
        </w:rPr>
        <w:t>giá trị Hợp Đồng</w:t>
      </w:r>
      <w:r w:rsidRPr="001A2642">
        <w:rPr>
          <w:bCs/>
          <w:lang w:val="nl-NL"/>
        </w:rPr>
        <w:t xml:space="preserve"> theo quy định tại Điều 2.1 nêu trên</w:t>
      </w:r>
      <w:r w:rsidRPr="001A2642">
        <w:rPr>
          <w:lang w:val="nl-NL"/>
        </w:rPr>
        <w:t xml:space="preserve">. Đồng thời, Bên A sẽ không phải thanh toán bất cứ chi phí </w:t>
      </w:r>
      <w:r w:rsidR="00664D33" w:rsidRPr="001A2642">
        <w:rPr>
          <w:lang w:val="nl-NL"/>
        </w:rPr>
        <w:t>Dịch Vụ</w:t>
      </w:r>
      <w:r w:rsidRPr="001A2642">
        <w:rPr>
          <w:lang w:val="nl-NL"/>
        </w:rPr>
        <w:t xml:space="preserve"> phát sinh nào tính đến thời điểm chấm dứt. </w:t>
      </w:r>
    </w:p>
    <w:p w14:paraId="73904545" w14:textId="77777777" w:rsidR="00752A01" w:rsidRPr="001A2642" w:rsidRDefault="00752A01" w:rsidP="00F21133">
      <w:pPr>
        <w:pStyle w:val="ListParagraph"/>
        <w:widowControl w:val="0"/>
        <w:numPr>
          <w:ilvl w:val="1"/>
          <w:numId w:val="6"/>
        </w:numPr>
        <w:tabs>
          <w:tab w:val="left" w:pos="720"/>
        </w:tabs>
        <w:spacing w:line="276" w:lineRule="auto"/>
        <w:ind w:left="720" w:hanging="720"/>
        <w:jc w:val="both"/>
        <w:rPr>
          <w:lang w:val="pt-BR"/>
        </w:rPr>
      </w:pPr>
      <w:r w:rsidRPr="001A2642">
        <w:rPr>
          <w:lang w:val="pt-BR"/>
        </w:rPr>
        <w:t xml:space="preserve">Trong mọi trường hợp chấm dứt </w:t>
      </w:r>
      <w:r w:rsidR="00AC38C7" w:rsidRPr="001A2642">
        <w:rPr>
          <w:lang w:val="pt-BR"/>
        </w:rPr>
        <w:t>Hợp Đồng</w:t>
      </w:r>
      <w:r w:rsidRPr="001A2642">
        <w:rPr>
          <w:lang w:val="pt-BR"/>
        </w:rPr>
        <w:t xml:space="preserve">, Bên B có nghĩa vụ bàn giao toàn bộ phần công việc đã hoàn thành, cũng như công việc đang thực hiện nhưng chưa hoàn tất cho Bên A tính đến thời điểm chấm dứt. </w:t>
      </w:r>
    </w:p>
    <w:p w14:paraId="00BE7011" w14:textId="77777777" w:rsidR="00752A01" w:rsidRPr="001A2642" w:rsidRDefault="00752A01" w:rsidP="00AF0FC6">
      <w:pPr>
        <w:pStyle w:val="CommentSubject"/>
        <w:keepNext/>
        <w:keepLines/>
        <w:widowControl w:val="0"/>
        <w:spacing w:before="240" w:line="276" w:lineRule="auto"/>
        <w:jc w:val="both"/>
        <w:outlineLvl w:val="0"/>
        <w:rPr>
          <w:b w:val="0"/>
          <w:sz w:val="24"/>
          <w:szCs w:val="24"/>
          <w:lang w:val="pt-BR"/>
        </w:rPr>
      </w:pPr>
      <w:bookmarkStart w:id="330" w:name="_Toc163831858"/>
      <w:r w:rsidRPr="001A2642">
        <w:rPr>
          <w:sz w:val="24"/>
          <w:szCs w:val="24"/>
          <w:lang w:val="vi-VN"/>
        </w:rPr>
        <w:lastRenderedPageBreak/>
        <w:t xml:space="preserve">ĐIỀU 9. </w:t>
      </w:r>
      <w:r w:rsidR="00C503B3" w:rsidRPr="001A2642">
        <w:rPr>
          <w:sz w:val="24"/>
          <w:szCs w:val="24"/>
          <w:lang w:val="vi-VN"/>
        </w:rPr>
        <w:t>SỰ KIỆN</w:t>
      </w:r>
      <w:r w:rsidRPr="001A2642">
        <w:rPr>
          <w:sz w:val="24"/>
          <w:szCs w:val="24"/>
          <w:lang w:val="vi-VN"/>
        </w:rPr>
        <w:t xml:space="preserve"> BẤT KHẢ KHÁNG</w:t>
      </w:r>
      <w:bookmarkEnd w:id="330"/>
    </w:p>
    <w:p w14:paraId="24DDE35E" w14:textId="5D582754" w:rsidR="00752A01" w:rsidRPr="001A2642" w:rsidRDefault="00752A01" w:rsidP="00AF0FC6">
      <w:pPr>
        <w:pStyle w:val="ListParagraph"/>
        <w:keepNext/>
        <w:keepLines/>
        <w:numPr>
          <w:ilvl w:val="0"/>
          <w:numId w:val="27"/>
        </w:numPr>
        <w:spacing w:line="276" w:lineRule="auto"/>
        <w:ind w:hanging="720"/>
        <w:contextualSpacing/>
        <w:jc w:val="both"/>
        <w:rPr>
          <w:lang w:val="vi-VN"/>
        </w:rPr>
      </w:pPr>
      <w:r w:rsidRPr="001A2642">
        <w:rPr>
          <w:lang w:val="vi-VN"/>
        </w:rPr>
        <w:t>“</w:t>
      </w:r>
      <w:r w:rsidR="00C503B3" w:rsidRPr="001A2642">
        <w:rPr>
          <w:b/>
          <w:bCs/>
          <w:lang w:val="vi-VN"/>
        </w:rPr>
        <w:t>Sự Kiện</w:t>
      </w:r>
      <w:r w:rsidRPr="001A2642">
        <w:rPr>
          <w:b/>
          <w:bCs/>
          <w:lang w:val="vi-VN"/>
        </w:rPr>
        <w:t xml:space="preserve"> Bất Khả Kháng</w:t>
      </w:r>
      <w:r w:rsidRPr="001A2642">
        <w:rPr>
          <w:lang w:val="vi-VN"/>
        </w:rPr>
        <w:t xml:space="preserve">” có nghĩa là một trong các </w:t>
      </w:r>
      <w:r w:rsidR="00C503B3" w:rsidRPr="001A2642">
        <w:rPr>
          <w:lang w:val="vi-VN"/>
        </w:rPr>
        <w:t>Sự Kiện</w:t>
      </w:r>
      <w:r w:rsidRPr="001A2642">
        <w:rPr>
          <w:lang w:val="vi-VN"/>
        </w:rPr>
        <w:t xml:space="preserve"> theo quy định của pháp luật,  xảy ra một cách khách quan mà cả </w:t>
      </w:r>
      <w:r w:rsidR="009E051D" w:rsidRPr="001A2642">
        <w:rPr>
          <w:lang w:val="vi-VN"/>
        </w:rPr>
        <w:t>Hai Bên</w:t>
      </w:r>
      <w:r w:rsidRPr="001A2642">
        <w:rPr>
          <w:lang w:val="vi-VN"/>
        </w:rPr>
        <w:t xml:space="preserve"> không thể biết hoặc không dự đoán được hoặc không có nghĩa vụ phải biết trước tại thời điểm ký kết </w:t>
      </w:r>
      <w:r w:rsidR="00AC38C7" w:rsidRPr="001A2642">
        <w:rPr>
          <w:lang w:val="vi-VN"/>
        </w:rPr>
        <w:t>Hợp Đồng</w:t>
      </w:r>
      <w:r w:rsidRPr="001A2642">
        <w:rPr>
          <w:lang w:val="vi-VN"/>
        </w:rPr>
        <w:t xml:space="preserve"> và làm cho một hoặc cả </w:t>
      </w:r>
      <w:r w:rsidR="009E051D" w:rsidRPr="001A2642">
        <w:rPr>
          <w:lang w:val="vi-VN"/>
        </w:rPr>
        <w:t>Hai Bên</w:t>
      </w:r>
      <w:r w:rsidRPr="001A2642">
        <w:rPr>
          <w:lang w:val="vi-VN"/>
        </w:rPr>
        <w:t xml:space="preserve"> không thể thực hiện được nghĩa vụ của mình theo </w:t>
      </w:r>
      <w:r w:rsidR="00AC38C7" w:rsidRPr="001A2642">
        <w:rPr>
          <w:lang w:val="vi-VN"/>
        </w:rPr>
        <w:t>Hợp Đồng</w:t>
      </w:r>
      <w:r w:rsidRPr="001A2642">
        <w:rPr>
          <w:lang w:val="vi-VN"/>
        </w:rPr>
        <w:t xml:space="preserve"> này, như: chiến tranh, dịch bệnh, đình công, động đất, hỏa hoạn, bão lụt, … hoặc các </w:t>
      </w:r>
      <w:r w:rsidR="00C503B3" w:rsidRPr="001A2642">
        <w:rPr>
          <w:lang w:val="vi-VN"/>
        </w:rPr>
        <w:t>Sự Kiện</w:t>
      </w:r>
      <w:r w:rsidRPr="001A2642">
        <w:rPr>
          <w:lang w:val="vi-VN"/>
        </w:rPr>
        <w:t xml:space="preserve"> thiên tai khác. </w:t>
      </w:r>
    </w:p>
    <w:p w14:paraId="6F68408C" w14:textId="63784591" w:rsidR="00752A01" w:rsidRPr="001A2642" w:rsidRDefault="00752A01" w:rsidP="00F21133">
      <w:pPr>
        <w:pStyle w:val="ListParagraph"/>
        <w:numPr>
          <w:ilvl w:val="0"/>
          <w:numId w:val="27"/>
        </w:numPr>
        <w:spacing w:line="276" w:lineRule="auto"/>
        <w:ind w:hanging="720"/>
        <w:contextualSpacing/>
        <w:jc w:val="both"/>
        <w:rPr>
          <w:lang w:val="vi-VN"/>
        </w:rPr>
      </w:pPr>
      <w:r w:rsidRPr="001A2642">
        <w:rPr>
          <w:lang w:val="vi-VN"/>
        </w:rPr>
        <w:t xml:space="preserve">Khi một Bên bị ảnh hưởng bởi </w:t>
      </w:r>
      <w:r w:rsidR="00C503B3" w:rsidRPr="001A2642">
        <w:rPr>
          <w:lang w:val="vi-VN"/>
        </w:rPr>
        <w:t>Sự Kiện</w:t>
      </w:r>
      <w:r w:rsidRPr="001A2642">
        <w:rPr>
          <w:lang w:val="vi-VN"/>
        </w:rPr>
        <w:t xml:space="preserve"> Bất Khả Kháng mặc dù đã dùng mọi biện pháp trong khả năng để ngăn chặn và khắc phục thiệt hại nhưng vẫn không thực hiện hoặc thực hiện không đầy đủ nghĩa vụ của mình theo </w:t>
      </w:r>
      <w:r w:rsidR="00AC38C7" w:rsidRPr="001A2642">
        <w:rPr>
          <w:lang w:val="vi-VN"/>
        </w:rPr>
        <w:t>Hợp Đồng</w:t>
      </w:r>
      <w:r w:rsidRPr="001A2642">
        <w:rPr>
          <w:lang w:val="vi-VN"/>
        </w:rPr>
        <w:t xml:space="preserve"> này, Bên đó không phải chịu bất kỳ trách nhiệm đối với các thiệt hại hay mất mát mà Bên kia có thể phải gánh chịu do việc không thực hiện hay chậm trễ thực hiện nghĩa vụ nêu trên, với điều kiện: (i) Bên bị ảnh hưởng bởi </w:t>
      </w:r>
      <w:r w:rsidR="00C503B3" w:rsidRPr="001A2642">
        <w:rPr>
          <w:lang w:val="vi-VN"/>
        </w:rPr>
        <w:t>Sự Kiện</w:t>
      </w:r>
      <w:r w:rsidRPr="001A2642">
        <w:rPr>
          <w:lang w:val="vi-VN"/>
        </w:rPr>
        <w:t xml:space="preserve"> Bất Khả Kháng phải chứng minh việc không thực hiện một phần hay toàn bộ nghĩa vụ của mình là do </w:t>
      </w:r>
      <w:r w:rsidR="00C503B3" w:rsidRPr="001A2642">
        <w:rPr>
          <w:lang w:val="vi-VN"/>
        </w:rPr>
        <w:t>Sự Kiện</w:t>
      </w:r>
      <w:r w:rsidRPr="001A2642">
        <w:rPr>
          <w:lang w:val="vi-VN"/>
        </w:rPr>
        <w:t xml:space="preserve"> Bất Khả</w:t>
      </w:r>
      <w:r w:rsidR="00603082" w:rsidRPr="001A2642">
        <w:rPr>
          <w:lang w:val="vi-VN"/>
        </w:rPr>
        <w:t xml:space="preserve"> Kháng; </w:t>
      </w:r>
      <w:r w:rsidRPr="001A2642">
        <w:rPr>
          <w:lang w:val="vi-VN"/>
        </w:rPr>
        <w:t xml:space="preserve">và (ii) phải thông báo cho Bên kia bằng văn bản ngay khi xảy ra </w:t>
      </w:r>
      <w:r w:rsidR="00C503B3" w:rsidRPr="001A2642">
        <w:rPr>
          <w:lang w:val="vi-VN"/>
        </w:rPr>
        <w:t>Sự Kiện</w:t>
      </w:r>
      <w:r w:rsidRPr="001A2642">
        <w:rPr>
          <w:lang w:val="vi-VN"/>
        </w:rPr>
        <w:t xml:space="preserve"> Bất Khả Kháng.</w:t>
      </w:r>
    </w:p>
    <w:p w14:paraId="0D81376E" w14:textId="77777777" w:rsidR="00752A01" w:rsidRPr="001A2642" w:rsidRDefault="00752A01" w:rsidP="00F21133">
      <w:pPr>
        <w:pStyle w:val="ListParagraph"/>
        <w:numPr>
          <w:ilvl w:val="0"/>
          <w:numId w:val="27"/>
        </w:numPr>
        <w:spacing w:line="276" w:lineRule="auto"/>
        <w:ind w:hanging="720"/>
        <w:contextualSpacing/>
        <w:jc w:val="both"/>
        <w:rPr>
          <w:lang w:val="vi-VN"/>
        </w:rPr>
      </w:pPr>
      <w:r w:rsidRPr="001A2642">
        <w:rPr>
          <w:lang w:val="vi-VN"/>
        </w:rPr>
        <w:t xml:space="preserve">Trong trường hợp xảy ra </w:t>
      </w:r>
      <w:r w:rsidR="00C503B3" w:rsidRPr="001A2642">
        <w:rPr>
          <w:lang w:val="vi-VN"/>
        </w:rPr>
        <w:t>Sự Kiện</w:t>
      </w:r>
      <w:r w:rsidRPr="001A2642">
        <w:rPr>
          <w:lang w:val="vi-VN"/>
        </w:rPr>
        <w:t xml:space="preserve"> Bất Khả Kháng, thời gian thực hiện nghĩa vụ sẽ được kéo dài bằng thời gian diễn ra </w:t>
      </w:r>
      <w:r w:rsidR="00C503B3" w:rsidRPr="001A2642">
        <w:rPr>
          <w:lang w:val="vi-VN"/>
        </w:rPr>
        <w:t>Sự Kiện</w:t>
      </w:r>
      <w:r w:rsidRPr="001A2642">
        <w:rPr>
          <w:lang w:val="vi-VN"/>
        </w:rPr>
        <w:t xml:space="preserve"> Bất Khả Kháng mà bên bị ảnh hưởng không thể thực hiện các nghĩa vụ của mình theo </w:t>
      </w:r>
      <w:r w:rsidR="00AC38C7" w:rsidRPr="001A2642">
        <w:rPr>
          <w:lang w:val="vi-VN"/>
        </w:rPr>
        <w:t>Hợp Đồng</w:t>
      </w:r>
      <w:r w:rsidRPr="001A2642">
        <w:rPr>
          <w:lang w:val="vi-VN"/>
        </w:rPr>
        <w:t xml:space="preserve">, trừ trường hợp một trong </w:t>
      </w:r>
      <w:r w:rsidR="009E051D" w:rsidRPr="001A2642">
        <w:rPr>
          <w:lang w:val="vi-VN"/>
        </w:rPr>
        <w:t>Các Bên</w:t>
      </w:r>
      <w:r w:rsidRPr="001A2642">
        <w:rPr>
          <w:lang w:val="vi-VN"/>
        </w:rPr>
        <w:t xml:space="preserve"> có mong muốn không tiếp tục thực hiện </w:t>
      </w:r>
      <w:r w:rsidR="00AC38C7" w:rsidRPr="001A2642">
        <w:rPr>
          <w:lang w:val="vi-VN"/>
        </w:rPr>
        <w:t>Hợp Đồng</w:t>
      </w:r>
      <w:r w:rsidRPr="001A2642">
        <w:rPr>
          <w:lang w:val="vi-VN"/>
        </w:rPr>
        <w:t xml:space="preserve">. </w:t>
      </w:r>
    </w:p>
    <w:p w14:paraId="31383CDF" w14:textId="77777777" w:rsidR="00752A01" w:rsidRPr="001A2642" w:rsidRDefault="00752A01" w:rsidP="00F21133">
      <w:pPr>
        <w:pStyle w:val="ListParagraph"/>
        <w:numPr>
          <w:ilvl w:val="0"/>
          <w:numId w:val="27"/>
        </w:numPr>
        <w:spacing w:line="276" w:lineRule="auto"/>
        <w:ind w:hanging="720"/>
        <w:contextualSpacing/>
        <w:jc w:val="both"/>
        <w:rPr>
          <w:lang w:val="vi-VN"/>
        </w:rPr>
      </w:pPr>
      <w:r w:rsidRPr="001A2642">
        <w:rPr>
          <w:lang w:val="vi-VN"/>
        </w:rPr>
        <w:t xml:space="preserve">Trường hợp </w:t>
      </w:r>
      <w:r w:rsidR="00C503B3" w:rsidRPr="001A2642">
        <w:rPr>
          <w:lang w:val="vi-VN"/>
        </w:rPr>
        <w:t>Sự Kiện</w:t>
      </w:r>
      <w:r w:rsidRPr="001A2642">
        <w:rPr>
          <w:lang w:val="vi-VN"/>
        </w:rPr>
        <w:t xml:space="preserve"> Bất Khả Kháng kéo dài, một trong </w:t>
      </w:r>
      <w:r w:rsidR="009E051D" w:rsidRPr="001A2642">
        <w:rPr>
          <w:lang w:val="vi-VN"/>
        </w:rPr>
        <w:t>Các Bên</w:t>
      </w:r>
      <w:r w:rsidRPr="001A2642">
        <w:rPr>
          <w:lang w:val="vi-VN"/>
        </w:rPr>
        <w:t xml:space="preserve"> được quyền đơn phương chấm dứt </w:t>
      </w:r>
      <w:r w:rsidR="00AC38C7" w:rsidRPr="001A2642">
        <w:rPr>
          <w:lang w:val="vi-VN"/>
        </w:rPr>
        <w:t>Hợp Đồng</w:t>
      </w:r>
      <w:r w:rsidRPr="001A2642">
        <w:rPr>
          <w:lang w:val="vi-VN"/>
        </w:rPr>
        <w:t xml:space="preserve"> nhưng phải báo trước bằng văn bản cho bên còn lại biết trước ít nhất năm (05) ngày làm việc. Trong trường hợp này, mỗi Bên sẽ:</w:t>
      </w:r>
    </w:p>
    <w:p w14:paraId="5583FC8B" w14:textId="77777777" w:rsidR="00752A01" w:rsidRPr="001A2642" w:rsidRDefault="00752A01" w:rsidP="00F21133">
      <w:pPr>
        <w:pStyle w:val="ListParagraph"/>
        <w:keepLines/>
        <w:widowControl w:val="0"/>
        <w:numPr>
          <w:ilvl w:val="1"/>
          <w:numId w:val="42"/>
        </w:numPr>
        <w:spacing w:line="276" w:lineRule="auto"/>
        <w:ind w:hanging="734"/>
        <w:contextualSpacing/>
        <w:jc w:val="both"/>
        <w:rPr>
          <w:lang w:val="vi-VN"/>
        </w:rPr>
      </w:pPr>
      <w:r w:rsidRPr="001A2642">
        <w:rPr>
          <w:lang w:val="vi-VN"/>
        </w:rPr>
        <w:t>Hoàn trả cho nhau những gì đã nhận (nếu có);</w:t>
      </w:r>
    </w:p>
    <w:p w14:paraId="437C4FEA" w14:textId="77777777" w:rsidR="00752A01" w:rsidRPr="001A2642" w:rsidRDefault="00752A01" w:rsidP="00F21133">
      <w:pPr>
        <w:pStyle w:val="ListParagraph"/>
        <w:keepLines/>
        <w:widowControl w:val="0"/>
        <w:numPr>
          <w:ilvl w:val="1"/>
          <w:numId w:val="42"/>
        </w:numPr>
        <w:spacing w:line="276" w:lineRule="auto"/>
        <w:ind w:hanging="734"/>
        <w:contextualSpacing/>
        <w:jc w:val="both"/>
        <w:rPr>
          <w:lang w:val="vi-VN"/>
        </w:rPr>
      </w:pPr>
      <w:r w:rsidRPr="001A2642">
        <w:rPr>
          <w:lang w:val="vi-VN"/>
        </w:rPr>
        <w:t xml:space="preserve">Hoàn thành nghĩa vụ thanh toán tương ứng theo ghi nhận tại </w:t>
      </w:r>
      <w:r w:rsidR="00C503B3" w:rsidRPr="001A2642">
        <w:rPr>
          <w:lang w:val="vi-VN"/>
        </w:rPr>
        <w:t>Biên Bản Nghiệm Thu Và Thanh Lý Hợp Đồng</w:t>
      </w:r>
      <w:r w:rsidRPr="001A2642">
        <w:rPr>
          <w:lang w:val="vi-VN"/>
        </w:rPr>
        <w:t xml:space="preserve"> được </w:t>
      </w:r>
      <w:r w:rsidR="009E051D" w:rsidRPr="001A2642">
        <w:rPr>
          <w:lang w:val="vi-VN"/>
        </w:rPr>
        <w:t>Hai Bên</w:t>
      </w:r>
      <w:r w:rsidRPr="001A2642">
        <w:rPr>
          <w:lang w:val="vi-VN"/>
        </w:rPr>
        <w:t xml:space="preserve"> ký xác nhận;</w:t>
      </w:r>
    </w:p>
    <w:p w14:paraId="1312A1AC" w14:textId="776D0D40" w:rsidR="00752A01" w:rsidRPr="001A2642" w:rsidRDefault="00752A01" w:rsidP="00F21133">
      <w:pPr>
        <w:pStyle w:val="ListParagraph"/>
        <w:keepLines/>
        <w:widowControl w:val="0"/>
        <w:numPr>
          <w:ilvl w:val="1"/>
          <w:numId w:val="42"/>
        </w:numPr>
        <w:spacing w:line="276" w:lineRule="auto"/>
        <w:ind w:hanging="734"/>
        <w:contextualSpacing/>
        <w:jc w:val="both"/>
        <w:rPr>
          <w:lang w:val="vi-VN"/>
        </w:rPr>
      </w:pPr>
      <w:r w:rsidRPr="001A2642">
        <w:rPr>
          <w:lang w:val="vi-VN"/>
        </w:rPr>
        <w:t>Bàn giao và</w:t>
      </w:r>
      <w:r w:rsidR="00603082" w:rsidRPr="001A2642">
        <w:rPr>
          <w:lang w:val="vi-VN"/>
        </w:rPr>
        <w:t>/</w:t>
      </w:r>
      <w:r w:rsidRPr="001A2642">
        <w:rPr>
          <w:lang w:val="vi-VN"/>
        </w:rPr>
        <w:t xml:space="preserve">hoặc hoàn trả toàn bộ hồ sơ, chứng từ đã cung cấp cho Bên còn lại trong quá trình thực hiện </w:t>
      </w:r>
      <w:r w:rsidR="00AC38C7" w:rsidRPr="001A2642">
        <w:rPr>
          <w:lang w:val="vi-VN"/>
        </w:rPr>
        <w:t>Hợp Đồng</w:t>
      </w:r>
      <w:r w:rsidRPr="001A2642">
        <w:rPr>
          <w:lang w:val="vi-VN"/>
        </w:rPr>
        <w:t>, tính đến thời điểm chấm dứt.</w:t>
      </w:r>
    </w:p>
    <w:p w14:paraId="4CD0F8E8" w14:textId="77777777" w:rsidR="00752A01" w:rsidRPr="001A2642" w:rsidRDefault="00752A01" w:rsidP="00E353DD">
      <w:pPr>
        <w:pStyle w:val="Heading1"/>
        <w:rPr>
          <w:rFonts w:ascii="Times New Roman" w:hAnsi="Times New Roman" w:cs="Times New Roman"/>
          <w:b/>
          <w:bCs/>
          <w:color w:val="auto"/>
          <w:sz w:val="24"/>
          <w:szCs w:val="24"/>
          <w:lang w:val="vi-VN"/>
        </w:rPr>
      </w:pPr>
      <w:bookmarkStart w:id="331" w:name="_Toc163831859"/>
      <w:r w:rsidRPr="001A2642">
        <w:rPr>
          <w:rFonts w:ascii="Times New Roman" w:hAnsi="Times New Roman" w:cs="Times New Roman"/>
          <w:b/>
          <w:bCs/>
          <w:color w:val="auto"/>
          <w:sz w:val="24"/>
          <w:szCs w:val="24"/>
          <w:lang w:val="vi-VN"/>
        </w:rPr>
        <w:t>ĐIỀU 10.</w:t>
      </w:r>
      <w:r w:rsidRPr="001A2642">
        <w:rPr>
          <w:rFonts w:ascii="Times New Roman" w:hAnsi="Times New Roman" w:cs="Times New Roman"/>
          <w:b/>
          <w:bCs/>
          <w:color w:val="auto"/>
          <w:sz w:val="24"/>
          <w:szCs w:val="24"/>
          <w:lang w:val="nl-NL"/>
        </w:rPr>
        <w:t xml:space="preserve"> </w:t>
      </w:r>
      <w:r w:rsidRPr="001A2642">
        <w:rPr>
          <w:rFonts w:ascii="Times New Roman" w:hAnsi="Times New Roman" w:cs="Times New Roman"/>
          <w:b/>
          <w:bCs/>
          <w:color w:val="auto"/>
          <w:sz w:val="24"/>
          <w:szCs w:val="24"/>
          <w:lang w:val="vi-VN"/>
        </w:rPr>
        <w:t>BẢO MẬT THÔNG TIN VÀ QUYỀN SỞ HỮU TRÍ TUỆ</w:t>
      </w:r>
      <w:bookmarkEnd w:id="331"/>
    </w:p>
    <w:p w14:paraId="07E9C9AE" w14:textId="77777777" w:rsidR="00752A01" w:rsidRPr="001A2642" w:rsidRDefault="00752A01" w:rsidP="00E353DD">
      <w:pPr>
        <w:pStyle w:val="ListParagraph"/>
        <w:numPr>
          <w:ilvl w:val="0"/>
          <w:numId w:val="16"/>
        </w:numPr>
        <w:spacing w:line="276" w:lineRule="auto"/>
        <w:ind w:hanging="720"/>
        <w:contextualSpacing/>
        <w:jc w:val="both"/>
        <w:outlineLvl w:val="1"/>
        <w:rPr>
          <w:b/>
          <w:bCs/>
          <w:lang w:val="nl-NL"/>
        </w:rPr>
      </w:pPr>
      <w:bookmarkStart w:id="332" w:name="_Toc163831860"/>
      <w:r w:rsidRPr="001A2642">
        <w:rPr>
          <w:b/>
          <w:bCs/>
          <w:lang w:val="nl-NL"/>
        </w:rPr>
        <w:t>Bảo mật thông tin</w:t>
      </w:r>
      <w:r w:rsidR="006E283D" w:rsidRPr="001A2642">
        <w:rPr>
          <w:b/>
          <w:bCs/>
          <w:lang w:val="nl-NL"/>
        </w:rPr>
        <w:t>:</w:t>
      </w:r>
      <w:bookmarkEnd w:id="332"/>
    </w:p>
    <w:p w14:paraId="2EEAD32E" w14:textId="46E6E49C" w:rsidR="00752A01" w:rsidRPr="001A2642" w:rsidRDefault="00752A01" w:rsidP="00F21133">
      <w:pPr>
        <w:pStyle w:val="ListParagraph"/>
        <w:numPr>
          <w:ilvl w:val="1"/>
          <w:numId w:val="28"/>
        </w:numPr>
        <w:spacing w:line="276" w:lineRule="auto"/>
        <w:ind w:left="1418" w:hanging="709"/>
        <w:jc w:val="both"/>
        <w:rPr>
          <w:b/>
          <w:lang w:val="nl-NL"/>
        </w:rPr>
      </w:pPr>
      <w:r w:rsidRPr="001A2642">
        <w:rPr>
          <w:lang w:val="nl-NL"/>
        </w:rPr>
        <w:t xml:space="preserve">Bên B tại đây cam kết rằng, Bên B (bao gồm cán bộ, nhân viên, ban Giám đốc, đại lý, nhà thầu phụ, tư vấn, cố vấn, luật sư… được phép tiếp cận thông tin mật để thực hiện </w:t>
      </w:r>
      <w:r w:rsidR="00AC38C7" w:rsidRPr="001A2642">
        <w:rPr>
          <w:lang w:val="nl-NL"/>
        </w:rPr>
        <w:t>Hợp Đồng</w:t>
      </w:r>
      <w:r w:rsidRPr="001A2642">
        <w:rPr>
          <w:lang w:val="nl-NL"/>
        </w:rPr>
        <w:t xml:space="preserve">) sẽ bảo mật, bao gồm nhưng không giới hạn, tất cả những nội dung ghi nhận tại </w:t>
      </w:r>
      <w:r w:rsidR="00AC38C7" w:rsidRPr="001A2642">
        <w:rPr>
          <w:lang w:val="nl-NL"/>
        </w:rPr>
        <w:t>Hợp Đồng</w:t>
      </w:r>
      <w:r w:rsidRPr="001A2642">
        <w:rPr>
          <w:lang w:val="nl-NL"/>
        </w:rPr>
        <w:t xml:space="preserve"> (bao gồm </w:t>
      </w:r>
      <w:r w:rsidR="00AC38C7" w:rsidRPr="001A2642">
        <w:rPr>
          <w:lang w:val="nl-NL"/>
        </w:rPr>
        <w:t>Hợp Đồng</w:t>
      </w:r>
      <w:r w:rsidRPr="001A2642">
        <w:rPr>
          <w:lang w:val="nl-NL"/>
        </w:rPr>
        <w:t xml:space="preserve"> này và các Phụ lục </w:t>
      </w:r>
      <w:r w:rsidR="00AC38C7" w:rsidRPr="001A2642">
        <w:rPr>
          <w:lang w:val="nl-NL"/>
        </w:rPr>
        <w:t>Hợp Đồng</w:t>
      </w:r>
      <w:r w:rsidRPr="001A2642">
        <w:rPr>
          <w:lang w:val="nl-NL"/>
        </w:rPr>
        <w:t>, Biên bản thỏa thuận</w:t>
      </w:r>
      <w:r w:rsidR="00603082" w:rsidRPr="001A2642">
        <w:rPr>
          <w:lang w:val="nl-NL"/>
        </w:rPr>
        <w:t>/</w:t>
      </w:r>
      <w:r w:rsidRPr="001A2642">
        <w:rPr>
          <w:lang w:val="nl-NL"/>
        </w:rPr>
        <w:t xml:space="preserve">Biên bản ghi nhớ, văn bản khác được lập bởi </w:t>
      </w:r>
      <w:r w:rsidR="009E051D" w:rsidRPr="001A2642">
        <w:rPr>
          <w:lang w:val="nl-NL"/>
        </w:rPr>
        <w:t>Các Bên</w:t>
      </w:r>
      <w:r w:rsidRPr="001A2642">
        <w:rPr>
          <w:lang w:val="nl-NL"/>
        </w:rPr>
        <w:t xml:space="preserve"> phát sinh trong quá trình thực hiện </w:t>
      </w:r>
      <w:r w:rsidR="00AC38C7" w:rsidRPr="001A2642">
        <w:rPr>
          <w:lang w:val="nl-NL"/>
        </w:rPr>
        <w:t>Hợp Đồng</w:t>
      </w:r>
      <w:r w:rsidRPr="001A2642">
        <w:rPr>
          <w:lang w:val="nl-NL"/>
        </w:rPr>
        <w:t xml:space="preserve">) và tất cả các thông tin, tư liệu, tài liệu, bản vẽ, hình ảnh, bản ghi âm, ghi hình nhận được từ Bên A để thực hiện </w:t>
      </w:r>
      <w:r w:rsidR="00AC38C7" w:rsidRPr="001A2642">
        <w:rPr>
          <w:lang w:val="nl-NL"/>
        </w:rPr>
        <w:t>Hợp Đồng</w:t>
      </w:r>
      <w:r w:rsidRPr="001A2642">
        <w:rPr>
          <w:lang w:val="nl-NL"/>
        </w:rPr>
        <w:t>, bất kể được cung cấp theo hình thức hay phương thức nào đều được coi là thông tin mật (sau đây gọi chung là “</w:t>
      </w:r>
      <w:r w:rsidRPr="001A2642">
        <w:rPr>
          <w:b/>
          <w:bCs/>
          <w:lang w:val="nl-NL"/>
        </w:rPr>
        <w:t>Thông Tin Mật</w:t>
      </w:r>
      <w:r w:rsidRPr="001A2642">
        <w:rPr>
          <w:lang w:val="nl-NL"/>
        </w:rPr>
        <w:t xml:space="preserve">”). </w:t>
      </w:r>
    </w:p>
    <w:p w14:paraId="01B463AE" w14:textId="77777777" w:rsidR="00752A01" w:rsidRPr="001A2642" w:rsidRDefault="00752A01" w:rsidP="00F21133">
      <w:pPr>
        <w:pStyle w:val="ListParagraph"/>
        <w:numPr>
          <w:ilvl w:val="1"/>
          <w:numId w:val="28"/>
        </w:numPr>
        <w:spacing w:line="276" w:lineRule="auto"/>
        <w:ind w:left="1418" w:hanging="709"/>
        <w:jc w:val="both"/>
        <w:rPr>
          <w:lang w:val="nl-NL"/>
        </w:rPr>
      </w:pPr>
      <w:r w:rsidRPr="001A2642">
        <w:rPr>
          <w:lang w:val="nl-NL"/>
        </w:rPr>
        <w:t xml:space="preserve">Những Thông Tin Mật này sẽ được Bên B bảo mật một cách cẩn trọng nhất và chỉ được sử dụng cho mục đích của </w:t>
      </w:r>
      <w:r w:rsidR="00AC38C7" w:rsidRPr="001A2642">
        <w:rPr>
          <w:lang w:val="nl-NL"/>
        </w:rPr>
        <w:t>Hợp Đồng</w:t>
      </w:r>
      <w:r w:rsidRPr="001A2642">
        <w:rPr>
          <w:lang w:val="nl-NL"/>
        </w:rPr>
        <w:t xml:space="preserve"> này. Theo đó, Bên B có trách nhiệm bảo vệ các Thông Tin Mật khỏi bất kỳ sự xâm phạm của một bên thứ ba nào và không cung cấp cho bên thứ ba bất kỳ một Thông Tin Mật nào, trừ khi nhận được sự chấp thuận bằng văn bản của Bên A trước khi tiết lộ. </w:t>
      </w:r>
    </w:p>
    <w:p w14:paraId="0060C722" w14:textId="77777777" w:rsidR="00752A01" w:rsidRPr="001A2642" w:rsidRDefault="00752A01" w:rsidP="00F21133">
      <w:pPr>
        <w:pStyle w:val="ListParagraph"/>
        <w:numPr>
          <w:ilvl w:val="1"/>
          <w:numId w:val="28"/>
        </w:numPr>
        <w:spacing w:line="276" w:lineRule="auto"/>
        <w:ind w:left="1418" w:hanging="709"/>
        <w:jc w:val="both"/>
        <w:rPr>
          <w:lang w:val="nl-NL"/>
        </w:rPr>
      </w:pPr>
      <w:r w:rsidRPr="001A2642">
        <w:rPr>
          <w:lang w:val="nl-NL"/>
        </w:rPr>
        <w:lastRenderedPageBreak/>
        <w:t xml:space="preserve">Bên B đồng ý rằng, bất cứ vi phạm nghĩa vụ bảo mật thông tin nào tại điều này có thể gây ra những tổn hại không thể khôi phục được cho Bên A, Bên A sẽ có quyền nhưng không có nghĩa vụ trong việc tìm kiếm các biện pháp để giảm nhẹ thiệt hại. Đồng thời, có quyền yêu cầu bồi thường thiệt hại phát sinh, phạt vi phạm </w:t>
      </w:r>
      <w:r w:rsidR="00AC38C7" w:rsidRPr="001A2642">
        <w:rPr>
          <w:lang w:val="nl-NL"/>
        </w:rPr>
        <w:t>Hợp Đồng</w:t>
      </w:r>
      <w:r w:rsidRPr="001A2642">
        <w:rPr>
          <w:lang w:val="nl-NL"/>
        </w:rPr>
        <w:t xml:space="preserve"> và đơn phương chấm dứt </w:t>
      </w:r>
      <w:r w:rsidR="00AC38C7" w:rsidRPr="001A2642">
        <w:rPr>
          <w:lang w:val="nl-NL"/>
        </w:rPr>
        <w:t>Hợp Đồng</w:t>
      </w:r>
      <w:r w:rsidRPr="001A2642">
        <w:rPr>
          <w:lang w:val="nl-NL"/>
        </w:rPr>
        <w:t xml:space="preserve"> theo quy định tại </w:t>
      </w:r>
      <w:r w:rsidR="00AC38C7" w:rsidRPr="001A2642">
        <w:rPr>
          <w:lang w:val="nl-NL"/>
        </w:rPr>
        <w:t>Hợp Đồng</w:t>
      </w:r>
      <w:r w:rsidRPr="001A2642">
        <w:rPr>
          <w:lang w:val="nl-NL"/>
        </w:rPr>
        <w:t xml:space="preserve"> này. </w:t>
      </w:r>
    </w:p>
    <w:p w14:paraId="1BC40A52" w14:textId="77777777" w:rsidR="00752A01" w:rsidRPr="001A2642" w:rsidRDefault="00752A01" w:rsidP="00F21133">
      <w:pPr>
        <w:pStyle w:val="ListParagraph"/>
        <w:numPr>
          <w:ilvl w:val="1"/>
          <w:numId w:val="28"/>
        </w:numPr>
        <w:spacing w:line="276" w:lineRule="auto"/>
        <w:ind w:left="1418" w:hanging="709"/>
        <w:jc w:val="both"/>
        <w:rPr>
          <w:lang w:val="nl-NL"/>
        </w:rPr>
      </w:pPr>
      <w:r w:rsidRPr="001A2642">
        <w:rPr>
          <w:lang w:val="nl-NL"/>
        </w:rPr>
        <w:t>Nghĩa vụ bảo mật thông</w:t>
      </w:r>
      <w:r w:rsidRPr="001A2642">
        <w:rPr>
          <w:bCs/>
          <w:lang w:val="nl-NL"/>
        </w:rPr>
        <w:t xml:space="preserve"> tin này có hiệu lực trong suốt thời hạn của </w:t>
      </w:r>
      <w:r w:rsidR="00AC38C7" w:rsidRPr="001A2642">
        <w:rPr>
          <w:bCs/>
          <w:lang w:val="nl-NL"/>
        </w:rPr>
        <w:t>Hợp Đồng</w:t>
      </w:r>
      <w:r w:rsidRPr="001A2642">
        <w:rPr>
          <w:bCs/>
          <w:lang w:val="nl-NL"/>
        </w:rPr>
        <w:t xml:space="preserve"> và tiếp tục có hiệu lực trong vòng năm (05) năm sau khi </w:t>
      </w:r>
      <w:r w:rsidR="00AC38C7" w:rsidRPr="001A2642">
        <w:rPr>
          <w:bCs/>
          <w:lang w:val="nl-NL"/>
        </w:rPr>
        <w:t>Hợp Đồng</w:t>
      </w:r>
      <w:r w:rsidRPr="001A2642">
        <w:rPr>
          <w:bCs/>
          <w:lang w:val="nl-NL"/>
        </w:rPr>
        <w:t xml:space="preserve"> này chấm dứt.</w:t>
      </w:r>
    </w:p>
    <w:p w14:paraId="4ACCA148" w14:textId="77777777" w:rsidR="00752A01" w:rsidRPr="001A2642" w:rsidRDefault="00752A01" w:rsidP="00E353DD">
      <w:pPr>
        <w:pStyle w:val="ListParagraph"/>
        <w:numPr>
          <w:ilvl w:val="0"/>
          <w:numId w:val="16"/>
        </w:numPr>
        <w:tabs>
          <w:tab w:val="left" w:pos="990"/>
        </w:tabs>
        <w:spacing w:line="276" w:lineRule="auto"/>
        <w:ind w:hanging="720"/>
        <w:contextualSpacing/>
        <w:jc w:val="both"/>
        <w:outlineLvl w:val="1"/>
        <w:rPr>
          <w:b/>
          <w:bCs/>
          <w:lang w:val="nl-NL"/>
        </w:rPr>
      </w:pPr>
      <w:bookmarkStart w:id="333" w:name="_Toc163831861"/>
      <w:r w:rsidRPr="001A2642">
        <w:rPr>
          <w:b/>
          <w:bCs/>
          <w:lang w:val="nl-NL"/>
        </w:rPr>
        <w:t>Quyền sở hữu trí tuệ</w:t>
      </w:r>
      <w:r w:rsidR="006E283D" w:rsidRPr="001A2642">
        <w:rPr>
          <w:b/>
          <w:bCs/>
          <w:lang w:val="nl-NL"/>
        </w:rPr>
        <w:t>:</w:t>
      </w:r>
      <w:bookmarkEnd w:id="333"/>
    </w:p>
    <w:p w14:paraId="27542B43" w14:textId="77777777" w:rsidR="00752A01" w:rsidRPr="001A2642" w:rsidRDefault="009E051D" w:rsidP="00F21133">
      <w:pPr>
        <w:pStyle w:val="ListParagraph"/>
        <w:numPr>
          <w:ilvl w:val="0"/>
          <w:numId w:val="17"/>
        </w:numPr>
        <w:spacing w:line="276" w:lineRule="auto"/>
        <w:ind w:left="1418" w:hanging="709"/>
        <w:contextualSpacing/>
        <w:jc w:val="both"/>
        <w:rPr>
          <w:lang w:val="nl-NL"/>
        </w:rPr>
      </w:pPr>
      <w:r w:rsidRPr="001A2642">
        <w:rPr>
          <w:lang w:val="nl-NL"/>
        </w:rPr>
        <w:t>Các Bên</w:t>
      </w:r>
      <w:r w:rsidR="00AA2E67" w:rsidRPr="001A2642">
        <w:rPr>
          <w:lang w:val="nl-NL"/>
        </w:rPr>
        <w:t xml:space="preserve"> đồng ý rằng các Thành phẩm được tạo ra trong quá trình thực hiện </w:t>
      </w:r>
      <w:r w:rsidR="00664D33" w:rsidRPr="001A2642">
        <w:rPr>
          <w:lang w:val="nl-NL"/>
        </w:rPr>
        <w:t>Dịch Vụ</w:t>
      </w:r>
      <w:r w:rsidR="00AA2E67" w:rsidRPr="001A2642">
        <w:rPr>
          <w:lang w:val="nl-NL"/>
        </w:rPr>
        <w:t xml:space="preserve"> sẽ là tài sản của Bên A. Theo đó, Bên A sẽ được toàn quyền sở hữu và sử dụng các Thành phẩm này. Bên B chỉ được phép sử dụng những Thành phẩm này nếu được sự cho phép trước bằng văn bản của Bên A với mục đích</w:t>
      </w:r>
      <w:r w:rsidR="00752A01" w:rsidRPr="001A2642">
        <w:rPr>
          <w:lang w:val="nl-NL"/>
        </w:rPr>
        <w:t>:</w:t>
      </w:r>
    </w:p>
    <w:p w14:paraId="630C7697" w14:textId="77777777" w:rsidR="00752A01" w:rsidRPr="001A2642" w:rsidRDefault="00752A01" w:rsidP="00F21133">
      <w:pPr>
        <w:spacing w:after="0" w:line="276" w:lineRule="auto"/>
        <w:ind w:left="1418"/>
        <w:contextualSpacing/>
        <w:jc w:val="both"/>
        <w:rPr>
          <w:rFonts w:ascii="Times New Roman" w:hAnsi="Times New Roman"/>
          <w:sz w:val="24"/>
          <w:szCs w:val="24"/>
          <w:lang w:val="nl-NL"/>
        </w:rPr>
      </w:pPr>
      <w:r w:rsidRPr="001A2642">
        <w:rPr>
          <w:rFonts w:ascii="Times New Roman" w:hAnsi="Times New Roman"/>
          <w:sz w:val="24"/>
          <w:szCs w:val="24"/>
          <w:lang w:val="nl-NL"/>
        </w:rPr>
        <w:t>Quảng bá cho Thương hiệu của Bên B cho các khách hàng tiềm năng của Bên B.</w:t>
      </w:r>
    </w:p>
    <w:p w14:paraId="702E631B" w14:textId="14DEB0A3" w:rsidR="00752A01" w:rsidRPr="001A2642" w:rsidRDefault="00752A01" w:rsidP="00F21133">
      <w:pPr>
        <w:pStyle w:val="ListParagraph"/>
        <w:numPr>
          <w:ilvl w:val="0"/>
          <w:numId w:val="17"/>
        </w:numPr>
        <w:spacing w:line="276" w:lineRule="auto"/>
        <w:ind w:left="1418" w:hanging="709"/>
        <w:contextualSpacing/>
        <w:jc w:val="both"/>
        <w:rPr>
          <w:lang w:val="nl-NL"/>
        </w:rPr>
      </w:pPr>
      <w:r w:rsidRPr="001A2642">
        <w:rPr>
          <w:lang w:val="nl-NL"/>
        </w:rPr>
        <w:t>Bên B cam kết rằng Thành phẩm</w:t>
      </w:r>
      <w:r w:rsidR="00603082" w:rsidRPr="001A2642">
        <w:rPr>
          <w:lang w:val="nl-NL"/>
        </w:rPr>
        <w:t>/</w:t>
      </w:r>
      <w:r w:rsidRPr="001A2642">
        <w:rPr>
          <w:lang w:val="nl-NL"/>
        </w:rPr>
        <w:t xml:space="preserve">ý tưởng Thành phẩm: </w:t>
      </w:r>
    </w:p>
    <w:p w14:paraId="3E9D045C" w14:textId="0DB74BA0" w:rsidR="00752A01" w:rsidRPr="001A2642" w:rsidRDefault="00752A01" w:rsidP="0000238F">
      <w:pPr>
        <w:pStyle w:val="ListParagraph"/>
        <w:numPr>
          <w:ilvl w:val="0"/>
          <w:numId w:val="18"/>
        </w:numPr>
        <w:spacing w:line="276" w:lineRule="auto"/>
        <w:ind w:left="1800"/>
        <w:contextualSpacing/>
        <w:jc w:val="both"/>
        <w:rPr>
          <w:lang w:val="nl-NL"/>
        </w:rPr>
      </w:pPr>
      <w:r w:rsidRPr="001A2642">
        <w:rPr>
          <w:lang w:val="nl-NL"/>
        </w:rPr>
        <w:t>Là công trình sáng tạo nguyên bản, có đầy đủ sự bảo hộ quyền sở hữu trí tuệ, và không sao chép hay xâm phạm quyền sở hữu trí tuệ của bên thứ ba nào</w:t>
      </w:r>
      <w:r w:rsidR="009C52CC" w:rsidRPr="001A2642">
        <w:rPr>
          <w:lang w:val="nl-NL"/>
        </w:rPr>
        <w:t>.</w:t>
      </w:r>
    </w:p>
    <w:p w14:paraId="28BD1983" w14:textId="77777777" w:rsidR="00752A01" w:rsidRPr="001A2642" w:rsidRDefault="00752A01" w:rsidP="0000238F">
      <w:pPr>
        <w:pStyle w:val="ListParagraph"/>
        <w:numPr>
          <w:ilvl w:val="0"/>
          <w:numId w:val="18"/>
        </w:numPr>
        <w:spacing w:line="276" w:lineRule="auto"/>
        <w:ind w:left="1800"/>
        <w:contextualSpacing/>
        <w:jc w:val="both"/>
        <w:rPr>
          <w:lang w:val="nl-NL"/>
        </w:rPr>
      </w:pPr>
      <w:r w:rsidRPr="001A2642">
        <w:rPr>
          <w:lang w:val="nl-NL"/>
        </w:rPr>
        <w:t>Không lệ thuộc một quyền nhân thân nào, cũng không bị ràng buộc hay có bất kỳ khiếu nại nào của bên thứ ba liên quan đến bản quyền sáng tác, quyền tác giả của Thành phẩm.</w:t>
      </w:r>
    </w:p>
    <w:p w14:paraId="79887321" w14:textId="77777777" w:rsidR="00752A01" w:rsidRPr="001A2642" w:rsidRDefault="00752A01" w:rsidP="009C52CC">
      <w:pPr>
        <w:pStyle w:val="Heading1"/>
        <w:rPr>
          <w:rFonts w:ascii="Times New Roman" w:hAnsi="Times New Roman" w:cs="Times New Roman"/>
          <w:b/>
          <w:bCs/>
          <w:color w:val="000000"/>
          <w:sz w:val="24"/>
          <w:szCs w:val="24"/>
          <w:lang w:val="pl-PL"/>
        </w:rPr>
      </w:pPr>
      <w:bookmarkStart w:id="334" w:name="_Toc163831862"/>
      <w:r w:rsidRPr="001A2642">
        <w:rPr>
          <w:rFonts w:ascii="Times New Roman" w:hAnsi="Times New Roman" w:cs="Times New Roman"/>
          <w:b/>
          <w:bCs/>
          <w:color w:val="000000"/>
          <w:sz w:val="24"/>
          <w:szCs w:val="24"/>
          <w:lang w:val="pl-PL"/>
        </w:rPr>
        <w:t xml:space="preserve">ĐIỀU 11. CAM KẾT KHÔNG </w:t>
      </w:r>
      <w:r w:rsidR="00D600F8" w:rsidRPr="001A2642">
        <w:rPr>
          <w:rFonts w:ascii="Times New Roman" w:hAnsi="Times New Roman" w:cs="Times New Roman"/>
          <w:b/>
          <w:bCs/>
          <w:color w:val="000000"/>
          <w:sz w:val="24"/>
          <w:szCs w:val="24"/>
          <w:lang w:val="pl-PL"/>
        </w:rPr>
        <w:t>HỐI LỘ</w:t>
      </w:r>
      <w:bookmarkEnd w:id="334"/>
    </w:p>
    <w:p w14:paraId="02B5B034" w14:textId="77777777" w:rsidR="00752A01" w:rsidRPr="001A2642" w:rsidRDefault="00752A01" w:rsidP="0000238F">
      <w:pPr>
        <w:pStyle w:val="ListParagraph"/>
        <w:widowControl w:val="0"/>
        <w:numPr>
          <w:ilvl w:val="0"/>
          <w:numId w:val="29"/>
        </w:numPr>
        <w:spacing w:line="276" w:lineRule="auto"/>
        <w:ind w:left="706" w:hanging="706"/>
        <w:contextualSpacing/>
        <w:jc w:val="both"/>
        <w:rPr>
          <w:lang w:val="pt-BR"/>
        </w:rPr>
      </w:pPr>
      <w:r w:rsidRPr="001A2642">
        <w:rPr>
          <w:bCs/>
          <w:lang w:val="pt-BR"/>
        </w:rPr>
        <w:t xml:space="preserve">Bên B cam kết đảm bảo uy tín của mình thông qua việc giữ gìn đạo đức kinh doanh, trung thực và minh bạch trước, trong quá trình thực hiện </w:t>
      </w:r>
      <w:r w:rsidR="00AC38C7" w:rsidRPr="001A2642">
        <w:rPr>
          <w:bCs/>
          <w:lang w:val="pt-BR"/>
        </w:rPr>
        <w:t>Hợp Đồng</w:t>
      </w:r>
      <w:r w:rsidRPr="001A2642">
        <w:rPr>
          <w:bCs/>
          <w:lang w:val="pt-BR"/>
        </w:rPr>
        <w:t xml:space="preserve"> và sau khi </w:t>
      </w:r>
      <w:r w:rsidR="00AC38C7" w:rsidRPr="001A2642">
        <w:rPr>
          <w:bCs/>
          <w:lang w:val="pt-BR"/>
        </w:rPr>
        <w:t>Hợp Đồng</w:t>
      </w:r>
      <w:r w:rsidRPr="001A2642">
        <w:rPr>
          <w:bCs/>
          <w:lang w:val="pt-BR"/>
        </w:rPr>
        <w:t xml:space="preserve"> chấm dứt. Theo đó, Bên B (bao gồm </w:t>
      </w:r>
      <w:r w:rsidRPr="001A2642">
        <w:rPr>
          <w:lang w:val="pt-BR"/>
        </w:rPr>
        <w:t xml:space="preserve">người quản lý, nhân viên, đại lý hoặc bất kỳ người nào thuộc ủy quyền của Bên B trực tiếp hoặc gián tiếp liên lạc, giao dịch, làm việc với Bên A) cam kết sẽ không: </w:t>
      </w:r>
    </w:p>
    <w:p w14:paraId="0F356E12" w14:textId="259CABB2" w:rsidR="00752A01" w:rsidRPr="001A2642" w:rsidRDefault="00752A01" w:rsidP="00F21133">
      <w:pPr>
        <w:pStyle w:val="ListParagraph"/>
        <w:numPr>
          <w:ilvl w:val="0"/>
          <w:numId w:val="30"/>
        </w:numPr>
        <w:spacing w:line="276" w:lineRule="auto"/>
        <w:ind w:left="1418" w:hanging="709"/>
        <w:contextualSpacing/>
        <w:jc w:val="both"/>
        <w:rPr>
          <w:lang w:val="pt-BR"/>
        </w:rPr>
      </w:pPr>
      <w:r w:rsidRPr="001A2642">
        <w:rPr>
          <w:lang w:val="pt-BR"/>
        </w:rPr>
        <w:t>Tự mình thực hiện và</w:t>
      </w:r>
      <w:r w:rsidR="00603082" w:rsidRPr="001A2642">
        <w:rPr>
          <w:lang w:val="pt-BR"/>
        </w:rPr>
        <w:t>/</w:t>
      </w:r>
      <w:r w:rsidRPr="001A2642">
        <w:rPr>
          <w:lang w:val="pt-BR"/>
        </w:rPr>
        <w:t xml:space="preserve">hoặc hứa hẹn đưa các khoản </w:t>
      </w:r>
      <w:r w:rsidR="00D600F8" w:rsidRPr="001A2642">
        <w:rPr>
          <w:lang w:val="pt-BR"/>
        </w:rPr>
        <w:t>Hối lộ</w:t>
      </w:r>
      <w:r w:rsidRPr="001A2642">
        <w:rPr>
          <w:lang w:val="pt-BR"/>
        </w:rPr>
        <w:t>, quà tặng, trích thưởng, hứa thưởng bằng tiền mặt hoặc hiện vật hoặc quyền lợi</w:t>
      </w:r>
      <w:r w:rsidR="00603082" w:rsidRPr="001A2642">
        <w:rPr>
          <w:lang w:val="pt-BR"/>
        </w:rPr>
        <w:t>/</w:t>
      </w:r>
      <w:r w:rsidRPr="001A2642">
        <w:rPr>
          <w:lang w:val="pt-BR"/>
        </w:rPr>
        <w:t>lợi ích nào (gọi chung là “</w:t>
      </w:r>
      <w:r w:rsidR="00D600F8" w:rsidRPr="001A2642">
        <w:rPr>
          <w:b/>
          <w:bCs/>
          <w:lang w:val="pt-BR"/>
        </w:rPr>
        <w:t>Hối lộ</w:t>
      </w:r>
      <w:r w:rsidRPr="001A2642">
        <w:rPr>
          <w:lang w:val="pt-BR"/>
        </w:rPr>
        <w:t xml:space="preserve">”) cho Bên A (bao gồm bất kỳ người quản lý, nhân viên hoặc bất kỳ người nào thuộc Bên A) hoặc thông qua bất kỳ bên thứ ba nào để </w:t>
      </w:r>
      <w:r w:rsidR="00D600F8" w:rsidRPr="001A2642">
        <w:rPr>
          <w:lang w:val="pt-BR"/>
        </w:rPr>
        <w:t>Hối lộ</w:t>
      </w:r>
      <w:r w:rsidRPr="001A2642">
        <w:rPr>
          <w:lang w:val="pt-BR"/>
        </w:rPr>
        <w:t xml:space="preserve"> Bên A nhằm nhận được ưu tiên ký </w:t>
      </w:r>
      <w:r w:rsidR="00AC38C7" w:rsidRPr="001A2642">
        <w:rPr>
          <w:lang w:val="pt-BR"/>
        </w:rPr>
        <w:t>Hợp Đồng</w:t>
      </w:r>
      <w:r w:rsidRPr="001A2642">
        <w:rPr>
          <w:lang w:val="pt-BR"/>
        </w:rPr>
        <w:t xml:space="preserve"> với Bên A và</w:t>
      </w:r>
      <w:r w:rsidR="00603082" w:rsidRPr="001A2642">
        <w:rPr>
          <w:lang w:val="pt-BR"/>
        </w:rPr>
        <w:t>/</w:t>
      </w:r>
      <w:r w:rsidRPr="001A2642">
        <w:rPr>
          <w:lang w:val="pt-BR"/>
        </w:rPr>
        <w:t>hoặc nhận được các lợi ích</w:t>
      </w:r>
      <w:r w:rsidR="00603082" w:rsidRPr="001A2642">
        <w:rPr>
          <w:lang w:val="pt-BR"/>
        </w:rPr>
        <w:t>/</w:t>
      </w:r>
      <w:r w:rsidRPr="001A2642">
        <w:rPr>
          <w:lang w:val="pt-BR"/>
        </w:rPr>
        <w:t xml:space="preserve">ưu thế hơn các nhà cung cấp khác trong quá trình báo giá và/hoặc nhận được các lợi ích không minh bạch, không công bằng khác thông qua việc thực hiện </w:t>
      </w:r>
      <w:r w:rsidR="00AC38C7" w:rsidRPr="001A2642">
        <w:rPr>
          <w:lang w:val="pt-BR"/>
        </w:rPr>
        <w:t>Hợp Đồng</w:t>
      </w:r>
      <w:r w:rsidRPr="001A2642">
        <w:rPr>
          <w:lang w:val="pt-BR"/>
        </w:rPr>
        <w:t>.</w:t>
      </w:r>
    </w:p>
    <w:p w14:paraId="0FCC5E58" w14:textId="727BC1B0" w:rsidR="00752A01" w:rsidRPr="001A2642" w:rsidRDefault="00752A01" w:rsidP="00F21133">
      <w:pPr>
        <w:pStyle w:val="ListParagraph"/>
        <w:numPr>
          <w:ilvl w:val="0"/>
          <w:numId w:val="30"/>
        </w:numPr>
        <w:spacing w:line="276" w:lineRule="auto"/>
        <w:ind w:left="1418" w:hanging="709"/>
        <w:contextualSpacing/>
        <w:jc w:val="both"/>
        <w:rPr>
          <w:lang w:val="pt-BR"/>
        </w:rPr>
      </w:pPr>
      <w:r w:rsidRPr="001A2642">
        <w:rPr>
          <w:lang w:val="pt-BR"/>
        </w:rPr>
        <w:t xml:space="preserve">Thông qua việc </w:t>
      </w:r>
      <w:r w:rsidR="00D600F8" w:rsidRPr="001A2642">
        <w:rPr>
          <w:lang w:val="pt-BR"/>
        </w:rPr>
        <w:t>Hối lộ</w:t>
      </w:r>
      <w:r w:rsidRPr="001A2642">
        <w:rPr>
          <w:lang w:val="pt-BR"/>
        </w:rPr>
        <w:t xml:space="preserve"> để thúc đẩy, gây sức ép, đe dọa Bên A đặt hàng cao hơn nhu cầu và</w:t>
      </w:r>
      <w:r w:rsidR="00603082" w:rsidRPr="001A2642">
        <w:rPr>
          <w:lang w:val="pt-BR"/>
        </w:rPr>
        <w:t>/</w:t>
      </w:r>
      <w:r w:rsidRPr="001A2642">
        <w:rPr>
          <w:lang w:val="pt-BR"/>
        </w:rPr>
        <w:t>hoặc đồng ý với mức chiết khấu</w:t>
      </w:r>
      <w:r w:rsidR="00603082" w:rsidRPr="001A2642">
        <w:rPr>
          <w:lang w:val="pt-BR"/>
        </w:rPr>
        <w:t>/</w:t>
      </w:r>
      <w:r w:rsidRPr="001A2642">
        <w:rPr>
          <w:lang w:val="pt-BR"/>
        </w:rPr>
        <w:t>đơn giá cao hơn mức thông thường cung cấp cho các khách hàng khác đối với hàng hóa</w:t>
      </w:r>
      <w:r w:rsidR="00603082" w:rsidRPr="001A2642">
        <w:rPr>
          <w:lang w:val="pt-BR"/>
        </w:rPr>
        <w:t>/</w:t>
      </w:r>
      <w:r w:rsidR="00664D33" w:rsidRPr="001A2642">
        <w:rPr>
          <w:lang w:val="pt-BR"/>
        </w:rPr>
        <w:t>Dịch Vụ</w:t>
      </w:r>
      <w:r w:rsidRPr="001A2642">
        <w:rPr>
          <w:lang w:val="pt-BR"/>
        </w:rPr>
        <w:t xml:space="preserve"> cùng loại. </w:t>
      </w:r>
    </w:p>
    <w:p w14:paraId="2E4C0A1F" w14:textId="5C24CBB7" w:rsidR="00752A01" w:rsidRPr="001A2642" w:rsidRDefault="00752A01" w:rsidP="008E0191">
      <w:pPr>
        <w:pStyle w:val="ListParagraph"/>
        <w:keepLines/>
        <w:widowControl w:val="0"/>
        <w:numPr>
          <w:ilvl w:val="0"/>
          <w:numId w:val="30"/>
        </w:numPr>
        <w:spacing w:line="276" w:lineRule="auto"/>
        <w:ind w:left="1412" w:hanging="706"/>
        <w:contextualSpacing/>
        <w:jc w:val="both"/>
        <w:rPr>
          <w:lang w:val="pt-BR"/>
        </w:rPr>
      </w:pPr>
      <w:r w:rsidRPr="001A2642">
        <w:rPr>
          <w:lang w:val="pt-BR"/>
        </w:rPr>
        <w:lastRenderedPageBreak/>
        <w:t xml:space="preserve">Thông qua việc </w:t>
      </w:r>
      <w:r w:rsidR="00D600F8" w:rsidRPr="001A2642">
        <w:rPr>
          <w:lang w:val="pt-BR"/>
        </w:rPr>
        <w:t>Hối lộ</w:t>
      </w:r>
      <w:r w:rsidRPr="001A2642">
        <w:rPr>
          <w:lang w:val="pt-BR"/>
        </w:rPr>
        <w:t xml:space="preserve"> để khuyến khích Bên A miễn trừ cho Bên B các nghĩa vụ quy định tại </w:t>
      </w:r>
      <w:r w:rsidR="00AC38C7" w:rsidRPr="001A2642">
        <w:rPr>
          <w:lang w:val="pt-BR"/>
        </w:rPr>
        <w:t>Hợp Đồng</w:t>
      </w:r>
      <w:r w:rsidRPr="001A2642">
        <w:rPr>
          <w:lang w:val="pt-BR"/>
        </w:rPr>
        <w:t xml:space="preserve"> và</w:t>
      </w:r>
      <w:r w:rsidR="00603082" w:rsidRPr="001A2642">
        <w:rPr>
          <w:lang w:val="pt-BR"/>
        </w:rPr>
        <w:t>/</w:t>
      </w:r>
      <w:r w:rsidRPr="001A2642">
        <w:rPr>
          <w:lang w:val="pt-BR"/>
        </w:rPr>
        <w:t xml:space="preserve">hoặc đánh giá tích cực năng lực thực hiện </w:t>
      </w:r>
      <w:r w:rsidR="00664D33" w:rsidRPr="001A2642">
        <w:rPr>
          <w:lang w:val="pt-BR"/>
        </w:rPr>
        <w:t>Dịch Vụ</w:t>
      </w:r>
      <w:r w:rsidRPr="001A2642">
        <w:rPr>
          <w:lang w:val="pt-BR"/>
        </w:rPr>
        <w:t xml:space="preserve"> của Bên B và</w:t>
      </w:r>
      <w:r w:rsidR="00603082" w:rsidRPr="001A2642">
        <w:rPr>
          <w:lang w:val="pt-BR"/>
        </w:rPr>
        <w:t>/</w:t>
      </w:r>
      <w:r w:rsidRPr="001A2642">
        <w:rPr>
          <w:lang w:val="pt-BR"/>
        </w:rPr>
        <w:t>hoặc thực hiện một cách nhanh chóng các nghĩa vụ</w:t>
      </w:r>
      <w:r w:rsidR="00603082" w:rsidRPr="001A2642">
        <w:rPr>
          <w:lang w:val="pt-BR"/>
        </w:rPr>
        <w:t>/</w:t>
      </w:r>
      <w:r w:rsidRPr="001A2642">
        <w:rPr>
          <w:lang w:val="pt-BR"/>
        </w:rPr>
        <w:t xml:space="preserve">nghiệp vụ mà Bên A phải thực hiện với nhà cung cấp trong quan hệ hợp tác, làm việc giữa </w:t>
      </w:r>
      <w:r w:rsidR="009E051D" w:rsidRPr="001A2642">
        <w:rPr>
          <w:lang w:val="pt-BR"/>
        </w:rPr>
        <w:t>Các Bên</w:t>
      </w:r>
      <w:r w:rsidRPr="001A2642">
        <w:rPr>
          <w:lang w:val="pt-BR"/>
        </w:rPr>
        <w:t xml:space="preserve">. </w:t>
      </w:r>
    </w:p>
    <w:p w14:paraId="362D0AEC" w14:textId="77777777" w:rsidR="00752A01" w:rsidRPr="001A2642" w:rsidRDefault="00752A01" w:rsidP="00F21133">
      <w:pPr>
        <w:pStyle w:val="ListParagraph"/>
        <w:numPr>
          <w:ilvl w:val="0"/>
          <w:numId w:val="29"/>
        </w:numPr>
        <w:spacing w:line="276" w:lineRule="auto"/>
        <w:ind w:left="709" w:hanging="709"/>
        <w:contextualSpacing/>
        <w:jc w:val="both"/>
        <w:rPr>
          <w:lang w:val="pt-BR"/>
        </w:rPr>
      </w:pPr>
      <w:r w:rsidRPr="001A2642">
        <w:rPr>
          <w:lang w:val="pt-BR"/>
        </w:rPr>
        <w:t xml:space="preserve">Trường hợp Bên B nhận thấy bất cứ </w:t>
      </w:r>
      <w:r w:rsidRPr="001A2642">
        <w:rPr>
          <w:bCs/>
          <w:lang w:val="pt-BR"/>
        </w:rPr>
        <w:t>ai thuộc</w:t>
      </w:r>
      <w:r w:rsidRPr="001A2642">
        <w:rPr>
          <w:lang w:val="pt-BR"/>
        </w:rPr>
        <w:t xml:space="preserve"> Bên A có biểu hiện, hành vi đòi </w:t>
      </w:r>
      <w:r w:rsidR="00D600F8" w:rsidRPr="001A2642">
        <w:rPr>
          <w:lang w:val="pt-BR"/>
        </w:rPr>
        <w:t>Hối lộ</w:t>
      </w:r>
      <w:r w:rsidRPr="001A2642">
        <w:rPr>
          <w:lang w:val="pt-BR"/>
        </w:rPr>
        <w:t xml:space="preserve"> thì Bên B có trách nhiệm thông báo ngay lập tức cho Bên A theo chi tiết sau:</w:t>
      </w:r>
    </w:p>
    <w:p w14:paraId="7908DA65" w14:textId="7AC2595E" w:rsidR="00752A01" w:rsidRPr="001A2642" w:rsidRDefault="00752A01" w:rsidP="00F21133">
      <w:pPr>
        <w:pStyle w:val="ListParagraph"/>
        <w:numPr>
          <w:ilvl w:val="0"/>
          <w:numId w:val="31"/>
        </w:numPr>
        <w:spacing w:line="276" w:lineRule="auto"/>
        <w:contextualSpacing/>
        <w:jc w:val="both"/>
      </w:pPr>
      <w:r w:rsidRPr="001A2642">
        <w:t xml:space="preserve">Số điện thoại hotline: +84-28 73015399 </w:t>
      </w:r>
      <w:del w:id="335" w:author="Nguyet Nguyen (Senior Legal Executive)" w:date="2026-04-22T09:51:00Z">
        <w:r w:rsidRPr="001A2642" w:rsidDel="00D87F80">
          <w:delText>– Ext 1299</w:delText>
        </w:r>
      </w:del>
    </w:p>
    <w:p w14:paraId="63AF4CA6" w14:textId="079BD10C" w:rsidR="00752A01" w:rsidRPr="001A2642" w:rsidRDefault="00752A01" w:rsidP="00F21133">
      <w:pPr>
        <w:pStyle w:val="ListParagraph"/>
        <w:numPr>
          <w:ilvl w:val="0"/>
          <w:numId w:val="31"/>
        </w:numPr>
        <w:spacing w:line="276" w:lineRule="auto"/>
        <w:contextualSpacing/>
        <w:jc w:val="both"/>
      </w:pPr>
      <w:r w:rsidRPr="001A2642">
        <w:t>Email:</w:t>
      </w:r>
      <w:ins w:id="336" w:author="Nguyet Nguyen (Senior Legal Executive)" w:date="2026-04-22T09:51:00Z">
        <w:r w:rsidR="00D87F80" w:rsidRPr="001A2642">
          <w:rPr>
            <w:lang w:val="en-US"/>
          </w:rPr>
          <w:t xml:space="preserve"> </w:t>
        </w:r>
        <w:r w:rsidR="00D87F80" w:rsidRPr="001A2642">
          <w:rPr>
            <w:lang w:val="en-US"/>
          </w:rPr>
          <w:fldChar w:fldCharType="begin"/>
        </w:r>
        <w:r w:rsidR="00D87F80" w:rsidRPr="001A2642">
          <w:rPr>
            <w:lang w:val="en-US"/>
          </w:rPr>
          <w:instrText xml:space="preserve"> HYPERLINK "mailto:losspreventionteam@acfc.com.vn" </w:instrText>
        </w:r>
        <w:r w:rsidR="00D87F80" w:rsidRPr="001A2642">
          <w:rPr>
            <w:lang w:val="en-US"/>
          </w:rPr>
          <w:fldChar w:fldCharType="separate"/>
        </w:r>
        <w:r w:rsidR="00D87F80" w:rsidRPr="001A2642">
          <w:rPr>
            <w:rStyle w:val="Hyperlink"/>
            <w:lang w:val="en-US"/>
          </w:rPr>
          <w:t>losspreventionteam@acfc.com.vn</w:t>
        </w:r>
        <w:r w:rsidR="00D87F80" w:rsidRPr="001A2642">
          <w:rPr>
            <w:lang w:val="en-US"/>
          </w:rPr>
          <w:fldChar w:fldCharType="end"/>
        </w:r>
        <w:r w:rsidR="00D87F80" w:rsidRPr="001A2642">
          <w:rPr>
            <w:lang w:val="en-US"/>
          </w:rPr>
          <w:t xml:space="preserve"> </w:t>
        </w:r>
      </w:ins>
      <w:del w:id="337" w:author="Nguyet Nguyen (Senior Legal Executive)" w:date="2026-04-22T09:51:00Z">
        <w:r w:rsidRPr="001A2642" w:rsidDel="00D87F80">
          <w:delText xml:space="preserve"> </w:delText>
        </w:r>
        <w:r w:rsidR="00787F78" w:rsidRPr="001A2642" w:rsidDel="00D87F80">
          <w:fldChar w:fldCharType="begin"/>
        </w:r>
        <w:r w:rsidR="00787F78" w:rsidRPr="001A2642" w:rsidDel="00D87F80">
          <w:delInstrText xml:space="preserve"> HYPERLINK "mailto:trinh.nguyen@acfc.com.vn" </w:delInstrText>
        </w:r>
        <w:r w:rsidR="00787F78" w:rsidRPr="001A2642" w:rsidDel="00D87F80">
          <w:fldChar w:fldCharType="separate"/>
        </w:r>
        <w:r w:rsidRPr="001A2642" w:rsidDel="00D87F80">
          <w:rPr>
            <w:rStyle w:val="Hyperlink"/>
          </w:rPr>
          <w:delText>trinh.nguyen@acfc.com.vn</w:delText>
        </w:r>
        <w:r w:rsidR="00787F78" w:rsidRPr="001A2642" w:rsidDel="00D87F80">
          <w:rPr>
            <w:rStyle w:val="Hyperlink"/>
          </w:rPr>
          <w:fldChar w:fldCharType="end"/>
        </w:r>
        <w:r w:rsidRPr="001A2642" w:rsidDel="00D87F80">
          <w:delText xml:space="preserve">  (Loss Prevention Manager)</w:delText>
        </w:r>
      </w:del>
    </w:p>
    <w:p w14:paraId="571C752A" w14:textId="77777777" w:rsidR="00752A01" w:rsidRPr="001A2642" w:rsidRDefault="00752A01" w:rsidP="00F21133">
      <w:pPr>
        <w:pStyle w:val="ListParagraph"/>
        <w:numPr>
          <w:ilvl w:val="0"/>
          <w:numId w:val="29"/>
        </w:numPr>
        <w:spacing w:line="276" w:lineRule="auto"/>
        <w:ind w:left="709" w:hanging="709"/>
        <w:contextualSpacing/>
        <w:jc w:val="both"/>
      </w:pPr>
      <w:r w:rsidRPr="001A2642">
        <w:t>Nếu Bên B vi phạm quy định tại điều này Bên A có quyền, tại bất kỳ thời điểm nào, áp dụng một hoặc đồng thời một số biện pháp sau:</w:t>
      </w:r>
    </w:p>
    <w:p w14:paraId="79C7A592" w14:textId="77777777" w:rsidR="00752A01" w:rsidRPr="001A2642" w:rsidRDefault="00752A01" w:rsidP="00F21133">
      <w:pPr>
        <w:pStyle w:val="ListParagraph"/>
        <w:numPr>
          <w:ilvl w:val="0"/>
          <w:numId w:val="32"/>
        </w:numPr>
        <w:spacing w:line="276" w:lineRule="auto"/>
        <w:ind w:left="1418" w:hanging="709"/>
        <w:contextualSpacing/>
        <w:jc w:val="both"/>
      </w:pPr>
      <w:r w:rsidRPr="001A2642">
        <w:t xml:space="preserve">Hủy bỏ tất cả các phê duyệt, chấp thuận, sự cho phép, lợi ích Bên B có được hoặc sự chấp thuận, thông qua của Bên A đối với những vấn đề về ký kết và thực hiện </w:t>
      </w:r>
      <w:r w:rsidR="00AC38C7" w:rsidRPr="001A2642">
        <w:t>Hợp Đồng</w:t>
      </w:r>
      <w:r w:rsidRPr="001A2642">
        <w:t xml:space="preserve"> mà bị ảnh hưởng bởi hành vi </w:t>
      </w:r>
      <w:r w:rsidR="00D600F8" w:rsidRPr="001A2642">
        <w:t>Hối lộ</w:t>
      </w:r>
      <w:r w:rsidRPr="001A2642">
        <w:t>; và/hoặc</w:t>
      </w:r>
    </w:p>
    <w:p w14:paraId="7B27BFA8" w14:textId="7DA86CCC" w:rsidR="00752A01" w:rsidRPr="001A2642" w:rsidRDefault="00752A01" w:rsidP="00F21133">
      <w:pPr>
        <w:pStyle w:val="ListParagraph"/>
        <w:numPr>
          <w:ilvl w:val="0"/>
          <w:numId w:val="32"/>
        </w:numPr>
        <w:spacing w:line="276" w:lineRule="auto"/>
        <w:ind w:left="1418" w:hanging="709"/>
        <w:contextualSpacing/>
        <w:jc w:val="both"/>
      </w:pPr>
      <w:r w:rsidRPr="001A2642">
        <w:t>Vi phạm nghĩa vụ tại điều này được xem là vi phạm nghiêm trọng và tùy vào</w:t>
      </w:r>
      <w:r w:rsidRPr="001A2642">
        <w:rPr>
          <w:lang w:val="vi-VN"/>
        </w:rPr>
        <w:t xml:space="preserve"> mức độ của hành vi </w:t>
      </w:r>
      <w:r w:rsidR="00D600F8" w:rsidRPr="001A2642">
        <w:rPr>
          <w:lang w:val="vi-VN"/>
        </w:rPr>
        <w:t>Hối lộ</w:t>
      </w:r>
      <w:r w:rsidRPr="001A2642">
        <w:rPr>
          <w:lang w:val="vi-VN"/>
        </w:rPr>
        <w:t xml:space="preserve">, </w:t>
      </w:r>
      <w:r w:rsidRPr="001A2642">
        <w:t>Bên A có quyền quyết định mức phạt đối với Bên B</w:t>
      </w:r>
      <w:r w:rsidRPr="001A2642">
        <w:rPr>
          <w:lang w:val="vi-VN"/>
        </w:rPr>
        <w:t xml:space="preserve"> và/hoặc chấm dứt </w:t>
      </w:r>
      <w:r w:rsidR="00AC38C7" w:rsidRPr="001A2642">
        <w:rPr>
          <w:lang w:val="vi-VN"/>
        </w:rPr>
        <w:t>Hợp Đồng</w:t>
      </w:r>
      <w:r w:rsidRPr="001A2642">
        <w:rPr>
          <w:lang w:val="vi-VN"/>
        </w:rPr>
        <w:t xml:space="preserve"> ngay lập tức </w:t>
      </w:r>
      <w:r w:rsidRPr="001A2642">
        <w:t xml:space="preserve">mà không phải chịu bất cứ một khoản phạt hay bồi thường nào. Ngoài ra, Bên B phải bồi thường cho Bên A (i) các thiệt hại phát sinh (bao gồm cả các thiệt hại do phát sinh chi phí hành chính, chi phí luật sư và các chi phí khác để xử lý các vấn đề liên đới đến hành vi </w:t>
      </w:r>
      <w:r w:rsidR="00D600F8" w:rsidRPr="001A2642">
        <w:t>Hối lộ</w:t>
      </w:r>
      <w:r w:rsidRPr="001A2642">
        <w:t xml:space="preserve"> củ</w:t>
      </w:r>
      <w:r w:rsidR="00603082" w:rsidRPr="001A2642">
        <w:t>a Bên B)</w:t>
      </w:r>
      <w:r w:rsidR="00603082" w:rsidRPr="001A2642">
        <w:rPr>
          <w:lang w:val="vi-VN"/>
        </w:rPr>
        <w:t xml:space="preserve">; </w:t>
      </w:r>
      <w:r w:rsidRPr="001A2642">
        <w:t xml:space="preserve">và (ii) mọi thiệt hại phát sinh (nếu có) do việc chấm dứt </w:t>
      </w:r>
      <w:r w:rsidR="00AC38C7" w:rsidRPr="001A2642">
        <w:t>Hợp Đồng</w:t>
      </w:r>
      <w:r w:rsidRPr="001A2642">
        <w:t xml:space="preserve"> và chịu các chế tài phạt khác quy định tại </w:t>
      </w:r>
      <w:r w:rsidR="00AC38C7" w:rsidRPr="001A2642">
        <w:t>Hợp Đồng</w:t>
      </w:r>
      <w:r w:rsidRPr="001A2642">
        <w:t xml:space="preserve"> như trường hợp </w:t>
      </w:r>
      <w:r w:rsidR="00AC38C7" w:rsidRPr="001A2642">
        <w:t>Hợp Đồng</w:t>
      </w:r>
      <w:r w:rsidRPr="001A2642">
        <w:t xml:space="preserve"> bị chấm dứt do lỗi vi phạm của Bên B.  </w:t>
      </w:r>
    </w:p>
    <w:p w14:paraId="3EF08658" w14:textId="77777777" w:rsidR="00752A01" w:rsidRPr="001A2642" w:rsidRDefault="00752A01" w:rsidP="00F21133">
      <w:pPr>
        <w:pStyle w:val="ListParagraph"/>
        <w:numPr>
          <w:ilvl w:val="0"/>
          <w:numId w:val="32"/>
        </w:numPr>
        <w:spacing w:line="276" w:lineRule="auto"/>
        <w:ind w:left="1418" w:hanging="709"/>
        <w:contextualSpacing/>
        <w:jc w:val="both"/>
        <w:rPr>
          <w:lang w:val="vi-VN"/>
        </w:rPr>
      </w:pPr>
      <w:r w:rsidRPr="001A2642">
        <w:rPr>
          <w:lang w:val="vi-VN"/>
        </w:rPr>
        <w:t xml:space="preserve">Chuyển hồ sơ cho cơ quan điều tra nếu hành vi </w:t>
      </w:r>
      <w:r w:rsidR="00D600F8" w:rsidRPr="001A2642">
        <w:rPr>
          <w:lang w:val="vi-VN"/>
        </w:rPr>
        <w:t>Hối lộ</w:t>
      </w:r>
      <w:r w:rsidRPr="001A2642">
        <w:rPr>
          <w:lang w:val="vi-VN"/>
        </w:rPr>
        <w:t xml:space="preserve"> có dấu hiệu vi phạm Bộ Luật </w:t>
      </w:r>
      <w:r w:rsidRPr="001A2642">
        <w:t>Hình</w:t>
      </w:r>
      <w:r w:rsidRPr="001A2642">
        <w:rPr>
          <w:lang w:val="vi-VN"/>
        </w:rPr>
        <w:t xml:space="preserve"> Sự.</w:t>
      </w:r>
    </w:p>
    <w:p w14:paraId="2C5EB09E" w14:textId="77777777" w:rsidR="00752A01" w:rsidRPr="001A2642" w:rsidRDefault="00752A01" w:rsidP="00F21133">
      <w:pPr>
        <w:pStyle w:val="ListParagraph"/>
        <w:numPr>
          <w:ilvl w:val="0"/>
          <w:numId w:val="29"/>
        </w:numPr>
        <w:spacing w:line="276" w:lineRule="auto"/>
        <w:ind w:left="709" w:hanging="709"/>
        <w:contextualSpacing/>
        <w:jc w:val="both"/>
        <w:rPr>
          <w:lang w:val="vi-VN"/>
        </w:rPr>
      </w:pPr>
      <w:r w:rsidRPr="001A2642">
        <w:rPr>
          <w:color w:val="000000"/>
          <w:lang w:val="vi-VN"/>
        </w:rPr>
        <w:t>B</w:t>
      </w:r>
      <w:r w:rsidRPr="001A2642">
        <w:rPr>
          <w:color w:val="000000"/>
        </w:rPr>
        <w:t>ê</w:t>
      </w:r>
      <w:r w:rsidRPr="001A2642">
        <w:rPr>
          <w:color w:val="000000"/>
          <w:lang w:val="vi-VN"/>
        </w:rPr>
        <w:t>n B sẽ miễn trừ cho B</w:t>
      </w:r>
      <w:r w:rsidRPr="001A2642">
        <w:rPr>
          <w:color w:val="000000"/>
        </w:rPr>
        <w:t>ê</w:t>
      </w:r>
      <w:r w:rsidRPr="001A2642">
        <w:rPr>
          <w:color w:val="000000"/>
          <w:lang w:val="vi-VN"/>
        </w:rPr>
        <w:t>n A mọi tr</w:t>
      </w:r>
      <w:r w:rsidRPr="001A2642">
        <w:rPr>
          <w:color w:val="000000"/>
        </w:rPr>
        <w:t>á</w:t>
      </w:r>
      <w:r w:rsidRPr="001A2642">
        <w:rPr>
          <w:color w:val="000000"/>
          <w:lang w:val="vi-VN"/>
        </w:rPr>
        <w:t>ch nhiệm li</w:t>
      </w:r>
      <w:r w:rsidRPr="001A2642">
        <w:rPr>
          <w:color w:val="000000"/>
        </w:rPr>
        <w:t>ê</w:t>
      </w:r>
      <w:r w:rsidRPr="001A2642">
        <w:rPr>
          <w:color w:val="000000"/>
          <w:lang w:val="vi-VN"/>
        </w:rPr>
        <w:t xml:space="preserve">n quan </w:t>
      </w:r>
      <w:r w:rsidRPr="001A2642">
        <w:rPr>
          <w:color w:val="000000"/>
        </w:rPr>
        <w:t>đ</w:t>
      </w:r>
      <w:r w:rsidRPr="001A2642">
        <w:rPr>
          <w:color w:val="000000"/>
          <w:lang w:val="vi-VN"/>
        </w:rPr>
        <w:t>ến h</w:t>
      </w:r>
      <w:r w:rsidRPr="001A2642">
        <w:rPr>
          <w:color w:val="000000"/>
        </w:rPr>
        <w:t>à</w:t>
      </w:r>
      <w:r w:rsidRPr="001A2642">
        <w:rPr>
          <w:color w:val="000000"/>
          <w:lang w:val="vi-VN"/>
        </w:rPr>
        <w:t xml:space="preserve">nh vi </w:t>
      </w:r>
      <w:r w:rsidR="00D600F8" w:rsidRPr="001A2642">
        <w:rPr>
          <w:color w:val="000000"/>
          <w:lang w:val="vi-VN"/>
        </w:rPr>
        <w:t>Hối lộ</w:t>
      </w:r>
      <w:r w:rsidRPr="001A2642">
        <w:rPr>
          <w:color w:val="000000"/>
          <w:lang w:val="vi-VN"/>
        </w:rPr>
        <w:t xml:space="preserve"> của B</w:t>
      </w:r>
      <w:r w:rsidRPr="001A2642">
        <w:rPr>
          <w:color w:val="000000"/>
        </w:rPr>
        <w:t>ê</w:t>
      </w:r>
      <w:r w:rsidRPr="001A2642">
        <w:rPr>
          <w:color w:val="000000"/>
          <w:lang w:val="vi-VN"/>
        </w:rPr>
        <w:t>n B v</w:t>
      </w:r>
      <w:r w:rsidRPr="001A2642">
        <w:rPr>
          <w:color w:val="000000"/>
        </w:rPr>
        <w:t>à</w:t>
      </w:r>
      <w:r w:rsidRPr="001A2642">
        <w:rPr>
          <w:color w:val="000000"/>
          <w:lang w:val="vi-VN"/>
        </w:rPr>
        <w:t xml:space="preserve"> phải bồi </w:t>
      </w:r>
      <w:r w:rsidRPr="001A2642">
        <w:t>thường</w:t>
      </w:r>
      <w:r w:rsidRPr="001A2642">
        <w:rPr>
          <w:color w:val="000000"/>
          <w:lang w:val="vi-VN"/>
        </w:rPr>
        <w:t xml:space="preserve"> cho B</w:t>
      </w:r>
      <w:r w:rsidRPr="001A2642">
        <w:rPr>
          <w:color w:val="000000"/>
        </w:rPr>
        <w:t>ê</w:t>
      </w:r>
      <w:r w:rsidRPr="001A2642">
        <w:rPr>
          <w:color w:val="000000"/>
          <w:lang w:val="vi-VN"/>
        </w:rPr>
        <w:t>n A c</w:t>
      </w:r>
      <w:r w:rsidRPr="001A2642">
        <w:rPr>
          <w:color w:val="000000"/>
        </w:rPr>
        <w:t>á</w:t>
      </w:r>
      <w:r w:rsidRPr="001A2642">
        <w:rPr>
          <w:color w:val="000000"/>
          <w:lang w:val="vi-VN"/>
        </w:rPr>
        <w:t>c thiệt hại ph</w:t>
      </w:r>
      <w:r w:rsidRPr="001A2642">
        <w:rPr>
          <w:color w:val="000000"/>
        </w:rPr>
        <w:t>á</w:t>
      </w:r>
      <w:r w:rsidRPr="001A2642">
        <w:rPr>
          <w:color w:val="000000"/>
          <w:lang w:val="vi-VN"/>
        </w:rPr>
        <w:t>t sinh, bao gồm cả c</w:t>
      </w:r>
      <w:r w:rsidRPr="001A2642">
        <w:rPr>
          <w:color w:val="000000"/>
        </w:rPr>
        <w:t>á</w:t>
      </w:r>
      <w:r w:rsidRPr="001A2642">
        <w:rPr>
          <w:color w:val="000000"/>
          <w:lang w:val="vi-VN"/>
        </w:rPr>
        <w:t>c thiệt hại do ph</w:t>
      </w:r>
      <w:r w:rsidRPr="001A2642">
        <w:rPr>
          <w:color w:val="000000"/>
        </w:rPr>
        <w:t>á</w:t>
      </w:r>
      <w:r w:rsidRPr="001A2642">
        <w:rPr>
          <w:color w:val="000000"/>
          <w:lang w:val="vi-VN"/>
        </w:rPr>
        <w:t>t sinh chi ph</w:t>
      </w:r>
      <w:r w:rsidRPr="001A2642">
        <w:rPr>
          <w:color w:val="000000"/>
        </w:rPr>
        <w:t>í</w:t>
      </w:r>
      <w:r w:rsidRPr="001A2642">
        <w:rPr>
          <w:color w:val="000000"/>
          <w:lang w:val="vi-VN"/>
        </w:rPr>
        <w:t xml:space="preserve"> h</w:t>
      </w:r>
      <w:r w:rsidRPr="001A2642">
        <w:rPr>
          <w:color w:val="000000"/>
        </w:rPr>
        <w:t>à</w:t>
      </w:r>
      <w:r w:rsidRPr="001A2642">
        <w:rPr>
          <w:color w:val="000000"/>
          <w:lang w:val="vi-VN"/>
        </w:rPr>
        <w:t>nh ch</w:t>
      </w:r>
      <w:r w:rsidRPr="001A2642">
        <w:rPr>
          <w:color w:val="000000"/>
        </w:rPr>
        <w:t>í</w:t>
      </w:r>
      <w:r w:rsidRPr="001A2642">
        <w:rPr>
          <w:color w:val="000000"/>
          <w:lang w:val="vi-VN"/>
        </w:rPr>
        <w:t>nh, chi ph</w:t>
      </w:r>
      <w:r w:rsidRPr="001A2642">
        <w:rPr>
          <w:color w:val="000000"/>
        </w:rPr>
        <w:t>í</w:t>
      </w:r>
      <w:r w:rsidRPr="001A2642">
        <w:rPr>
          <w:color w:val="000000"/>
          <w:lang w:val="vi-VN"/>
        </w:rPr>
        <w:t xml:space="preserve"> luật s</w:t>
      </w:r>
      <w:r w:rsidRPr="001A2642">
        <w:rPr>
          <w:color w:val="000000"/>
        </w:rPr>
        <w:t>ư</w:t>
      </w:r>
      <w:r w:rsidRPr="001A2642">
        <w:rPr>
          <w:color w:val="000000"/>
          <w:lang w:val="vi-VN"/>
        </w:rPr>
        <w:t xml:space="preserve"> v</w:t>
      </w:r>
      <w:r w:rsidRPr="001A2642">
        <w:rPr>
          <w:color w:val="000000"/>
        </w:rPr>
        <w:t>à</w:t>
      </w:r>
      <w:r w:rsidRPr="001A2642">
        <w:rPr>
          <w:color w:val="000000"/>
          <w:lang w:val="vi-VN"/>
        </w:rPr>
        <w:t xml:space="preserve"> c</w:t>
      </w:r>
      <w:r w:rsidRPr="001A2642">
        <w:rPr>
          <w:color w:val="000000"/>
        </w:rPr>
        <w:t>á</w:t>
      </w:r>
      <w:r w:rsidRPr="001A2642">
        <w:rPr>
          <w:color w:val="000000"/>
          <w:lang w:val="vi-VN"/>
        </w:rPr>
        <w:t>c chi ph</w:t>
      </w:r>
      <w:r w:rsidRPr="001A2642">
        <w:rPr>
          <w:color w:val="000000"/>
        </w:rPr>
        <w:t>í</w:t>
      </w:r>
      <w:r w:rsidRPr="001A2642">
        <w:rPr>
          <w:color w:val="000000"/>
          <w:lang w:val="vi-VN"/>
        </w:rPr>
        <w:t xml:space="preserve"> kh</w:t>
      </w:r>
      <w:r w:rsidRPr="001A2642">
        <w:rPr>
          <w:color w:val="000000"/>
        </w:rPr>
        <w:t>á</w:t>
      </w:r>
      <w:r w:rsidRPr="001A2642">
        <w:rPr>
          <w:color w:val="000000"/>
          <w:lang w:val="vi-VN"/>
        </w:rPr>
        <w:t xml:space="preserve">c </w:t>
      </w:r>
      <w:r w:rsidRPr="001A2642">
        <w:rPr>
          <w:color w:val="000000"/>
        </w:rPr>
        <w:t>đ</w:t>
      </w:r>
      <w:r w:rsidRPr="001A2642">
        <w:rPr>
          <w:color w:val="000000"/>
          <w:lang w:val="vi-VN"/>
        </w:rPr>
        <w:t xml:space="preserve">ể xử </w:t>
      </w:r>
      <w:r w:rsidRPr="001A2642">
        <w:rPr>
          <w:color w:val="000000"/>
        </w:rPr>
        <w:t>lý các v</w:t>
      </w:r>
      <w:r w:rsidRPr="001A2642">
        <w:rPr>
          <w:color w:val="000000"/>
          <w:lang w:val="vi-VN"/>
        </w:rPr>
        <w:t>ấ</w:t>
      </w:r>
      <w:r w:rsidRPr="001A2642">
        <w:rPr>
          <w:color w:val="000000"/>
        </w:rPr>
        <w:t>n đ</w:t>
      </w:r>
      <w:r w:rsidRPr="001A2642">
        <w:rPr>
          <w:color w:val="000000"/>
          <w:lang w:val="vi-VN"/>
        </w:rPr>
        <w:t>ề</w:t>
      </w:r>
      <w:r w:rsidRPr="001A2642">
        <w:rPr>
          <w:color w:val="000000"/>
        </w:rPr>
        <w:t xml:space="preserve"> liê</w:t>
      </w:r>
      <w:r w:rsidRPr="001A2642">
        <w:rPr>
          <w:color w:val="000000"/>
          <w:lang w:val="vi-VN"/>
        </w:rPr>
        <w:t xml:space="preserve">n </w:t>
      </w:r>
      <w:r w:rsidRPr="001A2642">
        <w:rPr>
          <w:color w:val="000000"/>
        </w:rPr>
        <w:t>đ</w:t>
      </w:r>
      <w:r w:rsidRPr="001A2642">
        <w:rPr>
          <w:color w:val="000000"/>
          <w:lang w:val="vi-VN"/>
        </w:rPr>
        <w:t xml:space="preserve">ới </w:t>
      </w:r>
      <w:r w:rsidRPr="001A2642">
        <w:rPr>
          <w:color w:val="000000"/>
        </w:rPr>
        <w:t>đ</w:t>
      </w:r>
      <w:r w:rsidRPr="001A2642">
        <w:rPr>
          <w:color w:val="000000"/>
          <w:lang w:val="vi-VN"/>
        </w:rPr>
        <w:t>ến h</w:t>
      </w:r>
      <w:r w:rsidRPr="001A2642">
        <w:rPr>
          <w:color w:val="000000"/>
        </w:rPr>
        <w:t>à</w:t>
      </w:r>
      <w:r w:rsidRPr="001A2642">
        <w:rPr>
          <w:color w:val="000000"/>
          <w:lang w:val="vi-VN"/>
        </w:rPr>
        <w:t xml:space="preserve">nh vi </w:t>
      </w:r>
      <w:r w:rsidR="00D600F8" w:rsidRPr="001A2642">
        <w:rPr>
          <w:color w:val="000000"/>
          <w:lang w:val="vi-VN"/>
        </w:rPr>
        <w:t>Hối lộ</w:t>
      </w:r>
      <w:r w:rsidRPr="001A2642">
        <w:rPr>
          <w:color w:val="000000"/>
          <w:lang w:val="vi-VN"/>
        </w:rPr>
        <w:t xml:space="preserve"> của B</w:t>
      </w:r>
      <w:r w:rsidRPr="001A2642">
        <w:rPr>
          <w:color w:val="000000"/>
        </w:rPr>
        <w:t>ê</w:t>
      </w:r>
      <w:r w:rsidRPr="001A2642">
        <w:rPr>
          <w:color w:val="000000"/>
          <w:lang w:val="vi-VN"/>
        </w:rPr>
        <w:t>n B</w:t>
      </w:r>
      <w:r w:rsidRPr="001A2642">
        <w:rPr>
          <w:lang w:val="vi-VN"/>
        </w:rPr>
        <w:t>.</w:t>
      </w:r>
    </w:p>
    <w:p w14:paraId="47AA5E49" w14:textId="77777777" w:rsidR="00752A01" w:rsidRPr="001A2642" w:rsidRDefault="00687A97" w:rsidP="009C52CC">
      <w:pPr>
        <w:pStyle w:val="Heading1"/>
        <w:rPr>
          <w:rFonts w:ascii="Times New Roman" w:hAnsi="Times New Roman" w:cs="Times New Roman"/>
          <w:b/>
          <w:color w:val="auto"/>
          <w:sz w:val="24"/>
          <w:szCs w:val="24"/>
        </w:rPr>
      </w:pPr>
      <w:r w:rsidRPr="001A2642">
        <w:rPr>
          <w:rFonts w:ascii="Times New Roman" w:hAnsi="Times New Roman" w:cs="Times New Roman"/>
          <w:b/>
          <w:color w:val="auto"/>
          <w:sz w:val="24"/>
          <w:szCs w:val="24"/>
          <w:lang w:val="vi-VN"/>
        </w:rPr>
        <w:t xml:space="preserve"> </w:t>
      </w:r>
      <w:bookmarkStart w:id="338" w:name="_Toc163831863"/>
      <w:r w:rsidR="00752A01" w:rsidRPr="001A2642">
        <w:rPr>
          <w:rFonts w:ascii="Times New Roman" w:hAnsi="Times New Roman" w:cs="Times New Roman"/>
          <w:b/>
          <w:color w:val="auto"/>
          <w:sz w:val="24"/>
          <w:szCs w:val="24"/>
          <w:lang w:val="vi-VN"/>
        </w:rPr>
        <w:t xml:space="preserve">ĐIỀU </w:t>
      </w:r>
      <w:r w:rsidR="00752A01" w:rsidRPr="001A2642">
        <w:rPr>
          <w:rFonts w:ascii="Times New Roman" w:hAnsi="Times New Roman" w:cs="Times New Roman"/>
          <w:b/>
          <w:color w:val="auto"/>
          <w:sz w:val="24"/>
          <w:szCs w:val="24"/>
        </w:rPr>
        <w:t>12.</w:t>
      </w:r>
      <w:r w:rsidR="00752A01" w:rsidRPr="001A2642">
        <w:rPr>
          <w:rFonts w:ascii="Times New Roman" w:hAnsi="Times New Roman" w:cs="Times New Roman"/>
          <w:b/>
          <w:color w:val="auto"/>
          <w:sz w:val="24"/>
          <w:szCs w:val="24"/>
          <w:lang w:val="vi-VN"/>
        </w:rPr>
        <w:t xml:space="preserve"> ĐIỀU KHOẢN CHUNG</w:t>
      </w:r>
      <w:bookmarkEnd w:id="338"/>
    </w:p>
    <w:p w14:paraId="6DEFFBE5" w14:textId="77777777" w:rsidR="00752A01" w:rsidRPr="001A2642" w:rsidRDefault="009E051D" w:rsidP="00F21133">
      <w:pPr>
        <w:pStyle w:val="ListParagraph"/>
        <w:numPr>
          <w:ilvl w:val="1"/>
          <w:numId w:val="33"/>
        </w:numPr>
        <w:spacing w:line="276" w:lineRule="auto"/>
        <w:ind w:left="720" w:hanging="720"/>
        <w:contextualSpacing/>
        <w:jc w:val="both"/>
      </w:pPr>
      <w:r w:rsidRPr="001A2642">
        <w:t>Hai Bên</w:t>
      </w:r>
      <w:r w:rsidR="00752A01" w:rsidRPr="001A2642">
        <w:t xml:space="preserve"> cam kết thực hiện đúng các điều khoản của </w:t>
      </w:r>
      <w:r w:rsidR="00AC38C7" w:rsidRPr="001A2642">
        <w:t>Hợp Đồng</w:t>
      </w:r>
      <w:r w:rsidR="00752A01" w:rsidRPr="001A2642">
        <w:t>. Bên nào vi phạm sẽ phải chịu trách nhiệm theo quy định của pháp luật.</w:t>
      </w:r>
    </w:p>
    <w:p w14:paraId="2A9F772E" w14:textId="4E676C6F" w:rsidR="00752A01" w:rsidRPr="001A2642" w:rsidRDefault="00752A01" w:rsidP="00F21133">
      <w:pPr>
        <w:pStyle w:val="ListParagraph"/>
        <w:numPr>
          <w:ilvl w:val="1"/>
          <w:numId w:val="33"/>
        </w:numPr>
        <w:spacing w:line="276" w:lineRule="auto"/>
        <w:ind w:left="720" w:hanging="720"/>
        <w:contextualSpacing/>
        <w:jc w:val="both"/>
      </w:pPr>
      <w:r w:rsidRPr="001A2642">
        <w:rPr>
          <w:lang w:val="es-ES"/>
        </w:rPr>
        <w:t xml:space="preserve">Toàn bộ các thông báo và trao đổi trong phạm vi </w:t>
      </w:r>
      <w:r w:rsidR="00AC38C7" w:rsidRPr="001A2642">
        <w:rPr>
          <w:lang w:val="es-ES"/>
        </w:rPr>
        <w:t>Hợp Đồng</w:t>
      </w:r>
      <w:r w:rsidRPr="001A2642">
        <w:rPr>
          <w:lang w:val="es-ES"/>
        </w:rPr>
        <w:t xml:space="preserve"> này phải được gửi đến </w:t>
      </w:r>
      <w:r w:rsidR="009E051D" w:rsidRPr="001A2642">
        <w:rPr>
          <w:lang w:val="es-ES"/>
        </w:rPr>
        <w:t>Các Bên</w:t>
      </w:r>
      <w:r w:rsidRPr="001A2642">
        <w:rPr>
          <w:lang w:val="es-ES"/>
        </w:rPr>
        <w:t xml:space="preserve"> theo các thông tin liên lạc chi tiết như được quy định tại Điều 4 </w:t>
      </w:r>
      <w:r w:rsidR="00337EDC" w:rsidRPr="001A2642">
        <w:rPr>
          <w:b/>
          <w:bCs/>
          <w:noProof/>
        </w:rPr>
        <w:t>Phụ Lục 1 – Chi Tiết Các Hạng Mục Công Việc</w:t>
      </w:r>
      <w:r w:rsidRPr="001A2642">
        <w:rPr>
          <w:lang w:val="es-ES"/>
        </w:rPr>
        <w:t>, trừ trường hợp các thông tin đó được thay đổi và thông báo bằng văn bản của một Bên đến Bên kia.</w:t>
      </w:r>
    </w:p>
    <w:p w14:paraId="42ABE445" w14:textId="5D02E3FD" w:rsidR="00752A01" w:rsidRPr="001A2642" w:rsidRDefault="00752A01" w:rsidP="00F21133">
      <w:pPr>
        <w:pStyle w:val="ListParagraph"/>
        <w:numPr>
          <w:ilvl w:val="1"/>
          <w:numId w:val="33"/>
        </w:numPr>
        <w:spacing w:line="276" w:lineRule="auto"/>
        <w:ind w:left="720" w:hanging="720"/>
        <w:contextualSpacing/>
        <w:jc w:val="both"/>
      </w:pPr>
      <w:r w:rsidRPr="001A2642">
        <w:t xml:space="preserve">Không </w:t>
      </w:r>
      <w:r w:rsidRPr="001A2642">
        <w:rPr>
          <w:lang w:val="en-US"/>
        </w:rPr>
        <w:t>B</w:t>
      </w:r>
      <w:r w:rsidRPr="001A2642">
        <w:t xml:space="preserve">ên nào được phép thay đổi nội dung </w:t>
      </w:r>
      <w:r w:rsidR="009C52CC" w:rsidRPr="001A2642">
        <w:t>Hợp Đồng</w:t>
      </w:r>
      <w:r w:rsidRPr="001A2642">
        <w:t xml:space="preserve"> này mà không được sự đồng ý của bên còn lại</w:t>
      </w:r>
      <w:r w:rsidRPr="001A2642">
        <w:rPr>
          <w:lang w:val="en-US"/>
        </w:rPr>
        <w:t xml:space="preserve"> bằng văn bản</w:t>
      </w:r>
      <w:r w:rsidRPr="001A2642">
        <w:t>.</w:t>
      </w:r>
    </w:p>
    <w:p w14:paraId="57610C9F" w14:textId="77777777" w:rsidR="00752A01" w:rsidRPr="001A2642" w:rsidRDefault="00752A01" w:rsidP="00F21133">
      <w:pPr>
        <w:pStyle w:val="ListParagraph"/>
        <w:numPr>
          <w:ilvl w:val="1"/>
          <w:numId w:val="33"/>
        </w:numPr>
        <w:spacing w:line="276" w:lineRule="auto"/>
        <w:ind w:left="720" w:hanging="720"/>
        <w:contextualSpacing/>
        <w:jc w:val="both"/>
      </w:pPr>
      <w:r w:rsidRPr="001A2642">
        <w:t xml:space="preserve">Mọi tranh chấp phát sinh trong quá trình thực hiện </w:t>
      </w:r>
      <w:r w:rsidR="00AC38C7" w:rsidRPr="001A2642">
        <w:rPr>
          <w:lang w:val="en-US"/>
        </w:rPr>
        <w:t>Hợp Đồng</w:t>
      </w:r>
      <w:r w:rsidRPr="001A2642">
        <w:t xml:space="preserve"> này (nếu có) sẽ được </w:t>
      </w:r>
      <w:r w:rsidR="009E051D" w:rsidRPr="001A2642">
        <w:t>Hai Bên</w:t>
      </w:r>
      <w:r w:rsidRPr="001A2642">
        <w:t xml:space="preserve"> thương lượng giải quyết trên tinh thần hợp tác, tôn trọng lẫn nhau. Trường hợp </w:t>
      </w:r>
      <w:r w:rsidR="009E051D" w:rsidRPr="001A2642">
        <w:t>Hai Bên</w:t>
      </w:r>
      <w:r w:rsidRPr="001A2642">
        <w:t xml:space="preserve"> không thống nhất, vụ việc sẽ được chuyển lên Tòa án có thẩm quyền để giải quyết.</w:t>
      </w:r>
    </w:p>
    <w:p w14:paraId="412E1CA2" w14:textId="251582C5" w:rsidR="00752A01" w:rsidRPr="001A2642" w:rsidRDefault="00752A01" w:rsidP="00413812">
      <w:pPr>
        <w:pStyle w:val="ListParagraph"/>
        <w:keepLines/>
        <w:widowControl w:val="0"/>
        <w:numPr>
          <w:ilvl w:val="1"/>
          <w:numId w:val="33"/>
        </w:numPr>
        <w:spacing w:line="276" w:lineRule="auto"/>
        <w:ind w:left="720" w:hanging="720"/>
        <w:contextualSpacing/>
        <w:jc w:val="both"/>
      </w:pPr>
      <w:r w:rsidRPr="001A2642">
        <w:lastRenderedPageBreak/>
        <w:t xml:space="preserve">Sự tách biệt: Nếu một điều khoản bất kỳ của </w:t>
      </w:r>
      <w:r w:rsidR="00AC38C7" w:rsidRPr="001A2642">
        <w:t>Hợp Đồng</w:t>
      </w:r>
      <w:r w:rsidRPr="001A2642">
        <w:t xml:space="preserve"> bị mộ</w:t>
      </w:r>
      <w:r w:rsidR="00603082" w:rsidRPr="001A2642">
        <w:t xml:space="preserve">t </w:t>
      </w:r>
      <w:r w:rsidR="00603082" w:rsidRPr="001A2642">
        <w:rPr>
          <w:lang w:val="vi-VN"/>
        </w:rPr>
        <w:t>T</w:t>
      </w:r>
      <w:r w:rsidRPr="001A2642">
        <w:t xml:space="preserve">òa án hay cơ quan có thẩm quyền tuyên bố vô hiệu hay không thể thực hiện toàn bộ hay một phần, các điều khoản khác và một phần còn lại của các điều khoản bị ảnh hưởng của </w:t>
      </w:r>
      <w:r w:rsidR="00AC38C7" w:rsidRPr="001A2642">
        <w:t>Hợp Đồng</w:t>
      </w:r>
      <w:r w:rsidRPr="001A2642">
        <w:t xml:space="preserve"> vẫn tiếp tục có hiệu lực, trừ khi có kết luận rằng trong trường hợp các điều khoản bị vô hiệu đó </w:t>
      </w:r>
      <w:r w:rsidRPr="001A2642">
        <w:rPr>
          <w:lang w:val="en-US"/>
        </w:rPr>
        <w:t xml:space="preserve">là điều kiện tiên quyết để </w:t>
      </w:r>
      <w:r w:rsidR="009E051D" w:rsidRPr="001A2642">
        <w:rPr>
          <w:lang w:val="en-US"/>
        </w:rPr>
        <w:t>Các Bên</w:t>
      </w:r>
      <w:r w:rsidRPr="001A2642">
        <w:rPr>
          <w:lang w:val="en-US"/>
        </w:rPr>
        <w:t xml:space="preserve"> ký kết </w:t>
      </w:r>
      <w:r w:rsidR="00AC38C7" w:rsidRPr="001A2642">
        <w:rPr>
          <w:lang w:val="en-US"/>
        </w:rPr>
        <w:t>Hợp Đồng</w:t>
      </w:r>
      <w:r w:rsidRPr="001A2642">
        <w:t xml:space="preserve">. </w:t>
      </w:r>
      <w:r w:rsidR="009E051D" w:rsidRPr="001A2642">
        <w:t>Các Bên</w:t>
      </w:r>
      <w:r w:rsidRPr="001A2642">
        <w:t xml:space="preserve"> phải thực hiện tất cả các nỗ lực hợp lý để thay thế các điều khoản bị vô hiệu bằng các điều khoản có hiệu lực gần nhất với mục đích ban đầu của </w:t>
      </w:r>
      <w:r w:rsidR="009E051D" w:rsidRPr="001A2642">
        <w:rPr>
          <w:lang w:val="en-US"/>
        </w:rPr>
        <w:t>Hai Bên</w:t>
      </w:r>
      <w:r w:rsidRPr="001A2642">
        <w:rPr>
          <w:lang w:val="en-US"/>
        </w:rPr>
        <w:t xml:space="preserve"> và phù hợp với quy định pháp luật</w:t>
      </w:r>
      <w:r w:rsidRPr="001A2642">
        <w:t xml:space="preserve">. </w:t>
      </w:r>
    </w:p>
    <w:p w14:paraId="210D49C5" w14:textId="77777777" w:rsidR="00752A01" w:rsidRPr="001A2642" w:rsidRDefault="00752A01" w:rsidP="00F21133">
      <w:pPr>
        <w:pStyle w:val="ListParagraph"/>
        <w:numPr>
          <w:ilvl w:val="1"/>
          <w:numId w:val="33"/>
        </w:numPr>
        <w:spacing w:line="276" w:lineRule="auto"/>
        <w:ind w:left="720" w:hanging="720"/>
        <w:contextualSpacing/>
        <w:jc w:val="both"/>
      </w:pPr>
      <w:r w:rsidRPr="001A2642">
        <w:t xml:space="preserve">Trong trường hợp có sự mâu thuẫn giữa nội dung </w:t>
      </w:r>
      <w:r w:rsidR="00AC38C7" w:rsidRPr="001A2642">
        <w:t>Hợp Đồng</w:t>
      </w:r>
      <w:r w:rsidRPr="001A2642">
        <w:t xml:space="preserve"> này và các Phụ lục đính kèm, thì nội dung Phụ lục được ưu tiên áp dụng.</w:t>
      </w:r>
    </w:p>
    <w:p w14:paraId="15D3D905" w14:textId="77777777" w:rsidR="00752A01" w:rsidRPr="001A2642" w:rsidRDefault="00AC38C7" w:rsidP="00F21133">
      <w:pPr>
        <w:pStyle w:val="ListParagraph"/>
        <w:numPr>
          <w:ilvl w:val="1"/>
          <w:numId w:val="33"/>
        </w:numPr>
        <w:spacing w:line="276" w:lineRule="auto"/>
        <w:ind w:left="720" w:hanging="720"/>
        <w:contextualSpacing/>
        <w:jc w:val="both"/>
      </w:pPr>
      <w:r w:rsidRPr="001A2642">
        <w:t>Hợp Đồng</w:t>
      </w:r>
      <w:r w:rsidR="00752A01" w:rsidRPr="001A2642">
        <w:t xml:space="preserve"> được lập thành 02 (hai) bản có giá trị</w:t>
      </w:r>
      <w:r w:rsidR="00752A01" w:rsidRPr="001A2642">
        <w:rPr>
          <w:lang w:val="en-US"/>
        </w:rPr>
        <w:t xml:space="preserve"> pháp lý</w:t>
      </w:r>
      <w:r w:rsidR="00752A01" w:rsidRPr="001A2642">
        <w:t xml:space="preserve"> như nhau, mỗi bên giữ 01 (một) bản làm căn cứ thực hiện. </w:t>
      </w:r>
    </w:p>
    <w:p w14:paraId="7B394F1B" w14:textId="77777777" w:rsidR="00752A01" w:rsidRPr="001A2642" w:rsidRDefault="00752A01" w:rsidP="00F21133">
      <w:pPr>
        <w:pStyle w:val="ListParagraph"/>
        <w:spacing w:line="276" w:lineRule="auto"/>
        <w:contextualSpacing/>
        <w:jc w:val="both"/>
        <w:rPr>
          <w:lang w:val="en-US"/>
        </w:rPr>
      </w:pPr>
    </w:p>
    <w:tbl>
      <w:tblPr>
        <w:tblW w:w="9911" w:type="dxa"/>
        <w:tblInd w:w="-270" w:type="dxa"/>
        <w:tblLook w:val="04A0" w:firstRow="1" w:lastRow="0" w:firstColumn="1" w:lastColumn="0" w:noHBand="0" w:noVBand="1"/>
      </w:tblPr>
      <w:tblGrid>
        <w:gridCol w:w="4959"/>
        <w:gridCol w:w="4952"/>
      </w:tblGrid>
      <w:tr w:rsidR="00752A01" w:rsidRPr="001A2642" w14:paraId="2049774F" w14:textId="77777777" w:rsidTr="00AF6094">
        <w:trPr>
          <w:trHeight w:val="2300"/>
        </w:trPr>
        <w:tc>
          <w:tcPr>
            <w:tcW w:w="4959" w:type="dxa"/>
          </w:tcPr>
          <w:p w14:paraId="609CCB26" w14:textId="77777777" w:rsidR="00752A01" w:rsidRPr="001A2642" w:rsidRDefault="00752A01" w:rsidP="00F21133">
            <w:pPr>
              <w:spacing w:after="0" w:line="276" w:lineRule="auto"/>
              <w:jc w:val="center"/>
              <w:rPr>
                <w:rFonts w:ascii="Times New Roman" w:hAnsi="Times New Roman"/>
                <w:b/>
                <w:sz w:val="24"/>
                <w:szCs w:val="24"/>
                <w:lang w:val="nl-NL"/>
              </w:rPr>
            </w:pPr>
            <w:r w:rsidRPr="001A2642">
              <w:rPr>
                <w:rFonts w:ascii="Times New Roman" w:hAnsi="Times New Roman"/>
                <w:b/>
                <w:sz w:val="24"/>
                <w:szCs w:val="24"/>
                <w:lang w:val="nl-NL"/>
              </w:rPr>
              <w:t>ĐẠI DIỆN BÊN A</w:t>
            </w:r>
          </w:p>
          <w:p w14:paraId="7A2A52E2" w14:textId="77777777" w:rsidR="00752A01" w:rsidRPr="001A2642" w:rsidRDefault="00752A01" w:rsidP="00F21133">
            <w:pPr>
              <w:spacing w:after="0" w:line="276" w:lineRule="auto"/>
              <w:ind w:hanging="821"/>
              <w:jc w:val="center"/>
              <w:rPr>
                <w:rFonts w:ascii="Times New Roman" w:hAnsi="Times New Roman"/>
                <w:b/>
                <w:sz w:val="24"/>
                <w:szCs w:val="24"/>
                <w:lang w:val="nl-NL"/>
              </w:rPr>
            </w:pPr>
          </w:p>
          <w:p w14:paraId="44BA9F63" w14:textId="77777777" w:rsidR="00752A01" w:rsidRPr="001A2642" w:rsidRDefault="00752A01" w:rsidP="00F21133">
            <w:pPr>
              <w:spacing w:after="0" w:line="276" w:lineRule="auto"/>
              <w:jc w:val="center"/>
              <w:rPr>
                <w:rFonts w:ascii="Times New Roman" w:hAnsi="Times New Roman"/>
                <w:b/>
                <w:sz w:val="24"/>
                <w:szCs w:val="24"/>
                <w:lang w:val="nl-NL"/>
              </w:rPr>
            </w:pPr>
          </w:p>
          <w:p w14:paraId="46817966" w14:textId="77777777" w:rsidR="00752A01" w:rsidRPr="001A2642" w:rsidRDefault="00752A01" w:rsidP="00F21133">
            <w:pPr>
              <w:spacing w:after="0" w:line="276" w:lineRule="auto"/>
              <w:jc w:val="center"/>
              <w:rPr>
                <w:rFonts w:ascii="Times New Roman" w:hAnsi="Times New Roman"/>
                <w:b/>
                <w:sz w:val="24"/>
                <w:szCs w:val="24"/>
                <w:lang w:val="nl-NL"/>
              </w:rPr>
            </w:pPr>
          </w:p>
          <w:p w14:paraId="701B0F20" w14:textId="77777777" w:rsidR="00BD3EFA" w:rsidRPr="001A2642" w:rsidRDefault="00BD3EFA" w:rsidP="00F21133">
            <w:pPr>
              <w:spacing w:after="0" w:line="276" w:lineRule="auto"/>
              <w:jc w:val="center"/>
              <w:rPr>
                <w:rFonts w:ascii="Times New Roman" w:hAnsi="Times New Roman"/>
                <w:b/>
                <w:sz w:val="24"/>
                <w:szCs w:val="24"/>
                <w:lang w:val="nl-NL"/>
              </w:rPr>
            </w:pPr>
          </w:p>
          <w:p w14:paraId="59202CFE" w14:textId="77777777" w:rsidR="00752A01" w:rsidRPr="001A2642" w:rsidRDefault="00752A01" w:rsidP="00F21133">
            <w:pPr>
              <w:spacing w:after="0" w:line="276" w:lineRule="auto"/>
              <w:jc w:val="center"/>
              <w:rPr>
                <w:rFonts w:ascii="Times New Roman" w:hAnsi="Times New Roman"/>
                <w:b/>
                <w:sz w:val="24"/>
                <w:szCs w:val="24"/>
                <w:lang w:val="nl-NL"/>
              </w:rPr>
            </w:pPr>
          </w:p>
          <w:p w14:paraId="426AFB8B" w14:textId="77777777" w:rsidR="00752A01" w:rsidRPr="001A2642" w:rsidRDefault="00752A01" w:rsidP="00F21133">
            <w:pPr>
              <w:spacing w:after="0" w:line="276" w:lineRule="auto"/>
              <w:jc w:val="center"/>
              <w:rPr>
                <w:rFonts w:ascii="Times New Roman" w:hAnsi="Times New Roman"/>
                <w:b/>
                <w:sz w:val="24"/>
                <w:szCs w:val="24"/>
                <w:lang w:val="nl-NL"/>
              </w:rPr>
            </w:pPr>
          </w:p>
          <w:p w14:paraId="1D40D339" w14:textId="77777777" w:rsidR="00752A01" w:rsidRPr="001A2642" w:rsidRDefault="00752A01" w:rsidP="00F21133">
            <w:pPr>
              <w:spacing w:after="0" w:line="276" w:lineRule="auto"/>
              <w:jc w:val="center"/>
              <w:rPr>
                <w:rFonts w:ascii="Times New Roman" w:hAnsi="Times New Roman"/>
                <w:b/>
                <w:sz w:val="24"/>
                <w:szCs w:val="24"/>
                <w:lang w:val="nl-NL"/>
              </w:rPr>
            </w:pPr>
            <w:r w:rsidRPr="001A2642">
              <w:rPr>
                <w:rFonts w:ascii="Times New Roman" w:hAnsi="Times New Roman"/>
                <w:b/>
                <w:sz w:val="24"/>
                <w:szCs w:val="24"/>
                <w:lang w:val="nl-NL"/>
              </w:rPr>
              <w:t>PHAN HỒNG NGỌC</w:t>
            </w:r>
          </w:p>
          <w:p w14:paraId="2C202B52" w14:textId="77777777" w:rsidR="00C17FE2" w:rsidRPr="001A2642" w:rsidRDefault="00C17FE2" w:rsidP="00C17FE2">
            <w:pPr>
              <w:spacing w:after="0" w:line="276" w:lineRule="auto"/>
              <w:rPr>
                <w:ins w:id="339" w:author="Nguyen Quynh Thuy Tien (Senior Social &amp; Digital Marketing Executive)" w:date="2026-04-23T11:06:00Z"/>
                <w:rFonts w:ascii="Times New Roman" w:hAnsi="Times New Roman"/>
                <w:sz w:val="24"/>
                <w:szCs w:val="24"/>
                <w:lang w:val="fr-FR"/>
              </w:rPr>
            </w:pPr>
            <w:ins w:id="340" w:author="Nguyen Quynh Thuy Tien (Senior Social &amp; Digital Marketing Executive)" w:date="2026-04-23T11:06:00Z">
              <w:r w:rsidRPr="001A2642">
                <w:rPr>
                  <w:rFonts w:ascii="Times New Roman" w:hAnsi="Times New Roman"/>
                  <w:sz w:val="24"/>
                  <w:szCs w:val="24"/>
                  <w:lang w:val="fr-FR"/>
                </w:rPr>
                <w:t>Giám Đốc Hành chính – Pháp chế - Cung ứng</w:t>
              </w:r>
            </w:ins>
          </w:p>
          <w:p w14:paraId="5AF3EF5F" w14:textId="267686DA" w:rsidR="00752A01" w:rsidRPr="001A2642" w:rsidRDefault="00752A01" w:rsidP="00F21133">
            <w:pPr>
              <w:spacing w:after="0" w:line="276" w:lineRule="auto"/>
              <w:jc w:val="center"/>
              <w:rPr>
                <w:rFonts w:ascii="Times New Roman" w:hAnsi="Times New Roman"/>
                <w:b/>
                <w:sz w:val="24"/>
                <w:szCs w:val="24"/>
                <w:lang w:val="nl-NL"/>
              </w:rPr>
            </w:pPr>
            <w:del w:id="341" w:author="Nguyen Quynh Thuy Tien (Senior Social &amp; Digital Marketing Executive)" w:date="2026-04-23T11:06:00Z">
              <w:r w:rsidRPr="001A2642" w:rsidDel="00C17FE2">
                <w:rPr>
                  <w:rFonts w:ascii="Times New Roman" w:hAnsi="Times New Roman"/>
                  <w:b/>
                  <w:sz w:val="24"/>
                  <w:szCs w:val="24"/>
                  <w:lang w:val="nl-NL"/>
                </w:rPr>
                <w:delText xml:space="preserve">Phó Giám </w:delText>
              </w:r>
              <w:r w:rsidR="00FB2866" w:rsidRPr="001A2642" w:rsidDel="00C17FE2">
                <w:rPr>
                  <w:rFonts w:ascii="Times New Roman" w:hAnsi="Times New Roman"/>
                  <w:b/>
                  <w:sz w:val="24"/>
                  <w:szCs w:val="24"/>
                  <w:lang w:val="nl-NL"/>
                </w:rPr>
                <w:delText>Đ</w:delText>
              </w:r>
              <w:r w:rsidRPr="001A2642" w:rsidDel="00C17FE2">
                <w:rPr>
                  <w:rFonts w:ascii="Times New Roman" w:hAnsi="Times New Roman"/>
                  <w:b/>
                  <w:sz w:val="24"/>
                  <w:szCs w:val="24"/>
                  <w:lang w:val="nl-NL"/>
                </w:rPr>
                <w:delText>ốc</w:delText>
              </w:r>
            </w:del>
            <w:ins w:id="342" w:author="Nguyet Nguyen (Senior Legal Executive)" w:date="2026-04-22T09:51:00Z">
              <w:del w:id="343" w:author="Nguyen Quynh Thuy Tien (Senior Social &amp; Digital Marketing Executive)" w:date="2026-04-23T11:06:00Z">
                <w:r w:rsidR="00787F78" w:rsidRPr="001A2642" w:rsidDel="00C17FE2">
                  <w:rPr>
                    <w:rFonts w:ascii="Times New Roman" w:hAnsi="Times New Roman"/>
                    <w:b/>
                    <w:sz w:val="24"/>
                    <w:szCs w:val="24"/>
                    <w:lang w:val="nl-NL"/>
                  </w:rPr>
                  <w:delText>[___]</w:delText>
                </w:r>
              </w:del>
            </w:ins>
          </w:p>
        </w:tc>
        <w:tc>
          <w:tcPr>
            <w:tcW w:w="4952" w:type="dxa"/>
          </w:tcPr>
          <w:p w14:paraId="5B32FC28" w14:textId="77777777" w:rsidR="00752A01" w:rsidRPr="001A2642" w:rsidRDefault="00752A01" w:rsidP="00F21133">
            <w:pPr>
              <w:spacing w:after="0" w:line="276" w:lineRule="auto"/>
              <w:jc w:val="center"/>
              <w:rPr>
                <w:rFonts w:ascii="Times New Roman" w:hAnsi="Times New Roman"/>
                <w:b/>
                <w:sz w:val="24"/>
                <w:szCs w:val="24"/>
                <w:lang w:val="nl-NL"/>
              </w:rPr>
            </w:pPr>
            <w:r w:rsidRPr="001A2642">
              <w:rPr>
                <w:rFonts w:ascii="Times New Roman" w:hAnsi="Times New Roman"/>
                <w:b/>
                <w:sz w:val="24"/>
                <w:szCs w:val="24"/>
                <w:lang w:val="nl-NL"/>
              </w:rPr>
              <w:t>ĐẠI DIỆN BÊN B</w:t>
            </w:r>
          </w:p>
          <w:p w14:paraId="4E0072E8" w14:textId="77777777" w:rsidR="00752A01" w:rsidRPr="001A2642" w:rsidRDefault="00752A01" w:rsidP="00F21133">
            <w:pPr>
              <w:spacing w:after="0" w:line="276" w:lineRule="auto"/>
              <w:jc w:val="center"/>
              <w:rPr>
                <w:rFonts w:ascii="Times New Roman" w:hAnsi="Times New Roman"/>
                <w:b/>
                <w:sz w:val="24"/>
                <w:szCs w:val="24"/>
                <w:lang w:val="nl-NL"/>
              </w:rPr>
            </w:pPr>
          </w:p>
          <w:p w14:paraId="02450919" w14:textId="77777777" w:rsidR="00752A01" w:rsidRPr="001A2642" w:rsidRDefault="00752A01" w:rsidP="00F21133">
            <w:pPr>
              <w:spacing w:after="0" w:line="276" w:lineRule="auto"/>
              <w:jc w:val="center"/>
              <w:rPr>
                <w:rFonts w:ascii="Times New Roman" w:hAnsi="Times New Roman"/>
                <w:b/>
                <w:sz w:val="24"/>
                <w:szCs w:val="24"/>
                <w:lang w:val="nl-NL"/>
              </w:rPr>
            </w:pPr>
          </w:p>
          <w:p w14:paraId="2D7ABD41" w14:textId="77777777" w:rsidR="00752A01" w:rsidRPr="001A2642" w:rsidRDefault="00752A01" w:rsidP="00F21133">
            <w:pPr>
              <w:spacing w:after="0" w:line="276" w:lineRule="auto"/>
              <w:jc w:val="center"/>
              <w:rPr>
                <w:rFonts w:ascii="Times New Roman" w:hAnsi="Times New Roman"/>
                <w:b/>
                <w:sz w:val="24"/>
                <w:szCs w:val="24"/>
                <w:lang w:val="nl-NL"/>
              </w:rPr>
            </w:pPr>
          </w:p>
          <w:p w14:paraId="58BB30CB" w14:textId="77777777" w:rsidR="00BD3EFA" w:rsidRPr="001A2642" w:rsidRDefault="00BD3EFA" w:rsidP="00F21133">
            <w:pPr>
              <w:spacing w:after="0" w:line="276" w:lineRule="auto"/>
              <w:jc w:val="center"/>
              <w:rPr>
                <w:rFonts w:ascii="Times New Roman" w:hAnsi="Times New Roman"/>
                <w:b/>
                <w:sz w:val="24"/>
                <w:szCs w:val="24"/>
                <w:lang w:val="nl-NL"/>
              </w:rPr>
            </w:pPr>
          </w:p>
          <w:p w14:paraId="204BC5D9" w14:textId="77777777" w:rsidR="00752A01" w:rsidRPr="001A2642" w:rsidRDefault="00752A01" w:rsidP="00F21133">
            <w:pPr>
              <w:spacing w:after="0" w:line="276" w:lineRule="auto"/>
              <w:jc w:val="center"/>
              <w:rPr>
                <w:rFonts w:ascii="Times New Roman" w:hAnsi="Times New Roman"/>
                <w:b/>
                <w:sz w:val="24"/>
                <w:szCs w:val="24"/>
                <w:lang w:val="nl-NL"/>
              </w:rPr>
            </w:pPr>
          </w:p>
          <w:p w14:paraId="15F1D11A" w14:textId="77777777" w:rsidR="00752A01" w:rsidRPr="001A2642" w:rsidRDefault="00752A01" w:rsidP="00F21133">
            <w:pPr>
              <w:spacing w:after="0" w:line="276" w:lineRule="auto"/>
              <w:jc w:val="center"/>
              <w:rPr>
                <w:rFonts w:ascii="Times New Roman" w:hAnsi="Times New Roman"/>
                <w:b/>
                <w:sz w:val="24"/>
                <w:szCs w:val="24"/>
                <w:lang w:val="nl-NL"/>
              </w:rPr>
            </w:pPr>
          </w:p>
          <w:p w14:paraId="78EF9FEB" w14:textId="2E9FCB42" w:rsidR="00752A01" w:rsidRPr="002128BF" w:rsidRDefault="00470121" w:rsidP="00F21133">
            <w:pPr>
              <w:spacing w:after="0" w:line="276" w:lineRule="auto"/>
              <w:jc w:val="center"/>
              <w:rPr>
                <w:rFonts w:ascii="Times New Roman" w:hAnsi="Times New Roman"/>
                <w:b/>
                <w:bCs/>
                <w:sz w:val="24"/>
                <w:szCs w:val="24"/>
                <w:rPrChange w:id="344" w:author="Nguyet Nguyen (Senior Legal Executive)" w:date="2026-05-05T09:55:00Z">
                  <w:rPr>
                    <w:rFonts w:ascii="Times New Roman" w:hAnsi="Times New Roman"/>
                    <w:b/>
                    <w:bCs/>
                    <w:color w:val="000099"/>
                    <w:sz w:val="24"/>
                    <w:szCs w:val="24"/>
                  </w:rPr>
                </w:rPrChange>
              </w:rPr>
            </w:pPr>
            <w:del w:id="345" w:author="Tien Nguyen" w:date="2026-04-22T20:49:00Z">
              <w:r w:rsidRPr="002128BF" w:rsidDel="00066A81">
                <w:rPr>
                  <w:rFonts w:ascii="Times New Roman" w:hAnsi="Times New Roman"/>
                  <w:b/>
                  <w:bCs/>
                  <w:sz w:val="24"/>
                  <w:szCs w:val="24"/>
                  <w:rPrChange w:id="346" w:author="Nguyet Nguyen (Senior Legal Executive)" w:date="2026-05-05T09:55:00Z">
                    <w:rPr>
                      <w:rFonts w:ascii="Times New Roman" w:hAnsi="Times New Roman"/>
                      <w:b/>
                      <w:bCs/>
                      <w:color w:val="45B0E1" w:themeColor="accent1" w:themeTint="99"/>
                      <w:sz w:val="24"/>
                      <w:szCs w:val="24"/>
                    </w:rPr>
                  </w:rPrChange>
                </w:rPr>
                <w:delText>[_</w:delText>
              </w:r>
            </w:del>
            <w:ins w:id="347" w:author="Tien Nguyen" w:date="2026-04-22T17:03:00Z">
              <w:r w:rsidR="00E67CBA" w:rsidRPr="002128BF">
                <w:rPr>
                  <w:rFonts w:ascii="Times New Roman" w:hAnsi="Times New Roman"/>
                  <w:b/>
                  <w:bCs/>
                  <w:sz w:val="24"/>
                  <w:szCs w:val="24"/>
                  <w:rPrChange w:id="348" w:author="Nguyet Nguyen (Senior Legal Executive)" w:date="2026-05-05T09:55:00Z">
                    <w:rPr>
                      <w:rFonts w:ascii="Times New Roman" w:hAnsi="Times New Roman"/>
                      <w:b/>
                      <w:bCs/>
                      <w:color w:val="45B0E1" w:themeColor="accent1" w:themeTint="99"/>
                      <w:sz w:val="24"/>
                      <w:szCs w:val="24"/>
                    </w:rPr>
                  </w:rPrChange>
                </w:rPr>
                <w:t>TRẦN</w:t>
              </w:r>
              <w:r w:rsidR="00E67CBA" w:rsidRPr="002128BF">
                <w:rPr>
                  <w:rFonts w:ascii="Times New Roman" w:hAnsi="Times New Roman"/>
                  <w:b/>
                  <w:bCs/>
                  <w:sz w:val="24"/>
                  <w:szCs w:val="24"/>
                  <w:lang w:val="vi-VN"/>
                  <w:rPrChange w:id="349" w:author="Nguyet Nguyen (Senior Legal Executive)" w:date="2026-05-05T09:55:00Z">
                    <w:rPr>
                      <w:rFonts w:ascii="Times New Roman" w:hAnsi="Times New Roman"/>
                      <w:b/>
                      <w:bCs/>
                      <w:color w:val="45B0E1" w:themeColor="accent1" w:themeTint="99"/>
                      <w:sz w:val="24"/>
                      <w:szCs w:val="24"/>
                      <w:lang w:val="vi-VN"/>
                    </w:rPr>
                  </w:rPrChange>
                </w:rPr>
                <w:t xml:space="preserve"> THỊ THUỲ TRANG</w:t>
              </w:r>
            </w:ins>
            <w:del w:id="350" w:author="Tien Nguyen" w:date="2026-04-22T20:49:00Z">
              <w:r w:rsidRPr="002128BF" w:rsidDel="00066A81">
                <w:rPr>
                  <w:rFonts w:ascii="Times New Roman" w:hAnsi="Times New Roman"/>
                  <w:b/>
                  <w:bCs/>
                  <w:sz w:val="24"/>
                  <w:szCs w:val="24"/>
                  <w:rPrChange w:id="351" w:author="Nguyet Nguyen (Senior Legal Executive)" w:date="2026-05-05T09:55:00Z">
                    <w:rPr>
                      <w:rFonts w:ascii="Times New Roman" w:hAnsi="Times New Roman"/>
                      <w:b/>
                      <w:bCs/>
                      <w:color w:val="45B0E1" w:themeColor="accent1" w:themeTint="99"/>
                      <w:sz w:val="24"/>
                      <w:szCs w:val="24"/>
                    </w:rPr>
                  </w:rPrChange>
                </w:rPr>
                <w:delText>_]</w:delText>
              </w:r>
            </w:del>
          </w:p>
          <w:p w14:paraId="1BD6F388" w14:textId="5CB202FD" w:rsidR="00752A01" w:rsidRPr="005B3B96" w:rsidRDefault="00470121" w:rsidP="00F21133">
            <w:pPr>
              <w:spacing w:after="0" w:line="276" w:lineRule="auto"/>
              <w:jc w:val="center"/>
              <w:rPr>
                <w:rFonts w:ascii="Times New Roman" w:hAnsi="Times New Roman"/>
                <w:sz w:val="24"/>
                <w:szCs w:val="24"/>
                <w:lang w:val="vi-VN"/>
                <w:rPrChange w:id="352" w:author="Nguyet Nguyen (Senior Legal Executive)" w:date="2026-05-05T10:29:00Z">
                  <w:rPr>
                    <w:rFonts w:ascii="Times New Roman" w:hAnsi="Times New Roman"/>
                    <w:b/>
                    <w:sz w:val="24"/>
                    <w:szCs w:val="24"/>
                    <w:lang w:val="nl-NL"/>
                  </w:rPr>
                </w:rPrChange>
              </w:rPr>
            </w:pPr>
            <w:del w:id="353" w:author="Tien Nguyen" w:date="2026-04-22T20:49:00Z">
              <w:r w:rsidRPr="005B3B96" w:rsidDel="00066A81">
                <w:rPr>
                  <w:rFonts w:ascii="Times New Roman" w:hAnsi="Times New Roman"/>
                  <w:bCs/>
                  <w:sz w:val="24"/>
                  <w:szCs w:val="24"/>
                  <w:rPrChange w:id="354" w:author="Nguyet Nguyen (Senior Legal Executive)" w:date="2026-05-05T10:29:00Z">
                    <w:rPr>
                      <w:rFonts w:ascii="Times New Roman" w:hAnsi="Times New Roman"/>
                      <w:b/>
                      <w:bCs/>
                      <w:color w:val="45B0E1" w:themeColor="accent1" w:themeTint="99"/>
                      <w:sz w:val="24"/>
                      <w:szCs w:val="24"/>
                    </w:rPr>
                  </w:rPrChange>
                </w:rPr>
                <w:delText>[__]</w:delText>
              </w:r>
            </w:del>
            <w:ins w:id="355" w:author="Tien Nguyen" w:date="2026-04-22T20:49:00Z">
              <w:r w:rsidR="00066A81" w:rsidRPr="005B3B96">
                <w:rPr>
                  <w:rFonts w:ascii="Times New Roman" w:hAnsi="Times New Roman"/>
                  <w:bCs/>
                  <w:sz w:val="24"/>
                  <w:szCs w:val="24"/>
                  <w:rPrChange w:id="356" w:author="Nguyet Nguyen (Senior Legal Executive)" w:date="2026-05-05T10:29:00Z">
                    <w:rPr>
                      <w:rFonts w:ascii="Times New Roman" w:hAnsi="Times New Roman"/>
                      <w:b/>
                      <w:bCs/>
                      <w:color w:val="45B0E1" w:themeColor="accent1" w:themeTint="99"/>
                      <w:sz w:val="24"/>
                      <w:szCs w:val="24"/>
                    </w:rPr>
                  </w:rPrChange>
                </w:rPr>
                <w:t>Giám</w:t>
              </w:r>
              <w:r w:rsidR="00066A81" w:rsidRPr="005B3B96">
                <w:rPr>
                  <w:rFonts w:ascii="Times New Roman" w:hAnsi="Times New Roman"/>
                  <w:bCs/>
                  <w:sz w:val="24"/>
                  <w:szCs w:val="24"/>
                  <w:lang w:val="vi-VN"/>
                  <w:rPrChange w:id="357" w:author="Nguyet Nguyen (Senior Legal Executive)" w:date="2026-05-05T10:29:00Z">
                    <w:rPr>
                      <w:rFonts w:ascii="Times New Roman" w:hAnsi="Times New Roman"/>
                      <w:b/>
                      <w:bCs/>
                      <w:color w:val="45B0E1" w:themeColor="accent1" w:themeTint="99"/>
                      <w:sz w:val="24"/>
                      <w:szCs w:val="24"/>
                      <w:lang w:val="vi-VN"/>
                    </w:rPr>
                  </w:rPrChange>
                </w:rPr>
                <w:t xml:space="preserve"> đốc </w:t>
              </w:r>
            </w:ins>
          </w:p>
        </w:tc>
      </w:tr>
    </w:tbl>
    <w:p w14:paraId="17642969" w14:textId="77777777" w:rsidR="00AF6094" w:rsidRPr="001A2642" w:rsidRDefault="00AF6094" w:rsidP="0009510C">
      <w:pPr>
        <w:spacing w:after="0" w:line="276" w:lineRule="auto"/>
        <w:jc w:val="center"/>
        <w:rPr>
          <w:rFonts w:ascii="Times New Roman" w:hAnsi="Times New Roman"/>
          <w:b/>
          <w:bCs/>
          <w:sz w:val="24"/>
          <w:szCs w:val="24"/>
          <w:lang w:val="vi-VN"/>
        </w:rPr>
      </w:pPr>
    </w:p>
    <w:p w14:paraId="789564BA" w14:textId="77777777" w:rsidR="00AF6094" w:rsidRPr="001A2642" w:rsidRDefault="00AF6094" w:rsidP="00AF6094">
      <w:pPr>
        <w:spacing w:after="0" w:line="276" w:lineRule="auto"/>
        <w:rPr>
          <w:rFonts w:ascii="Times New Roman" w:hAnsi="Times New Roman"/>
          <w:b/>
          <w:bCs/>
          <w:sz w:val="24"/>
          <w:szCs w:val="24"/>
          <w:lang w:val="vi-VN"/>
        </w:rPr>
        <w:sectPr w:rsidR="00AF6094" w:rsidRPr="001A2642" w:rsidSect="0083057F">
          <w:pgSz w:w="11906" w:h="16838" w:code="9"/>
          <w:pgMar w:top="1440" w:right="1440" w:bottom="1440" w:left="1440" w:header="720" w:footer="720" w:gutter="0"/>
          <w:cols w:space="720"/>
          <w:docGrid w:linePitch="360"/>
        </w:sectPr>
      </w:pPr>
    </w:p>
    <w:p w14:paraId="16462DA2" w14:textId="77777777" w:rsidR="00752A01" w:rsidRPr="001A2642" w:rsidRDefault="00752A01" w:rsidP="00AF6094">
      <w:pPr>
        <w:spacing w:after="0" w:line="276" w:lineRule="auto"/>
        <w:jc w:val="center"/>
        <w:rPr>
          <w:rFonts w:ascii="Times New Roman" w:hAnsi="Times New Roman"/>
          <w:b/>
          <w:bCs/>
          <w:sz w:val="24"/>
          <w:szCs w:val="24"/>
          <w:lang w:val="vi-VN"/>
        </w:rPr>
      </w:pPr>
      <w:r w:rsidRPr="001A2642">
        <w:rPr>
          <w:rFonts w:ascii="Times New Roman" w:hAnsi="Times New Roman"/>
          <w:b/>
          <w:bCs/>
          <w:sz w:val="24"/>
          <w:szCs w:val="24"/>
          <w:lang w:val="vi-VN"/>
        </w:rPr>
        <w:lastRenderedPageBreak/>
        <w:t>B – ĐIỀU KHOẢN THƯƠNG MẠI</w:t>
      </w:r>
    </w:p>
    <w:p w14:paraId="1D514F49" w14:textId="669119C2" w:rsidR="00752A01" w:rsidRPr="001A2642" w:rsidRDefault="00337EDC" w:rsidP="00DD7084">
      <w:pPr>
        <w:pStyle w:val="Heading1"/>
        <w:spacing w:before="0" w:after="240"/>
        <w:jc w:val="center"/>
        <w:rPr>
          <w:rFonts w:ascii="Times New Roman" w:hAnsi="Times New Roman" w:cs="Times New Roman"/>
          <w:b/>
          <w:bCs/>
          <w:color w:val="auto"/>
          <w:sz w:val="24"/>
          <w:szCs w:val="24"/>
          <w:lang w:val="vi-VN"/>
        </w:rPr>
      </w:pPr>
      <w:bookmarkStart w:id="358" w:name="_Toc163831864"/>
      <w:r w:rsidRPr="001A2642">
        <w:rPr>
          <w:rFonts w:ascii="Times New Roman" w:hAnsi="Times New Roman" w:cs="Times New Roman"/>
          <w:b/>
          <w:bCs/>
          <w:color w:val="auto"/>
          <w:sz w:val="24"/>
          <w:szCs w:val="24"/>
          <w:lang w:val="vi-VN"/>
        </w:rPr>
        <w:t>PHỤ LỤC 1 – CHI TIẾT CÁC HẠNG MỤC CÔNG VIỆC</w:t>
      </w:r>
      <w:bookmarkEnd w:id="358"/>
    </w:p>
    <w:p w14:paraId="535B562C" w14:textId="3287DA52" w:rsidR="00752A01" w:rsidRPr="00537462" w:rsidRDefault="004500DC" w:rsidP="00F21133">
      <w:pPr>
        <w:spacing w:after="0" w:line="276" w:lineRule="auto"/>
        <w:jc w:val="both"/>
        <w:rPr>
          <w:rFonts w:ascii="Times New Roman" w:hAnsi="Times New Roman"/>
          <w:lang w:val="vi-VN"/>
          <w:rPrChange w:id="359" w:author="Nguyet Nguyen (Senior Legal Executive)" w:date="2026-05-05T10:07:00Z">
            <w:rPr>
              <w:rFonts w:ascii="Times New Roman" w:hAnsi="Times New Roman"/>
              <w:sz w:val="24"/>
              <w:szCs w:val="24"/>
              <w:lang w:val="vi-VN"/>
            </w:rPr>
          </w:rPrChange>
        </w:rPr>
      </w:pPr>
      <w:bookmarkStart w:id="360" w:name="_Hlk157067810"/>
      <w:r w:rsidRPr="00537462">
        <w:rPr>
          <w:rFonts w:ascii="Times New Roman" w:hAnsi="Times New Roman"/>
          <w:lang w:val="vi-VN"/>
          <w:rPrChange w:id="361" w:author="Nguyet Nguyen (Senior Legal Executive)" w:date="2026-05-05T10:07:00Z">
            <w:rPr>
              <w:rFonts w:ascii="Times New Roman" w:hAnsi="Times New Roman"/>
              <w:sz w:val="24"/>
              <w:szCs w:val="24"/>
              <w:lang w:val="vi-VN"/>
            </w:rPr>
          </w:rPrChange>
        </w:rPr>
        <w:t xml:space="preserve">Bên A và Bên B thống nhất ký kết </w:t>
      </w:r>
      <w:r w:rsidRPr="00537462">
        <w:rPr>
          <w:rFonts w:ascii="Times New Roman" w:hAnsi="Times New Roman"/>
          <w:b/>
          <w:bCs/>
          <w:lang w:val="vi-VN"/>
          <w:rPrChange w:id="362" w:author="Nguyet Nguyen (Senior Legal Executive)" w:date="2026-05-05T10:07:00Z">
            <w:rPr>
              <w:rFonts w:ascii="Times New Roman" w:hAnsi="Times New Roman"/>
              <w:b/>
              <w:bCs/>
              <w:sz w:val="24"/>
              <w:szCs w:val="24"/>
              <w:lang w:val="vi-VN"/>
            </w:rPr>
          </w:rPrChange>
        </w:rPr>
        <w:t xml:space="preserve">Phụ </w:t>
      </w:r>
      <w:r w:rsidR="001C4505" w:rsidRPr="00537462">
        <w:rPr>
          <w:rFonts w:ascii="Times New Roman" w:hAnsi="Times New Roman"/>
          <w:b/>
          <w:bCs/>
          <w:lang w:val="vi-VN"/>
          <w:rPrChange w:id="363" w:author="Nguyet Nguyen (Senior Legal Executive)" w:date="2026-05-05T10:07:00Z">
            <w:rPr>
              <w:rFonts w:ascii="Times New Roman" w:hAnsi="Times New Roman"/>
              <w:b/>
              <w:bCs/>
              <w:sz w:val="24"/>
              <w:szCs w:val="24"/>
              <w:lang w:val="vi-VN"/>
            </w:rPr>
          </w:rPrChange>
        </w:rPr>
        <w:t>L</w:t>
      </w:r>
      <w:r w:rsidRPr="00537462">
        <w:rPr>
          <w:rFonts w:ascii="Times New Roman" w:hAnsi="Times New Roman"/>
          <w:b/>
          <w:bCs/>
          <w:lang w:val="vi-VN"/>
          <w:rPrChange w:id="364" w:author="Nguyet Nguyen (Senior Legal Executive)" w:date="2026-05-05T10:07:00Z">
            <w:rPr>
              <w:rFonts w:ascii="Times New Roman" w:hAnsi="Times New Roman"/>
              <w:b/>
              <w:bCs/>
              <w:sz w:val="24"/>
              <w:szCs w:val="24"/>
              <w:lang w:val="vi-VN"/>
            </w:rPr>
          </w:rPrChange>
        </w:rPr>
        <w:t>ục 1</w:t>
      </w:r>
      <w:r w:rsidR="00603082" w:rsidRPr="00537462">
        <w:rPr>
          <w:rFonts w:ascii="Times New Roman" w:hAnsi="Times New Roman"/>
          <w:b/>
          <w:bCs/>
          <w:lang w:val="vi-VN"/>
          <w:rPrChange w:id="365" w:author="Nguyet Nguyen (Senior Legal Executive)" w:date="2026-05-05T10:07:00Z">
            <w:rPr>
              <w:rFonts w:ascii="Times New Roman" w:hAnsi="Times New Roman"/>
              <w:b/>
              <w:bCs/>
              <w:sz w:val="24"/>
              <w:szCs w:val="24"/>
              <w:lang w:val="vi-VN"/>
            </w:rPr>
          </w:rPrChange>
        </w:rPr>
        <w:t xml:space="preserve"> </w:t>
      </w:r>
      <w:r w:rsidRPr="00537462">
        <w:rPr>
          <w:rFonts w:ascii="Times New Roman" w:hAnsi="Times New Roman"/>
          <w:b/>
          <w:bCs/>
          <w:lang w:val="vi-VN"/>
          <w:rPrChange w:id="366" w:author="Nguyet Nguyen (Senior Legal Executive)" w:date="2026-05-05T10:07:00Z">
            <w:rPr>
              <w:rFonts w:ascii="Times New Roman" w:hAnsi="Times New Roman"/>
              <w:b/>
              <w:bCs/>
              <w:sz w:val="24"/>
              <w:szCs w:val="24"/>
              <w:lang w:val="vi-VN"/>
            </w:rPr>
          </w:rPrChange>
        </w:rPr>
        <w:t xml:space="preserve">– </w:t>
      </w:r>
      <w:r w:rsidR="003A0997" w:rsidRPr="00537462">
        <w:rPr>
          <w:rFonts w:ascii="Times New Roman" w:hAnsi="Times New Roman"/>
          <w:b/>
          <w:bCs/>
          <w:lang w:val="vi-VN"/>
          <w:rPrChange w:id="367" w:author="Nguyet Nguyen (Senior Legal Executive)" w:date="2026-05-05T10:07:00Z">
            <w:rPr>
              <w:rFonts w:ascii="Times New Roman" w:hAnsi="Times New Roman"/>
              <w:b/>
              <w:bCs/>
              <w:sz w:val="24"/>
              <w:szCs w:val="24"/>
              <w:lang w:val="vi-VN"/>
            </w:rPr>
          </w:rPrChange>
        </w:rPr>
        <w:t>C</w:t>
      </w:r>
      <w:r w:rsidRPr="00537462">
        <w:rPr>
          <w:rFonts w:ascii="Times New Roman" w:hAnsi="Times New Roman"/>
          <w:b/>
          <w:bCs/>
          <w:lang w:val="vi-VN"/>
          <w:rPrChange w:id="368" w:author="Nguyet Nguyen (Senior Legal Executive)" w:date="2026-05-05T10:07:00Z">
            <w:rPr>
              <w:rFonts w:ascii="Times New Roman" w:hAnsi="Times New Roman"/>
              <w:b/>
              <w:bCs/>
              <w:sz w:val="24"/>
              <w:szCs w:val="24"/>
              <w:lang w:val="vi-VN"/>
            </w:rPr>
          </w:rPrChange>
        </w:rPr>
        <w:t xml:space="preserve">hi </w:t>
      </w:r>
      <w:r w:rsidR="003A0997" w:rsidRPr="00537462">
        <w:rPr>
          <w:rFonts w:ascii="Times New Roman" w:hAnsi="Times New Roman"/>
          <w:b/>
          <w:bCs/>
          <w:lang w:val="vi-VN"/>
          <w:rPrChange w:id="369" w:author="Nguyet Nguyen (Senior Legal Executive)" w:date="2026-05-05T10:07:00Z">
            <w:rPr>
              <w:rFonts w:ascii="Times New Roman" w:hAnsi="Times New Roman"/>
              <w:b/>
              <w:bCs/>
              <w:sz w:val="24"/>
              <w:szCs w:val="24"/>
              <w:lang w:val="vi-VN"/>
            </w:rPr>
          </w:rPrChange>
        </w:rPr>
        <w:t>T</w:t>
      </w:r>
      <w:r w:rsidRPr="00537462">
        <w:rPr>
          <w:rFonts w:ascii="Times New Roman" w:hAnsi="Times New Roman"/>
          <w:b/>
          <w:bCs/>
          <w:lang w:val="vi-VN"/>
          <w:rPrChange w:id="370" w:author="Nguyet Nguyen (Senior Legal Executive)" w:date="2026-05-05T10:07:00Z">
            <w:rPr>
              <w:rFonts w:ascii="Times New Roman" w:hAnsi="Times New Roman"/>
              <w:b/>
              <w:bCs/>
              <w:sz w:val="24"/>
              <w:szCs w:val="24"/>
              <w:lang w:val="vi-VN"/>
            </w:rPr>
          </w:rPrChange>
        </w:rPr>
        <w:t xml:space="preserve">iết </w:t>
      </w:r>
      <w:r w:rsidR="003A0997" w:rsidRPr="00537462">
        <w:rPr>
          <w:rFonts w:ascii="Times New Roman" w:hAnsi="Times New Roman"/>
          <w:b/>
          <w:bCs/>
          <w:lang w:val="vi-VN"/>
          <w:rPrChange w:id="371" w:author="Nguyet Nguyen (Senior Legal Executive)" w:date="2026-05-05T10:07:00Z">
            <w:rPr>
              <w:rFonts w:ascii="Times New Roman" w:hAnsi="Times New Roman"/>
              <w:b/>
              <w:bCs/>
              <w:sz w:val="24"/>
              <w:szCs w:val="24"/>
              <w:lang w:val="vi-VN"/>
            </w:rPr>
          </w:rPrChange>
        </w:rPr>
        <w:t>H</w:t>
      </w:r>
      <w:r w:rsidRPr="00537462">
        <w:rPr>
          <w:rFonts w:ascii="Times New Roman" w:hAnsi="Times New Roman"/>
          <w:b/>
          <w:bCs/>
          <w:lang w:val="vi-VN"/>
          <w:rPrChange w:id="372" w:author="Nguyet Nguyen (Senior Legal Executive)" w:date="2026-05-05T10:07:00Z">
            <w:rPr>
              <w:rFonts w:ascii="Times New Roman" w:hAnsi="Times New Roman"/>
              <w:b/>
              <w:bCs/>
              <w:sz w:val="24"/>
              <w:szCs w:val="24"/>
              <w:lang w:val="vi-VN"/>
            </w:rPr>
          </w:rPrChange>
        </w:rPr>
        <w:t xml:space="preserve">ạng </w:t>
      </w:r>
      <w:r w:rsidR="003A0997" w:rsidRPr="00537462">
        <w:rPr>
          <w:rFonts w:ascii="Times New Roman" w:hAnsi="Times New Roman"/>
          <w:b/>
          <w:bCs/>
          <w:lang w:val="vi-VN"/>
          <w:rPrChange w:id="373" w:author="Nguyet Nguyen (Senior Legal Executive)" w:date="2026-05-05T10:07:00Z">
            <w:rPr>
              <w:rFonts w:ascii="Times New Roman" w:hAnsi="Times New Roman"/>
              <w:b/>
              <w:bCs/>
              <w:sz w:val="24"/>
              <w:szCs w:val="24"/>
              <w:lang w:val="vi-VN"/>
            </w:rPr>
          </w:rPrChange>
        </w:rPr>
        <w:t>M</w:t>
      </w:r>
      <w:r w:rsidRPr="00537462">
        <w:rPr>
          <w:rFonts w:ascii="Times New Roman" w:hAnsi="Times New Roman"/>
          <w:b/>
          <w:bCs/>
          <w:lang w:val="vi-VN"/>
          <w:rPrChange w:id="374" w:author="Nguyet Nguyen (Senior Legal Executive)" w:date="2026-05-05T10:07:00Z">
            <w:rPr>
              <w:rFonts w:ascii="Times New Roman" w:hAnsi="Times New Roman"/>
              <w:b/>
              <w:bCs/>
              <w:sz w:val="24"/>
              <w:szCs w:val="24"/>
              <w:lang w:val="vi-VN"/>
            </w:rPr>
          </w:rPrChange>
        </w:rPr>
        <w:t xml:space="preserve">ục </w:t>
      </w:r>
      <w:r w:rsidR="003A0997" w:rsidRPr="00537462">
        <w:rPr>
          <w:rFonts w:ascii="Times New Roman" w:hAnsi="Times New Roman"/>
          <w:b/>
          <w:bCs/>
          <w:lang w:val="vi-VN"/>
          <w:rPrChange w:id="375" w:author="Nguyet Nguyen (Senior Legal Executive)" w:date="2026-05-05T10:07:00Z">
            <w:rPr>
              <w:rFonts w:ascii="Times New Roman" w:hAnsi="Times New Roman"/>
              <w:b/>
              <w:bCs/>
              <w:sz w:val="24"/>
              <w:szCs w:val="24"/>
              <w:lang w:val="vi-VN"/>
            </w:rPr>
          </w:rPrChange>
        </w:rPr>
        <w:t>C</w:t>
      </w:r>
      <w:r w:rsidRPr="00537462">
        <w:rPr>
          <w:rFonts w:ascii="Times New Roman" w:hAnsi="Times New Roman"/>
          <w:b/>
          <w:bCs/>
          <w:lang w:val="vi-VN"/>
          <w:rPrChange w:id="376" w:author="Nguyet Nguyen (Senior Legal Executive)" w:date="2026-05-05T10:07:00Z">
            <w:rPr>
              <w:rFonts w:ascii="Times New Roman" w:hAnsi="Times New Roman"/>
              <w:b/>
              <w:bCs/>
              <w:sz w:val="24"/>
              <w:szCs w:val="24"/>
              <w:lang w:val="vi-VN"/>
            </w:rPr>
          </w:rPrChange>
        </w:rPr>
        <w:t xml:space="preserve">ông </w:t>
      </w:r>
      <w:r w:rsidR="003A0997" w:rsidRPr="00537462">
        <w:rPr>
          <w:rFonts w:ascii="Times New Roman" w:hAnsi="Times New Roman"/>
          <w:b/>
          <w:bCs/>
          <w:lang w:val="vi-VN"/>
          <w:rPrChange w:id="377" w:author="Nguyet Nguyen (Senior Legal Executive)" w:date="2026-05-05T10:07:00Z">
            <w:rPr>
              <w:rFonts w:ascii="Times New Roman" w:hAnsi="Times New Roman"/>
              <w:b/>
              <w:bCs/>
              <w:sz w:val="24"/>
              <w:szCs w:val="24"/>
              <w:lang w:val="vi-VN"/>
            </w:rPr>
          </w:rPrChange>
        </w:rPr>
        <w:t>V</w:t>
      </w:r>
      <w:r w:rsidRPr="00537462">
        <w:rPr>
          <w:rFonts w:ascii="Times New Roman" w:hAnsi="Times New Roman"/>
          <w:b/>
          <w:bCs/>
          <w:lang w:val="vi-VN"/>
          <w:rPrChange w:id="378" w:author="Nguyet Nguyen (Senior Legal Executive)" w:date="2026-05-05T10:07:00Z">
            <w:rPr>
              <w:rFonts w:ascii="Times New Roman" w:hAnsi="Times New Roman"/>
              <w:b/>
              <w:bCs/>
              <w:sz w:val="24"/>
              <w:szCs w:val="24"/>
              <w:lang w:val="vi-VN"/>
            </w:rPr>
          </w:rPrChange>
        </w:rPr>
        <w:t>iệc</w:t>
      </w:r>
      <w:r w:rsidRPr="00537462">
        <w:rPr>
          <w:rFonts w:ascii="Times New Roman" w:hAnsi="Times New Roman"/>
          <w:lang w:val="vi-VN"/>
          <w:rPrChange w:id="379" w:author="Nguyet Nguyen (Senior Legal Executive)" w:date="2026-05-05T10:07:00Z">
            <w:rPr>
              <w:rFonts w:ascii="Times New Roman" w:hAnsi="Times New Roman"/>
              <w:sz w:val="24"/>
              <w:szCs w:val="24"/>
              <w:lang w:val="vi-VN"/>
            </w:rPr>
          </w:rPrChange>
        </w:rPr>
        <w:t xml:space="preserve"> là một phần không thể tách rời của </w:t>
      </w:r>
      <w:r w:rsidR="00AC38C7" w:rsidRPr="00537462">
        <w:rPr>
          <w:rFonts w:ascii="Times New Roman" w:hAnsi="Times New Roman"/>
          <w:lang w:val="vi-VN"/>
          <w:rPrChange w:id="380" w:author="Nguyet Nguyen (Senior Legal Executive)" w:date="2026-05-05T10:07:00Z">
            <w:rPr>
              <w:rFonts w:ascii="Times New Roman" w:hAnsi="Times New Roman"/>
              <w:sz w:val="24"/>
              <w:szCs w:val="24"/>
              <w:lang w:val="vi-VN"/>
            </w:rPr>
          </w:rPrChange>
        </w:rPr>
        <w:t>Hợp Đồng</w:t>
      </w:r>
      <w:r w:rsidRPr="00537462">
        <w:rPr>
          <w:rFonts w:ascii="Times New Roman" w:hAnsi="Times New Roman"/>
          <w:lang w:val="vi-VN"/>
          <w:rPrChange w:id="381" w:author="Nguyet Nguyen (Senior Legal Executive)" w:date="2026-05-05T10:07:00Z">
            <w:rPr>
              <w:rFonts w:ascii="Times New Roman" w:hAnsi="Times New Roman"/>
              <w:sz w:val="24"/>
              <w:szCs w:val="24"/>
              <w:lang w:val="vi-VN"/>
            </w:rPr>
          </w:rPrChange>
        </w:rPr>
        <w:t xml:space="preserve"> </w:t>
      </w:r>
      <w:r w:rsidR="00664D33" w:rsidRPr="00537462">
        <w:rPr>
          <w:rFonts w:ascii="Times New Roman" w:hAnsi="Times New Roman"/>
          <w:lang w:val="vi-VN"/>
          <w:rPrChange w:id="382" w:author="Nguyet Nguyen (Senior Legal Executive)" w:date="2026-05-05T10:07:00Z">
            <w:rPr>
              <w:rFonts w:ascii="Times New Roman" w:hAnsi="Times New Roman"/>
              <w:sz w:val="24"/>
              <w:szCs w:val="24"/>
              <w:lang w:val="vi-VN"/>
            </w:rPr>
          </w:rPrChange>
        </w:rPr>
        <w:t>Dịch Vụ</w:t>
      </w:r>
      <w:r w:rsidRPr="00537462">
        <w:rPr>
          <w:rFonts w:ascii="Times New Roman" w:hAnsi="Times New Roman"/>
          <w:lang w:val="vi-VN"/>
          <w:rPrChange w:id="383" w:author="Nguyet Nguyen (Senior Legal Executive)" w:date="2026-05-05T10:07:00Z">
            <w:rPr>
              <w:rFonts w:ascii="Times New Roman" w:hAnsi="Times New Roman"/>
              <w:sz w:val="24"/>
              <w:szCs w:val="24"/>
              <w:lang w:val="vi-VN"/>
            </w:rPr>
          </w:rPrChange>
        </w:rPr>
        <w:t xml:space="preserve"> số </w:t>
      </w:r>
      <w:ins w:id="384" w:author="Nguyet Nguyen (Senior Legal Executive)" w:date="2026-05-05T09:55:00Z">
        <w:r w:rsidR="002128BF" w:rsidRPr="00537462">
          <w:rPr>
            <w:rFonts w:ascii="Times New Roman" w:hAnsi="Times New Roman"/>
            <w:b/>
            <w:bCs/>
            <w:color w:val="0000CC"/>
            <w:rPrChange w:id="385" w:author="Nguyet Nguyen (Senior Legal Executive)" w:date="2026-05-05T10:07:00Z">
              <w:rPr>
                <w:rFonts w:ascii="Times New Roman" w:hAnsi="Times New Roman"/>
                <w:b/>
                <w:bCs/>
                <w:color w:val="0000CC"/>
                <w:sz w:val="24"/>
                <w:szCs w:val="24"/>
              </w:rPr>
            </w:rPrChange>
          </w:rPr>
          <w:t>779/</w:t>
        </w:r>
        <w:r w:rsidR="002128BF" w:rsidRPr="00537462">
          <w:rPr>
            <w:rFonts w:ascii="Times New Roman" w:hAnsi="Times New Roman"/>
            <w:b/>
            <w:bCs/>
            <w:rPrChange w:id="386" w:author="Nguyet Nguyen (Senior Legal Executive)" w:date="2026-05-05T10:07:00Z">
              <w:rPr>
                <w:rFonts w:ascii="Times New Roman" w:hAnsi="Times New Roman"/>
                <w:b/>
                <w:bCs/>
                <w:sz w:val="24"/>
                <w:szCs w:val="24"/>
              </w:rPr>
            </w:rPrChange>
          </w:rPr>
          <w:t>2026/1106-ESE/ACFC-CROSSOVERS</w:t>
        </w:r>
        <w:r w:rsidR="002128BF" w:rsidRPr="00537462" w:rsidDel="002128BF">
          <w:rPr>
            <w:rFonts w:ascii="Times New Roman" w:hAnsi="Times New Roman"/>
            <w:color w:val="45B0E1" w:themeColor="accent1" w:themeTint="99"/>
            <w:lang w:val="vi-VN"/>
            <w:rPrChange w:id="387" w:author="Nguyet Nguyen (Senior Legal Executive)" w:date="2026-05-05T10:07:00Z">
              <w:rPr>
                <w:rFonts w:ascii="Times New Roman" w:hAnsi="Times New Roman"/>
                <w:color w:val="45B0E1" w:themeColor="accent1" w:themeTint="99"/>
                <w:sz w:val="24"/>
                <w:szCs w:val="24"/>
                <w:lang w:val="vi-VN"/>
              </w:rPr>
            </w:rPrChange>
          </w:rPr>
          <w:t xml:space="preserve"> </w:t>
        </w:r>
      </w:ins>
      <w:del w:id="388" w:author="Nguyet Nguyen (Senior Legal Executive)" w:date="2026-05-05T09:55:00Z">
        <w:r w:rsidR="00470121" w:rsidRPr="00537462" w:rsidDel="002128BF">
          <w:rPr>
            <w:rFonts w:ascii="Times New Roman" w:hAnsi="Times New Roman"/>
            <w:color w:val="45B0E1" w:themeColor="accent1" w:themeTint="99"/>
            <w:lang w:val="vi-VN"/>
            <w:rPrChange w:id="389" w:author="Nguyet Nguyen (Senior Legal Executive)" w:date="2026-05-05T10:07:00Z">
              <w:rPr>
                <w:rFonts w:ascii="Times New Roman" w:hAnsi="Times New Roman"/>
                <w:color w:val="45B0E1" w:themeColor="accent1" w:themeTint="99"/>
                <w:sz w:val="24"/>
                <w:szCs w:val="24"/>
                <w:lang w:val="vi-VN"/>
              </w:rPr>
            </w:rPrChange>
          </w:rPr>
          <w:delText>[__]</w:delText>
        </w:r>
        <w:r w:rsidRPr="00537462" w:rsidDel="002128BF">
          <w:rPr>
            <w:rFonts w:ascii="Times New Roman" w:hAnsi="Times New Roman"/>
            <w:lang w:val="vi-VN"/>
            <w:rPrChange w:id="390" w:author="Nguyet Nguyen (Senior Legal Executive)" w:date="2026-05-05T10:07:00Z">
              <w:rPr>
                <w:rFonts w:ascii="Times New Roman" w:hAnsi="Times New Roman"/>
                <w:sz w:val="24"/>
                <w:szCs w:val="24"/>
                <w:lang w:val="vi-VN"/>
              </w:rPr>
            </w:rPrChange>
          </w:rPr>
          <w:delText xml:space="preserve"> ký ngày </w:delText>
        </w:r>
        <w:r w:rsidR="00470121" w:rsidRPr="00537462" w:rsidDel="002128BF">
          <w:rPr>
            <w:rFonts w:ascii="Times New Roman" w:hAnsi="Times New Roman"/>
            <w:color w:val="45B0E1" w:themeColor="accent1" w:themeTint="99"/>
            <w:lang w:val="vi-VN"/>
            <w:rPrChange w:id="391" w:author="Nguyet Nguyen (Senior Legal Executive)" w:date="2026-05-05T10:07:00Z">
              <w:rPr>
                <w:rFonts w:ascii="Times New Roman" w:hAnsi="Times New Roman"/>
                <w:color w:val="45B0E1" w:themeColor="accent1" w:themeTint="99"/>
                <w:sz w:val="24"/>
                <w:szCs w:val="24"/>
                <w:lang w:val="vi-VN"/>
              </w:rPr>
            </w:rPrChange>
          </w:rPr>
          <w:delText>[__]</w:delText>
        </w:r>
        <w:r w:rsidRPr="00537462" w:rsidDel="002128BF">
          <w:rPr>
            <w:rFonts w:ascii="Times New Roman" w:hAnsi="Times New Roman"/>
            <w:lang w:val="vi-VN"/>
            <w:rPrChange w:id="392" w:author="Nguyet Nguyen (Senior Legal Executive)" w:date="2026-05-05T10:07:00Z">
              <w:rPr>
                <w:rFonts w:ascii="Times New Roman" w:hAnsi="Times New Roman"/>
                <w:sz w:val="24"/>
                <w:szCs w:val="24"/>
                <w:lang w:val="vi-VN"/>
              </w:rPr>
            </w:rPrChange>
          </w:rPr>
          <w:delText xml:space="preserve">, </w:delText>
        </w:r>
      </w:del>
      <w:r w:rsidRPr="00537462">
        <w:rPr>
          <w:rFonts w:ascii="Times New Roman" w:hAnsi="Times New Roman"/>
          <w:lang w:val="vi-VN"/>
          <w:rPrChange w:id="393" w:author="Nguyet Nguyen (Senior Legal Executive)" w:date="2026-05-05T10:07:00Z">
            <w:rPr>
              <w:rFonts w:ascii="Times New Roman" w:hAnsi="Times New Roman"/>
              <w:sz w:val="24"/>
              <w:szCs w:val="24"/>
              <w:lang w:val="vi-VN"/>
            </w:rPr>
          </w:rPrChange>
        </w:rPr>
        <w:t>với nội dung cụ thể như sau</w:t>
      </w:r>
      <w:r w:rsidR="00752A01" w:rsidRPr="00537462">
        <w:rPr>
          <w:rFonts w:ascii="Times New Roman" w:hAnsi="Times New Roman"/>
          <w:lang w:val="vi-VN"/>
          <w:rPrChange w:id="394" w:author="Nguyet Nguyen (Senior Legal Executive)" w:date="2026-05-05T10:07:00Z">
            <w:rPr>
              <w:rFonts w:ascii="Times New Roman" w:hAnsi="Times New Roman"/>
              <w:sz w:val="24"/>
              <w:szCs w:val="24"/>
              <w:lang w:val="vi-VN"/>
            </w:rPr>
          </w:rPrChange>
        </w:rPr>
        <w:t xml:space="preserve">: </w:t>
      </w:r>
    </w:p>
    <w:bookmarkEnd w:id="360"/>
    <w:p w14:paraId="7205A7BA" w14:textId="77777777" w:rsidR="00752A01" w:rsidRPr="00537462" w:rsidRDefault="00752A01" w:rsidP="00DD7084">
      <w:pPr>
        <w:spacing w:after="0" w:line="276" w:lineRule="auto"/>
        <w:rPr>
          <w:rFonts w:ascii="Times New Roman" w:hAnsi="Times New Roman"/>
          <w:b/>
          <w:bCs/>
          <w:rPrChange w:id="395" w:author="Nguyet Nguyen (Senior Legal Executive)" w:date="2026-05-05T10:07:00Z">
            <w:rPr>
              <w:rFonts w:ascii="Times New Roman" w:hAnsi="Times New Roman"/>
              <w:b/>
              <w:bCs/>
              <w:sz w:val="24"/>
              <w:szCs w:val="24"/>
            </w:rPr>
          </w:rPrChange>
        </w:rPr>
      </w:pPr>
      <w:r w:rsidRPr="00537462">
        <w:rPr>
          <w:rFonts w:ascii="Times New Roman" w:hAnsi="Times New Roman"/>
          <w:b/>
          <w:bCs/>
          <w:rPrChange w:id="396" w:author="Nguyet Nguyen (Senior Legal Executive)" w:date="2026-05-05T10:07:00Z">
            <w:rPr>
              <w:rFonts w:ascii="Times New Roman" w:hAnsi="Times New Roman"/>
              <w:b/>
              <w:bCs/>
              <w:sz w:val="24"/>
              <w:szCs w:val="24"/>
            </w:rPr>
          </w:rPrChange>
        </w:rPr>
        <w:t xml:space="preserve">ĐIỀU 1. THÔNG TIN </w:t>
      </w:r>
      <w:r w:rsidR="00C503B3" w:rsidRPr="00537462">
        <w:rPr>
          <w:rFonts w:ascii="Times New Roman" w:hAnsi="Times New Roman"/>
          <w:b/>
          <w:bCs/>
          <w:rPrChange w:id="397" w:author="Nguyet Nguyen (Senior Legal Executive)" w:date="2026-05-05T10:07:00Z">
            <w:rPr>
              <w:rFonts w:ascii="Times New Roman" w:hAnsi="Times New Roman"/>
              <w:b/>
              <w:bCs/>
              <w:sz w:val="24"/>
              <w:szCs w:val="24"/>
            </w:rPr>
          </w:rPrChange>
        </w:rPr>
        <w:t>SỰ KIỆN</w:t>
      </w:r>
    </w:p>
    <w:p w14:paraId="5E00914A" w14:textId="39CEA55B" w:rsidR="00752A01" w:rsidRPr="00537462" w:rsidRDefault="00752A01" w:rsidP="00F21133">
      <w:pPr>
        <w:pStyle w:val="ListParagraph"/>
        <w:numPr>
          <w:ilvl w:val="0"/>
          <w:numId w:val="21"/>
        </w:numPr>
        <w:spacing w:line="276" w:lineRule="auto"/>
        <w:ind w:hanging="709"/>
        <w:rPr>
          <w:b/>
          <w:bCs/>
          <w:sz w:val="22"/>
          <w:szCs w:val="22"/>
          <w:rPrChange w:id="398" w:author="Nguyet Nguyen (Senior Legal Executive)" w:date="2026-05-05T10:07:00Z">
            <w:rPr>
              <w:b/>
              <w:bCs/>
              <w:color w:val="1F3864"/>
            </w:rPr>
          </w:rPrChange>
        </w:rPr>
      </w:pPr>
      <w:r w:rsidRPr="00537462">
        <w:rPr>
          <w:sz w:val="22"/>
          <w:szCs w:val="22"/>
          <w:rPrChange w:id="399" w:author="Nguyet Nguyen (Senior Legal Executive)" w:date="2026-05-05T10:07:00Z">
            <w:rPr/>
          </w:rPrChange>
        </w:rPr>
        <w:t xml:space="preserve">Tên </w:t>
      </w:r>
      <w:r w:rsidR="00C503B3" w:rsidRPr="00537462">
        <w:rPr>
          <w:sz w:val="22"/>
          <w:szCs w:val="22"/>
          <w:rPrChange w:id="400" w:author="Nguyet Nguyen (Senior Legal Executive)" w:date="2026-05-05T10:07:00Z">
            <w:rPr/>
          </w:rPrChange>
        </w:rPr>
        <w:t>Sự Kiện</w:t>
      </w:r>
      <w:r w:rsidRPr="00537462">
        <w:rPr>
          <w:sz w:val="22"/>
          <w:szCs w:val="22"/>
          <w:rPrChange w:id="401" w:author="Nguyet Nguyen (Senior Legal Executive)" w:date="2026-05-05T10:07:00Z">
            <w:rPr/>
          </w:rPrChange>
        </w:rPr>
        <w:t>:</w:t>
      </w:r>
      <w:r w:rsidRPr="00537462">
        <w:rPr>
          <w:sz w:val="22"/>
          <w:szCs w:val="22"/>
          <w:rPrChange w:id="402" w:author="Nguyet Nguyen (Senior Legal Executive)" w:date="2026-05-05T10:07:00Z">
            <w:rPr>
              <w:color w:val="1F3864"/>
            </w:rPr>
          </w:rPrChange>
        </w:rPr>
        <w:t xml:space="preserve"> </w:t>
      </w:r>
      <w:del w:id="403" w:author="Tien Nguyen" w:date="2026-04-22T20:49:00Z">
        <w:r w:rsidR="00470121" w:rsidRPr="00537462" w:rsidDel="00066A81">
          <w:rPr>
            <w:b/>
            <w:bCs/>
            <w:sz w:val="22"/>
            <w:szCs w:val="22"/>
            <w:rPrChange w:id="404" w:author="Nguyet Nguyen (Senior Legal Executive)" w:date="2026-05-05T10:07:00Z">
              <w:rPr>
                <w:b/>
                <w:bCs/>
                <w:color w:val="45B0E1" w:themeColor="accent1" w:themeTint="99"/>
              </w:rPr>
            </w:rPrChange>
          </w:rPr>
          <w:delText>[_</w:delText>
        </w:r>
      </w:del>
      <w:ins w:id="405" w:author="Tien Nguyen" w:date="2026-04-22T17:04:00Z">
        <w:r w:rsidR="00E67CBA" w:rsidRPr="00537462">
          <w:rPr>
            <w:b/>
            <w:sz w:val="22"/>
            <w:szCs w:val="22"/>
            <w:lang w:val="vi-VN"/>
            <w:rPrChange w:id="406" w:author="Nguyet Nguyen (Senior Legal Executive)" w:date="2026-05-05T10:07:00Z">
              <w:rPr>
                <w:b/>
                <w:bCs/>
                <w:color w:val="45B0E1" w:themeColor="accent1" w:themeTint="99"/>
                <w:lang w:val="vi-VN"/>
              </w:rPr>
            </w:rPrChange>
          </w:rPr>
          <w:t>Ra mắt</w:t>
        </w:r>
      </w:ins>
      <w:ins w:id="407" w:author="Nguyen Quynh Thuy Tien (Senior Social &amp; Digital Marketing Executive)" w:date="2026-04-23T11:06:00Z">
        <w:r w:rsidR="00C17FE2" w:rsidRPr="00537462">
          <w:rPr>
            <w:b/>
            <w:sz w:val="22"/>
            <w:szCs w:val="22"/>
            <w:lang w:val="en-US"/>
            <w:rPrChange w:id="408" w:author="Nguyet Nguyen (Senior Legal Executive)" w:date="2026-05-05T10:07:00Z">
              <w:rPr>
                <w:color w:val="45B0E1" w:themeColor="accent1" w:themeTint="99"/>
                <w:lang w:val="en-US"/>
              </w:rPr>
            </w:rPrChange>
          </w:rPr>
          <w:t xml:space="preserve"> sản phẩm chạy bộ Nike</w:t>
        </w:r>
      </w:ins>
      <w:ins w:id="409" w:author="Tien Nguyen" w:date="2026-04-22T17:04:00Z">
        <w:r w:rsidR="00E67CBA" w:rsidRPr="00537462">
          <w:rPr>
            <w:b/>
            <w:sz w:val="22"/>
            <w:szCs w:val="22"/>
            <w:lang w:val="vi-VN"/>
            <w:rPrChange w:id="410" w:author="Nguyet Nguyen (Senior Legal Executive)" w:date="2026-05-05T10:07:00Z">
              <w:rPr>
                <w:b/>
                <w:bCs/>
                <w:color w:val="45B0E1" w:themeColor="accent1" w:themeTint="99"/>
                <w:lang w:val="vi-VN"/>
              </w:rPr>
            </w:rPrChange>
          </w:rPr>
          <w:t xml:space="preserve"> Pegasus 42</w:t>
        </w:r>
      </w:ins>
      <w:del w:id="411" w:author="Tien Nguyen" w:date="2026-04-22T20:49:00Z">
        <w:r w:rsidR="00470121" w:rsidRPr="00537462" w:rsidDel="00066A81">
          <w:rPr>
            <w:sz w:val="22"/>
            <w:szCs w:val="22"/>
            <w:rPrChange w:id="412" w:author="Nguyet Nguyen (Senior Legal Executive)" w:date="2026-05-05T10:07:00Z">
              <w:rPr>
                <w:b/>
                <w:bCs/>
                <w:color w:val="45B0E1" w:themeColor="accent1" w:themeTint="99"/>
              </w:rPr>
            </w:rPrChange>
          </w:rPr>
          <w:delText>_]</w:delText>
        </w:r>
      </w:del>
    </w:p>
    <w:p w14:paraId="56D2B480" w14:textId="3B351D42" w:rsidR="00752A01" w:rsidRPr="00537462" w:rsidRDefault="00752A01" w:rsidP="00F21133">
      <w:pPr>
        <w:pStyle w:val="ListParagraph"/>
        <w:numPr>
          <w:ilvl w:val="0"/>
          <w:numId w:val="21"/>
        </w:numPr>
        <w:spacing w:line="276" w:lineRule="auto"/>
        <w:ind w:hanging="709"/>
        <w:rPr>
          <w:sz w:val="22"/>
          <w:szCs w:val="22"/>
          <w:rPrChange w:id="413" w:author="Nguyet Nguyen (Senior Legal Executive)" w:date="2026-05-05T10:07:00Z">
            <w:rPr/>
          </w:rPrChange>
        </w:rPr>
      </w:pPr>
      <w:r w:rsidRPr="00537462">
        <w:rPr>
          <w:sz w:val="22"/>
          <w:szCs w:val="22"/>
          <w:rPrChange w:id="414" w:author="Nguyet Nguyen (Senior Legal Executive)" w:date="2026-05-05T10:07:00Z">
            <w:rPr/>
          </w:rPrChange>
        </w:rPr>
        <w:t>Nhãn hàng:</w:t>
      </w:r>
      <w:ins w:id="415" w:author="Tien Nguyen" w:date="2026-04-22T20:49:00Z">
        <w:r w:rsidR="00066A81" w:rsidRPr="00537462" w:rsidDel="00066A81">
          <w:rPr>
            <w:sz w:val="22"/>
            <w:szCs w:val="22"/>
            <w:rPrChange w:id="416" w:author="Nguyet Nguyen (Senior Legal Executive)" w:date="2026-05-05T10:07:00Z">
              <w:rPr/>
            </w:rPrChange>
          </w:rPr>
          <w:t xml:space="preserve"> </w:t>
        </w:r>
      </w:ins>
      <w:del w:id="417" w:author="Tien Nguyen" w:date="2026-04-22T20:49:00Z">
        <w:r w:rsidRPr="00537462" w:rsidDel="00066A81">
          <w:rPr>
            <w:b/>
            <w:sz w:val="22"/>
            <w:szCs w:val="22"/>
            <w:rPrChange w:id="418" w:author="Nguyet Nguyen (Senior Legal Executive)" w:date="2026-05-05T10:07:00Z">
              <w:rPr/>
            </w:rPrChange>
          </w:rPr>
          <w:delText xml:space="preserve"> </w:delText>
        </w:r>
        <w:r w:rsidR="00470121" w:rsidRPr="00537462" w:rsidDel="00066A81">
          <w:rPr>
            <w:b/>
            <w:sz w:val="22"/>
            <w:szCs w:val="22"/>
            <w:rPrChange w:id="419" w:author="Nguyet Nguyen (Senior Legal Executive)" w:date="2026-05-05T10:07:00Z">
              <w:rPr>
                <w:color w:val="45B0E1" w:themeColor="accent1" w:themeTint="99"/>
              </w:rPr>
            </w:rPrChange>
          </w:rPr>
          <w:delText>[_</w:delText>
        </w:r>
      </w:del>
      <w:ins w:id="420" w:author="Tien Nguyen" w:date="2026-04-22T17:04:00Z">
        <w:r w:rsidR="00E67CBA" w:rsidRPr="00537462">
          <w:rPr>
            <w:b/>
            <w:sz w:val="22"/>
            <w:szCs w:val="22"/>
            <w:lang w:val="vi-VN"/>
            <w:rPrChange w:id="421" w:author="Nguyet Nguyen (Senior Legal Executive)" w:date="2026-05-05T10:07:00Z">
              <w:rPr>
                <w:color w:val="45B0E1" w:themeColor="accent1" w:themeTint="99"/>
                <w:lang w:val="vi-VN"/>
              </w:rPr>
            </w:rPrChange>
          </w:rPr>
          <w:t>Nike</w:t>
        </w:r>
      </w:ins>
      <w:del w:id="422" w:author="Tien Nguyen" w:date="2026-04-22T20:49:00Z">
        <w:r w:rsidR="00470121" w:rsidRPr="00537462" w:rsidDel="00066A81">
          <w:rPr>
            <w:sz w:val="22"/>
            <w:szCs w:val="22"/>
            <w:rPrChange w:id="423" w:author="Nguyet Nguyen (Senior Legal Executive)" w:date="2026-05-05T10:07:00Z">
              <w:rPr>
                <w:color w:val="45B0E1" w:themeColor="accent1" w:themeTint="99"/>
              </w:rPr>
            </w:rPrChange>
          </w:rPr>
          <w:delText>_]</w:delText>
        </w:r>
      </w:del>
    </w:p>
    <w:p w14:paraId="1D2BE870" w14:textId="688197C5" w:rsidR="0060038C" w:rsidRPr="005B3B96" w:rsidRDefault="00752A01" w:rsidP="0060038C">
      <w:pPr>
        <w:pStyle w:val="ListParagraph"/>
        <w:numPr>
          <w:ilvl w:val="0"/>
          <w:numId w:val="21"/>
        </w:numPr>
        <w:spacing w:line="276" w:lineRule="auto"/>
        <w:ind w:hanging="709"/>
        <w:rPr>
          <w:ins w:id="424" w:author="Tien Nguyen" w:date="2026-04-23T17:20:00Z"/>
          <w:b/>
          <w:sz w:val="22"/>
          <w:szCs w:val="22"/>
          <w:rPrChange w:id="425" w:author="Nguyet Nguyen (Senior Legal Executive)" w:date="2026-05-05T10:29:00Z">
            <w:rPr>
              <w:ins w:id="426" w:author="Tien Nguyen" w:date="2026-04-23T17:20:00Z"/>
              <w:color w:val="45B0E1" w:themeColor="accent1" w:themeTint="99"/>
              <w:lang w:val="vi-VN"/>
            </w:rPr>
          </w:rPrChange>
        </w:rPr>
      </w:pPr>
      <w:commentRangeStart w:id="427"/>
      <w:r w:rsidRPr="005B3B96">
        <w:rPr>
          <w:b/>
          <w:sz w:val="22"/>
          <w:szCs w:val="22"/>
          <w:rPrChange w:id="428" w:author="Nguyet Nguyen (Senior Legal Executive)" w:date="2026-05-05T10:29:00Z">
            <w:rPr/>
          </w:rPrChange>
        </w:rPr>
        <w:t xml:space="preserve">Địa điểm </w:t>
      </w:r>
      <w:commentRangeEnd w:id="427"/>
      <w:r w:rsidR="00444E1D">
        <w:rPr>
          <w:rStyle w:val="CommentReference"/>
          <w:rFonts w:eastAsia="Times New Roman"/>
          <w:lang w:val="en-US" w:eastAsia="en-US"/>
        </w:rPr>
        <w:commentReference w:id="427"/>
      </w:r>
      <w:ins w:id="429" w:author="Nguyen Quynh Thuy Tien (Senior Social &amp; Digital Marketing Executive)" w:date="2026-04-24T11:16:00Z">
        <w:r w:rsidR="00825C00" w:rsidRPr="005B3B96">
          <w:rPr>
            <w:b/>
            <w:sz w:val="22"/>
            <w:szCs w:val="22"/>
            <w:rPrChange w:id="430" w:author="Nguyet Nguyen (Senior Legal Executive)" w:date="2026-05-05T10:29:00Z">
              <w:rPr/>
            </w:rPrChange>
          </w:rPr>
          <w:t xml:space="preserve">dự kiến </w:t>
        </w:r>
      </w:ins>
      <w:r w:rsidRPr="005B3B96">
        <w:rPr>
          <w:b/>
          <w:sz w:val="22"/>
          <w:szCs w:val="22"/>
          <w:lang w:val="en-US"/>
          <w:rPrChange w:id="431" w:author="Nguyet Nguyen (Senior Legal Executive)" w:date="2026-05-05T10:29:00Z">
            <w:rPr>
              <w:lang w:val="en-US"/>
            </w:rPr>
          </w:rPrChange>
        </w:rPr>
        <w:t>tổ chức</w:t>
      </w:r>
      <w:r w:rsidRPr="005B3B96">
        <w:rPr>
          <w:b/>
          <w:sz w:val="22"/>
          <w:szCs w:val="22"/>
          <w:rPrChange w:id="432" w:author="Nguyet Nguyen (Senior Legal Executive)" w:date="2026-05-05T10:29:00Z">
            <w:rPr/>
          </w:rPrChange>
        </w:rPr>
        <w:t xml:space="preserve"> </w:t>
      </w:r>
      <w:r w:rsidR="00C503B3" w:rsidRPr="005B3B96">
        <w:rPr>
          <w:b/>
          <w:sz w:val="22"/>
          <w:szCs w:val="22"/>
          <w:rPrChange w:id="433" w:author="Nguyet Nguyen (Senior Legal Executive)" w:date="2026-05-05T10:29:00Z">
            <w:rPr/>
          </w:rPrChange>
        </w:rPr>
        <w:t>Sự Kiện</w:t>
      </w:r>
      <w:r w:rsidRPr="005B3B96">
        <w:rPr>
          <w:b/>
          <w:sz w:val="22"/>
          <w:szCs w:val="22"/>
          <w:rPrChange w:id="434" w:author="Nguyet Nguyen (Senior Legal Executive)" w:date="2026-05-05T10:29:00Z">
            <w:rPr/>
          </w:rPrChange>
        </w:rPr>
        <w:t>:</w:t>
      </w:r>
      <w:ins w:id="435" w:author="Tien Nguyen" w:date="2026-04-23T17:16:00Z">
        <w:r w:rsidR="0060038C" w:rsidRPr="005B3B96">
          <w:rPr>
            <w:b/>
            <w:sz w:val="22"/>
            <w:szCs w:val="22"/>
            <w:lang w:val="vi-VN"/>
            <w:rPrChange w:id="436" w:author="Nguyet Nguyen (Senior Legal Executive)" w:date="2026-05-05T10:29:00Z">
              <w:rPr>
                <w:color w:val="45B0E1" w:themeColor="accent1" w:themeTint="99"/>
                <w:lang w:val="vi-VN"/>
              </w:rPr>
            </w:rPrChange>
          </w:rPr>
          <w:t xml:space="preserve"> </w:t>
        </w:r>
      </w:ins>
    </w:p>
    <w:p w14:paraId="0759BDEF" w14:textId="3E63B71C" w:rsidR="0060038C" w:rsidRPr="00537462" w:rsidRDefault="0060038C" w:rsidP="0060038C">
      <w:pPr>
        <w:pStyle w:val="ListParagraph"/>
        <w:spacing w:line="276" w:lineRule="auto"/>
        <w:ind w:left="709"/>
        <w:rPr>
          <w:ins w:id="437" w:author="Tien Nguyen" w:date="2026-04-23T17:20:00Z"/>
          <w:sz w:val="22"/>
          <w:szCs w:val="22"/>
          <w:lang w:val="vi-VN"/>
          <w:rPrChange w:id="438" w:author="Nguyet Nguyen (Senior Legal Executive)" w:date="2026-05-05T10:07:00Z">
            <w:rPr>
              <w:ins w:id="439" w:author="Tien Nguyen" w:date="2026-04-23T17:20:00Z"/>
              <w:lang w:val="vi-VN"/>
            </w:rPr>
          </w:rPrChange>
        </w:rPr>
      </w:pPr>
      <w:ins w:id="440" w:author="Tien Nguyen" w:date="2026-04-23T17:20:00Z">
        <w:r w:rsidRPr="00537462">
          <w:rPr>
            <w:sz w:val="22"/>
            <w:szCs w:val="22"/>
            <w:lang w:val="vi-VN"/>
            <w:rPrChange w:id="441" w:author="Nguyet Nguyen (Senior Legal Executive)" w:date="2026-05-05T10:07:00Z">
              <w:rPr>
                <w:color w:val="45B0E1" w:themeColor="accent1" w:themeTint="99"/>
                <w:lang w:val="vi-VN"/>
              </w:rPr>
            </w:rPrChange>
          </w:rPr>
          <w:t xml:space="preserve">+ </w:t>
        </w:r>
      </w:ins>
      <w:ins w:id="442" w:author="Tien Nguyen" w:date="2026-04-23T20:19:00Z">
        <w:r w:rsidR="00C81320" w:rsidRPr="00C31EB7">
          <w:rPr>
            <w:sz w:val="22"/>
            <w:szCs w:val="22"/>
            <w:highlight w:val="green"/>
            <w:lang w:val="vi-VN"/>
            <w:rPrChange w:id="443" w:author="Nguyet Nguyen (Senior Legal Executive)" w:date="2026-05-05T11:41:00Z">
              <w:rPr>
                <w:color w:val="45B0E1" w:themeColor="accent1" w:themeTint="99"/>
                <w:lang w:val="vi-VN"/>
              </w:rPr>
            </w:rPrChange>
          </w:rPr>
          <w:t>Exclusive Launch</w:t>
        </w:r>
        <w:r w:rsidR="00C81320" w:rsidRPr="00537462">
          <w:rPr>
            <w:sz w:val="22"/>
            <w:szCs w:val="22"/>
            <w:lang w:val="vi-VN"/>
            <w:rPrChange w:id="444" w:author="Nguyet Nguyen (Senior Legal Executive)" w:date="2026-05-05T10:07:00Z">
              <w:rPr>
                <w:color w:val="45B0E1" w:themeColor="accent1" w:themeTint="99"/>
                <w:lang w:val="vi-VN"/>
              </w:rPr>
            </w:rPrChange>
          </w:rPr>
          <w:t xml:space="preserve"> </w:t>
        </w:r>
      </w:ins>
      <w:ins w:id="445" w:author="Tien Nguyen" w:date="2026-04-23T17:18:00Z">
        <w:r w:rsidRPr="00537462">
          <w:rPr>
            <w:sz w:val="22"/>
            <w:szCs w:val="22"/>
            <w:lang w:val="vi-VN"/>
            <w:rPrChange w:id="446" w:author="Nguyet Nguyen (Senior Legal Executive)" w:date="2026-05-05T10:07:00Z">
              <w:rPr>
                <w:color w:val="45B0E1" w:themeColor="accent1" w:themeTint="99"/>
                <w:lang w:val="vi-VN"/>
              </w:rPr>
            </w:rPrChange>
          </w:rPr>
          <w:t xml:space="preserve">tại </w:t>
        </w:r>
      </w:ins>
      <w:del w:id="447" w:author="Tien Nguyen" w:date="2026-04-23T17:16:00Z">
        <w:r w:rsidR="00752A01" w:rsidRPr="00537462" w:rsidDel="0060038C">
          <w:rPr>
            <w:sz w:val="22"/>
            <w:szCs w:val="22"/>
            <w:rPrChange w:id="448" w:author="Nguyet Nguyen (Senior Legal Executive)" w:date="2026-05-05T10:07:00Z">
              <w:rPr/>
            </w:rPrChange>
          </w:rPr>
          <w:delText xml:space="preserve"> </w:delText>
        </w:r>
        <w:r w:rsidR="00470121" w:rsidRPr="00537462" w:rsidDel="0060038C">
          <w:rPr>
            <w:sz w:val="22"/>
            <w:szCs w:val="22"/>
            <w:rPrChange w:id="449" w:author="Nguyet Nguyen (Senior Legal Executive)" w:date="2026-05-05T10:07:00Z">
              <w:rPr>
                <w:color w:val="45B0E1" w:themeColor="accent1" w:themeTint="99"/>
              </w:rPr>
            </w:rPrChange>
          </w:rPr>
          <w:delText>[_</w:delText>
        </w:r>
      </w:del>
      <w:ins w:id="450" w:author="Tien Nguyen" w:date="2026-04-23T17:14:00Z">
        <w:r w:rsidRPr="00537462">
          <w:rPr>
            <w:sz w:val="22"/>
            <w:szCs w:val="22"/>
            <w:lang w:val="vi-VN"/>
            <w:rPrChange w:id="451" w:author="Nguyet Nguyen (Senior Legal Executive)" w:date="2026-05-05T10:07:00Z">
              <w:rPr>
                <w:color w:val="45B0E1" w:themeColor="accent1" w:themeTint="99"/>
                <w:lang w:val="vi-VN"/>
              </w:rPr>
            </w:rPrChange>
          </w:rPr>
          <w:t>Cửa hàng Nike</w:t>
        </w:r>
      </w:ins>
      <w:ins w:id="452" w:author="Tien Nguyen" w:date="2026-04-23T17:15:00Z">
        <w:r w:rsidRPr="00537462">
          <w:rPr>
            <w:sz w:val="22"/>
            <w:szCs w:val="22"/>
            <w:lang w:val="vi-VN"/>
            <w:rPrChange w:id="453" w:author="Nguyet Nguyen (Senior Legal Executive)" w:date="2026-05-05T10:07:00Z">
              <w:rPr>
                <w:color w:val="45B0E1" w:themeColor="accent1" w:themeTint="99"/>
                <w:lang w:val="vi-VN"/>
              </w:rPr>
            </w:rPrChange>
          </w:rPr>
          <w:t xml:space="preserve"> Lan</w:t>
        </w:r>
      </w:ins>
      <w:ins w:id="454" w:author="Nguyet Nguyen (Senior Legal Executive)" w:date="2026-05-05T09:57:00Z">
        <w:r w:rsidR="00EF77B8" w:rsidRPr="00537462">
          <w:rPr>
            <w:sz w:val="22"/>
            <w:szCs w:val="22"/>
            <w:lang w:val="en-US"/>
            <w:rPrChange w:id="455" w:author="Nguyet Nguyen (Senior Legal Executive)" w:date="2026-05-05T10:07:00Z">
              <w:rPr>
                <w:lang w:val="en-US"/>
              </w:rPr>
            </w:rPrChange>
          </w:rPr>
          <w:t>d</w:t>
        </w:r>
      </w:ins>
      <w:ins w:id="456" w:author="Tien Nguyen" w:date="2026-04-23T17:15:00Z">
        <w:r w:rsidRPr="00537462">
          <w:rPr>
            <w:sz w:val="22"/>
            <w:szCs w:val="22"/>
            <w:lang w:val="vi-VN"/>
            <w:rPrChange w:id="457" w:author="Nguyet Nguyen (Senior Legal Executive)" w:date="2026-05-05T10:07:00Z">
              <w:rPr>
                <w:color w:val="45B0E1" w:themeColor="accent1" w:themeTint="99"/>
                <w:lang w:val="vi-VN"/>
              </w:rPr>
            </w:rPrChange>
          </w:rPr>
          <w:t>mark</w:t>
        </w:r>
      </w:ins>
      <w:ins w:id="458" w:author="Nguyet Nguyen (Senior Legal Executive)" w:date="2026-05-05T09:57:00Z">
        <w:r w:rsidR="00EF77B8" w:rsidRPr="00537462">
          <w:rPr>
            <w:sz w:val="22"/>
            <w:szCs w:val="22"/>
            <w:lang w:val="en-US"/>
            <w:rPrChange w:id="459" w:author="Nguyet Nguyen (Senior Legal Executive)" w:date="2026-05-05T10:07:00Z">
              <w:rPr>
                <w:lang w:val="en-US"/>
              </w:rPr>
            </w:rPrChange>
          </w:rPr>
          <w:t xml:space="preserve"> 81</w:t>
        </w:r>
      </w:ins>
      <w:ins w:id="460" w:author="Nguyet Nguyen (Senior Legal Executive)" w:date="2026-05-05T10:29:00Z">
        <w:r w:rsidR="005B3B96">
          <w:rPr>
            <w:sz w:val="22"/>
            <w:szCs w:val="22"/>
            <w:lang w:val="en-US"/>
          </w:rPr>
          <w:t>, TP.HCM</w:t>
        </w:r>
      </w:ins>
      <w:ins w:id="461" w:author="Nguyet Nguyen (Senior Legal Executive)" w:date="2026-05-05T10:37:00Z">
        <w:r w:rsidR="005B3B96">
          <w:rPr>
            <w:sz w:val="22"/>
            <w:szCs w:val="22"/>
            <w:lang w:val="en-US"/>
          </w:rPr>
          <w:t>.</w:t>
        </w:r>
      </w:ins>
      <w:ins w:id="462" w:author="Tien Nguyen" w:date="2026-04-23T17:15:00Z">
        <w:r w:rsidRPr="00537462">
          <w:rPr>
            <w:sz w:val="22"/>
            <w:szCs w:val="22"/>
            <w:lang w:val="vi-VN"/>
            <w:rPrChange w:id="463" w:author="Nguyet Nguyen (Senior Legal Executive)" w:date="2026-05-05T10:07:00Z">
              <w:rPr>
                <w:color w:val="45B0E1" w:themeColor="accent1" w:themeTint="99"/>
                <w:lang w:val="vi-VN"/>
              </w:rPr>
            </w:rPrChange>
          </w:rPr>
          <w:t xml:space="preserve"> </w:t>
        </w:r>
      </w:ins>
    </w:p>
    <w:p w14:paraId="7EAF00D9" w14:textId="20F0122A" w:rsidR="0060038C" w:rsidRPr="005B3B96" w:rsidRDefault="0060038C" w:rsidP="0060038C">
      <w:pPr>
        <w:pStyle w:val="ListParagraph"/>
        <w:spacing w:line="276" w:lineRule="auto"/>
        <w:ind w:left="709"/>
        <w:rPr>
          <w:ins w:id="464" w:author="Tien Nguyen" w:date="2026-04-23T17:21:00Z"/>
          <w:sz w:val="22"/>
          <w:szCs w:val="22"/>
          <w:lang w:val="vi-VN"/>
          <w:rPrChange w:id="465" w:author="Nguyet Nguyen (Senior Legal Executive)" w:date="2026-05-05T10:37:00Z">
            <w:rPr>
              <w:ins w:id="466" w:author="Tien Nguyen" w:date="2026-04-23T17:21:00Z"/>
              <w:lang w:val="vi-VN"/>
            </w:rPr>
          </w:rPrChange>
        </w:rPr>
      </w:pPr>
      <w:ins w:id="467" w:author="Tien Nguyen" w:date="2026-04-23T17:20:00Z">
        <w:r w:rsidRPr="00537462">
          <w:rPr>
            <w:sz w:val="22"/>
            <w:szCs w:val="22"/>
            <w:lang w:val="vi-VN"/>
            <w:rPrChange w:id="468" w:author="Nguyet Nguyen (Senior Legal Executive)" w:date="2026-05-05T10:07:00Z">
              <w:rPr>
                <w:lang w:val="vi-VN"/>
              </w:rPr>
            </w:rPrChange>
          </w:rPr>
          <w:t xml:space="preserve">+ </w:t>
        </w:r>
      </w:ins>
      <w:commentRangeStart w:id="469"/>
      <w:ins w:id="470" w:author="Tien Nguyen" w:date="2026-04-23T17:17:00Z">
        <w:r w:rsidRPr="00C31EB7">
          <w:rPr>
            <w:sz w:val="22"/>
            <w:szCs w:val="22"/>
            <w:highlight w:val="green"/>
            <w:lang w:val="vi-VN"/>
            <w:rPrChange w:id="471" w:author="Nguyet Nguyen (Senior Legal Executive)" w:date="2026-05-05T11:41:00Z">
              <w:rPr>
                <w:lang w:val="vi-VN"/>
              </w:rPr>
            </w:rPrChange>
          </w:rPr>
          <w:t>Shake Out Run</w:t>
        </w:r>
        <w:r w:rsidRPr="005B3B96">
          <w:rPr>
            <w:sz w:val="22"/>
            <w:szCs w:val="22"/>
            <w:lang w:val="vi-VN"/>
            <w:rPrChange w:id="472" w:author="Nguyet Nguyen (Senior Legal Executive)" w:date="2026-05-05T10:37:00Z">
              <w:rPr>
                <w:lang w:val="vi-VN"/>
              </w:rPr>
            </w:rPrChange>
          </w:rPr>
          <w:t xml:space="preserve"> </w:t>
        </w:r>
      </w:ins>
      <w:commentRangeEnd w:id="469"/>
      <w:r w:rsidR="00C31EB7">
        <w:rPr>
          <w:rStyle w:val="CommentReference"/>
          <w:rFonts w:eastAsia="Times New Roman"/>
          <w:lang w:val="en-US" w:eastAsia="en-US"/>
        </w:rPr>
        <w:commentReference w:id="469"/>
      </w:r>
      <w:ins w:id="473" w:author="Tien Nguyen" w:date="2026-04-23T17:17:00Z">
        <w:r w:rsidRPr="005B3B96">
          <w:rPr>
            <w:sz w:val="22"/>
            <w:szCs w:val="22"/>
            <w:lang w:val="vi-VN"/>
            <w:rPrChange w:id="474" w:author="Nguyet Nguyen (Senior Legal Executive)" w:date="2026-05-05T10:37:00Z">
              <w:rPr>
                <w:lang w:val="vi-VN"/>
              </w:rPr>
            </w:rPrChange>
          </w:rPr>
          <w:t>tại Sân vận động Gia Định</w:t>
        </w:r>
      </w:ins>
      <w:ins w:id="475" w:author="Nguyet Nguyen (Senior Legal Executive)" w:date="2026-05-05T10:36:00Z">
        <w:r w:rsidR="005B3B96" w:rsidRPr="005B3B96">
          <w:rPr>
            <w:sz w:val="22"/>
            <w:szCs w:val="22"/>
            <w:lang w:val="en-US"/>
            <w:rPrChange w:id="476" w:author="Nguyet Nguyen (Senior Legal Executive)" w:date="2026-05-05T10:37:00Z">
              <w:rPr>
                <w:sz w:val="22"/>
                <w:szCs w:val="22"/>
                <w:lang w:val="en-US"/>
              </w:rPr>
            </w:rPrChange>
          </w:rPr>
          <w:t xml:space="preserve"> - </w:t>
        </w:r>
      </w:ins>
      <w:ins w:id="477" w:author="Nguyet Nguyen (Senior Legal Executive)" w:date="2026-05-05T10:37:00Z">
        <w:r w:rsidR="005B3B96" w:rsidRPr="005B3B96">
          <w:rPr>
            <w:color w:val="081B3A"/>
            <w:spacing w:val="3"/>
            <w:sz w:val="22"/>
            <w:szCs w:val="22"/>
            <w:shd w:val="clear" w:color="auto" w:fill="FFFFFF"/>
            <w:rPrChange w:id="478" w:author="Nguyet Nguyen (Senior Legal Executive)" w:date="2026-05-05T10:37:00Z">
              <w:rPr>
                <w:rFonts w:ascii="Segoe UI" w:hAnsi="Segoe UI" w:cs="Segoe UI"/>
                <w:color w:val="081B3A"/>
                <w:spacing w:val="3"/>
                <w:sz w:val="23"/>
                <w:szCs w:val="23"/>
                <w:shd w:val="clear" w:color="auto" w:fill="FFFFFF"/>
              </w:rPr>
            </w:rPrChange>
          </w:rPr>
          <w:t>2A Phan Chu Trinh, Phường 12, Quận Bình Thạnh</w:t>
        </w:r>
        <w:r w:rsidR="005B3B96">
          <w:rPr>
            <w:color w:val="081B3A"/>
            <w:spacing w:val="3"/>
            <w:sz w:val="22"/>
            <w:szCs w:val="22"/>
            <w:shd w:val="clear" w:color="auto" w:fill="FFFFFF"/>
            <w:lang w:val="en-US"/>
          </w:rPr>
          <w:t xml:space="preserve"> (cũ)</w:t>
        </w:r>
        <w:r w:rsidR="005B3B96" w:rsidRPr="005B3B96">
          <w:rPr>
            <w:color w:val="081B3A"/>
            <w:spacing w:val="3"/>
            <w:sz w:val="22"/>
            <w:szCs w:val="22"/>
            <w:shd w:val="clear" w:color="auto" w:fill="FFFFFF"/>
            <w:rPrChange w:id="479" w:author="Nguyet Nguyen (Senior Legal Executive)" w:date="2026-05-05T10:37:00Z">
              <w:rPr>
                <w:rFonts w:ascii="Segoe UI" w:hAnsi="Segoe UI" w:cs="Segoe UI"/>
                <w:color w:val="081B3A"/>
                <w:spacing w:val="3"/>
                <w:sz w:val="23"/>
                <w:szCs w:val="23"/>
                <w:shd w:val="clear" w:color="auto" w:fill="FFFFFF"/>
              </w:rPr>
            </w:rPrChange>
          </w:rPr>
          <w:t xml:space="preserve">, </w:t>
        </w:r>
        <w:r w:rsidR="005B3B96">
          <w:rPr>
            <w:color w:val="081B3A"/>
            <w:spacing w:val="3"/>
            <w:sz w:val="22"/>
            <w:szCs w:val="22"/>
            <w:shd w:val="clear" w:color="auto" w:fill="FFFFFF"/>
            <w:lang w:val="en-US"/>
          </w:rPr>
          <w:t>TP.</w:t>
        </w:r>
        <w:r w:rsidR="005B3B96" w:rsidRPr="005B3B96">
          <w:rPr>
            <w:color w:val="081B3A"/>
            <w:spacing w:val="3"/>
            <w:sz w:val="22"/>
            <w:szCs w:val="22"/>
            <w:shd w:val="clear" w:color="auto" w:fill="FFFFFF"/>
            <w:rPrChange w:id="480" w:author="Nguyet Nguyen (Senior Legal Executive)" w:date="2026-05-05T10:37:00Z">
              <w:rPr>
                <w:rFonts w:ascii="Segoe UI" w:hAnsi="Segoe UI" w:cs="Segoe UI"/>
                <w:color w:val="081B3A"/>
                <w:spacing w:val="3"/>
                <w:sz w:val="23"/>
                <w:szCs w:val="23"/>
                <w:shd w:val="clear" w:color="auto" w:fill="FFFFFF"/>
              </w:rPr>
            </w:rPrChange>
          </w:rPr>
          <w:t>Hồ Chí Minh</w:t>
        </w:r>
        <w:r w:rsidR="005B3B96">
          <w:rPr>
            <w:sz w:val="22"/>
            <w:szCs w:val="22"/>
            <w:lang w:val="en-US"/>
          </w:rPr>
          <w:t>.</w:t>
        </w:r>
      </w:ins>
      <w:ins w:id="481" w:author="Tien Nguyen" w:date="2026-04-23T17:17:00Z">
        <w:del w:id="482" w:author="Nguyet Nguyen (Senior Legal Executive)" w:date="2026-05-05T10:37:00Z">
          <w:r w:rsidRPr="005B3B96" w:rsidDel="005B3B96">
            <w:rPr>
              <w:sz w:val="22"/>
              <w:szCs w:val="22"/>
              <w:lang w:val="vi-VN"/>
              <w:rPrChange w:id="483" w:author="Nguyet Nguyen (Senior Legal Executive)" w:date="2026-05-05T10:37:00Z">
                <w:rPr>
                  <w:lang w:val="vi-VN"/>
                </w:rPr>
              </w:rPrChange>
            </w:rPr>
            <w:delText xml:space="preserve"> </w:delText>
          </w:r>
        </w:del>
      </w:ins>
    </w:p>
    <w:p w14:paraId="4CB28F37" w14:textId="3283D84D" w:rsidR="0060038C" w:rsidRPr="00537462" w:rsidRDefault="0060038C" w:rsidP="0060038C">
      <w:pPr>
        <w:pStyle w:val="ListParagraph"/>
        <w:spacing w:line="276" w:lineRule="auto"/>
        <w:ind w:left="709"/>
        <w:rPr>
          <w:ins w:id="484" w:author="Tien Nguyen" w:date="2026-04-23T17:20:00Z"/>
          <w:sz w:val="22"/>
          <w:szCs w:val="22"/>
          <w:lang w:val="vi-VN"/>
          <w:rPrChange w:id="485" w:author="Nguyet Nguyen (Senior Legal Executive)" w:date="2026-05-05T10:07:00Z">
            <w:rPr>
              <w:ins w:id="486" w:author="Tien Nguyen" w:date="2026-04-23T17:20:00Z"/>
              <w:lang w:val="vi-VN"/>
            </w:rPr>
          </w:rPrChange>
        </w:rPr>
      </w:pPr>
      <w:ins w:id="487" w:author="Tien Nguyen" w:date="2026-04-23T17:22:00Z">
        <w:r w:rsidRPr="005B3B96">
          <w:rPr>
            <w:sz w:val="22"/>
            <w:szCs w:val="22"/>
            <w:lang w:val="vi-VN"/>
            <w:rPrChange w:id="488" w:author="Nguyet Nguyen (Senior Legal Executive)" w:date="2026-05-05T10:37:00Z">
              <w:rPr>
                <w:lang w:val="vi-VN"/>
              </w:rPr>
            </w:rPrChange>
          </w:rPr>
          <w:t>+ Sự kiện tại Hà Nội</w:t>
        </w:r>
      </w:ins>
      <w:ins w:id="489" w:author="Tien Nguyen" w:date="2026-04-23T20:29:00Z">
        <w:r w:rsidR="0077350C" w:rsidRPr="00537462">
          <w:rPr>
            <w:sz w:val="22"/>
            <w:szCs w:val="22"/>
            <w:lang w:val="vi-VN"/>
            <w:rPrChange w:id="490" w:author="Nguyet Nguyen (Senior Legal Executive)" w:date="2026-05-05T10:07:00Z">
              <w:rPr>
                <w:lang w:val="vi-VN"/>
              </w:rPr>
            </w:rPrChange>
          </w:rPr>
          <w:t xml:space="preserve"> </w:t>
        </w:r>
      </w:ins>
      <w:ins w:id="491" w:author="Tien Nguyen" w:date="2026-04-23T20:27:00Z">
        <w:r w:rsidR="0077350C" w:rsidRPr="00537462">
          <w:rPr>
            <w:sz w:val="22"/>
            <w:szCs w:val="22"/>
            <w:lang w:val="vi-VN"/>
            <w:rPrChange w:id="492" w:author="Nguyet Nguyen (Senior Legal Executive)" w:date="2026-05-05T10:07:00Z">
              <w:rPr>
                <w:lang w:val="vi-VN"/>
              </w:rPr>
            </w:rPrChange>
          </w:rPr>
          <w:t xml:space="preserve">tại cửa hàng Nike Lotte </w:t>
        </w:r>
      </w:ins>
      <w:ins w:id="493" w:author="Tien Nguyen" w:date="2026-04-23T20:28:00Z">
        <w:r w:rsidR="0077350C" w:rsidRPr="00537462">
          <w:rPr>
            <w:sz w:val="22"/>
            <w:szCs w:val="22"/>
            <w:lang w:val="vi-VN"/>
            <w:rPrChange w:id="494" w:author="Nguyet Nguyen (Senior Legal Executive)" w:date="2026-05-05T10:07:00Z">
              <w:rPr>
                <w:lang w:val="vi-VN"/>
              </w:rPr>
            </w:rPrChange>
          </w:rPr>
          <w:t>West Lake</w:t>
        </w:r>
      </w:ins>
      <w:ins w:id="495" w:author="Nguyet Nguyen (Senior Legal Executive)" w:date="2026-05-05T10:37:00Z">
        <w:r w:rsidR="005B3B96">
          <w:rPr>
            <w:sz w:val="22"/>
            <w:szCs w:val="22"/>
            <w:lang w:val="en-US"/>
          </w:rPr>
          <w:t>, TP. Hà Nội.</w:t>
        </w:r>
      </w:ins>
      <w:ins w:id="496" w:author="Tien Nguyen" w:date="2026-04-23T20:28:00Z">
        <w:del w:id="497" w:author="Nguyet Nguyen (Senior Legal Executive)" w:date="2026-05-05T10:37:00Z">
          <w:r w:rsidR="0077350C" w:rsidRPr="00537462" w:rsidDel="005B3B96">
            <w:rPr>
              <w:sz w:val="22"/>
              <w:szCs w:val="22"/>
              <w:lang w:val="vi-VN"/>
              <w:rPrChange w:id="498" w:author="Nguyet Nguyen (Senior Legal Executive)" w:date="2026-05-05T10:07:00Z">
                <w:rPr>
                  <w:lang w:val="vi-VN"/>
                </w:rPr>
              </w:rPrChange>
            </w:rPr>
            <w:delText xml:space="preserve"> </w:delText>
          </w:r>
        </w:del>
      </w:ins>
    </w:p>
    <w:p w14:paraId="6C636C90" w14:textId="6BF02204" w:rsidR="00752A01" w:rsidRPr="00A46EF4" w:rsidDel="00BC7208" w:rsidRDefault="0060038C" w:rsidP="00BC7208">
      <w:pPr>
        <w:pStyle w:val="ListParagraph"/>
        <w:spacing w:line="276" w:lineRule="auto"/>
        <w:ind w:left="709"/>
        <w:rPr>
          <w:del w:id="499" w:author="Tien Nguyen" w:date="2026-04-23T21:44:00Z"/>
          <w:strike/>
          <w:color w:val="FF0000"/>
          <w:sz w:val="22"/>
          <w:szCs w:val="22"/>
          <w:lang w:val="vi-VN"/>
          <w:rPrChange w:id="500" w:author="Nguyet Nguyen (Senior Legal Executive)" w:date="2026-05-05T11:35:00Z">
            <w:rPr>
              <w:del w:id="501" w:author="Tien Nguyen" w:date="2026-04-23T21:44:00Z"/>
              <w:lang w:val="vi-VN"/>
            </w:rPr>
          </w:rPrChange>
        </w:rPr>
      </w:pPr>
      <w:ins w:id="502" w:author="Tien Nguyen" w:date="2026-04-23T17:21:00Z">
        <w:r w:rsidRPr="00A46EF4">
          <w:rPr>
            <w:strike/>
            <w:color w:val="FF0000"/>
            <w:sz w:val="22"/>
            <w:szCs w:val="22"/>
            <w:lang w:val="vi-VN"/>
            <w:rPrChange w:id="503" w:author="Nguyet Nguyen (Senior Legal Executive)" w:date="2026-05-05T11:35:00Z">
              <w:rPr>
                <w:lang w:val="vi-VN"/>
              </w:rPr>
            </w:rPrChange>
          </w:rPr>
          <w:t xml:space="preserve">+ </w:t>
        </w:r>
      </w:ins>
      <w:ins w:id="504" w:author="Tien Nguyen" w:date="2026-04-23T17:17:00Z">
        <w:r w:rsidRPr="00A46EF4">
          <w:rPr>
            <w:strike/>
            <w:color w:val="FF0000"/>
            <w:sz w:val="22"/>
            <w:szCs w:val="22"/>
            <w:lang w:val="vi-VN"/>
            <w:rPrChange w:id="505" w:author="Nguyet Nguyen (Senior Legal Executive)" w:date="2026-05-05T11:35:00Z">
              <w:rPr>
                <w:lang w:val="vi-VN"/>
              </w:rPr>
            </w:rPrChange>
          </w:rPr>
          <w:t xml:space="preserve">(Chi tiết </w:t>
        </w:r>
      </w:ins>
      <w:ins w:id="506" w:author="Tien Nguyen" w:date="2026-04-23T17:18:00Z">
        <w:r w:rsidRPr="00A46EF4">
          <w:rPr>
            <w:strike/>
            <w:color w:val="FF0000"/>
            <w:sz w:val="22"/>
            <w:szCs w:val="22"/>
            <w:lang w:val="vi-VN"/>
            <w:rPrChange w:id="507" w:author="Nguyet Nguyen (Senior Legal Executive)" w:date="2026-05-05T11:35:00Z">
              <w:rPr>
                <w:lang w:val="vi-VN"/>
              </w:rPr>
            </w:rPrChange>
          </w:rPr>
          <w:t>cập nhật tại PLHD)</w:t>
        </w:r>
      </w:ins>
      <w:del w:id="508" w:author="Tien Nguyen" w:date="2026-04-23T17:17:00Z">
        <w:r w:rsidR="00470121" w:rsidRPr="00A46EF4" w:rsidDel="0060038C">
          <w:rPr>
            <w:strike/>
            <w:color w:val="FF0000"/>
            <w:sz w:val="22"/>
            <w:szCs w:val="22"/>
            <w:rPrChange w:id="509" w:author="Nguyet Nguyen (Senior Legal Executive)" w:date="2026-05-05T11:35:00Z">
              <w:rPr>
                <w:color w:val="45B0E1" w:themeColor="accent1" w:themeTint="99"/>
              </w:rPr>
            </w:rPrChange>
          </w:rPr>
          <w:delText>_</w:delText>
        </w:r>
      </w:del>
      <w:del w:id="510" w:author="Tien Nguyen" w:date="2026-04-23T17:16:00Z">
        <w:r w:rsidR="00470121" w:rsidRPr="00A46EF4" w:rsidDel="0060038C">
          <w:rPr>
            <w:strike/>
            <w:color w:val="FF0000"/>
            <w:sz w:val="22"/>
            <w:szCs w:val="22"/>
            <w:rPrChange w:id="511" w:author="Nguyet Nguyen (Senior Legal Executive)" w:date="2026-05-05T11:35:00Z">
              <w:rPr>
                <w:color w:val="45B0E1" w:themeColor="accent1" w:themeTint="99"/>
              </w:rPr>
            </w:rPrChange>
          </w:rPr>
          <w:delText>]</w:delText>
        </w:r>
        <w:r w:rsidR="00752A01" w:rsidRPr="00A46EF4" w:rsidDel="0060038C">
          <w:rPr>
            <w:rStyle w:val="FootnoteReference"/>
            <w:strike/>
            <w:color w:val="FF0000"/>
            <w:sz w:val="22"/>
            <w:szCs w:val="22"/>
            <w:rPrChange w:id="512" w:author="Nguyet Nguyen (Senior Legal Executive)" w:date="2026-05-05T11:35:00Z">
              <w:rPr>
                <w:rStyle w:val="FootnoteReference"/>
                <w:color w:val="1F3864"/>
              </w:rPr>
            </w:rPrChange>
          </w:rPr>
          <w:footnoteReference w:id="4"/>
        </w:r>
      </w:del>
    </w:p>
    <w:p w14:paraId="3886C240" w14:textId="77777777" w:rsidR="00BC7208" w:rsidRPr="00537462" w:rsidRDefault="00BC7208" w:rsidP="00BC7208">
      <w:pPr>
        <w:pStyle w:val="ListParagraph"/>
        <w:spacing w:line="276" w:lineRule="auto"/>
        <w:ind w:left="709"/>
        <w:rPr>
          <w:ins w:id="515" w:author="Tien Nguyen" w:date="2026-04-23T21:47:00Z"/>
          <w:sz w:val="22"/>
          <w:szCs w:val="22"/>
          <w:lang w:val="en-US"/>
          <w:rPrChange w:id="516" w:author="Nguyet Nguyen (Senior Legal Executive)" w:date="2026-05-05T10:07:00Z">
            <w:rPr>
              <w:ins w:id="517" w:author="Tien Nguyen" w:date="2026-04-23T21:47:00Z"/>
              <w:lang w:val="en-US"/>
            </w:rPr>
          </w:rPrChange>
        </w:rPr>
      </w:pPr>
    </w:p>
    <w:p w14:paraId="701FED16" w14:textId="65A311F5" w:rsidR="0077350C" w:rsidRPr="00537462" w:rsidRDefault="00BC7208">
      <w:pPr>
        <w:pStyle w:val="ListParagraph"/>
        <w:spacing w:line="276" w:lineRule="auto"/>
        <w:ind w:left="0"/>
        <w:rPr>
          <w:ins w:id="518" w:author="Tien Nguyen" w:date="2026-04-23T20:29:00Z"/>
          <w:sz w:val="22"/>
          <w:szCs w:val="22"/>
          <w:lang w:val="vi-VN"/>
          <w:rPrChange w:id="519" w:author="Nguyet Nguyen (Senior Legal Executive)" w:date="2026-05-05T10:07:00Z">
            <w:rPr>
              <w:ins w:id="520" w:author="Tien Nguyen" w:date="2026-04-23T20:29:00Z"/>
              <w:color w:val="45B0E1" w:themeColor="accent1" w:themeTint="99"/>
              <w:lang w:val="vi-VN"/>
            </w:rPr>
          </w:rPrChange>
        </w:rPr>
        <w:pPrChange w:id="521" w:author="Tien Nguyen" w:date="2026-04-23T21:47:00Z">
          <w:pPr>
            <w:pStyle w:val="ListParagraph"/>
            <w:spacing w:line="276" w:lineRule="auto"/>
            <w:ind w:left="709"/>
          </w:pPr>
        </w:pPrChange>
      </w:pPr>
      <w:ins w:id="522" w:author="Tien Nguyen" w:date="2026-04-23T21:47:00Z">
        <w:r w:rsidRPr="00537462">
          <w:rPr>
            <w:b/>
            <w:bCs/>
            <w:sz w:val="22"/>
            <w:szCs w:val="22"/>
            <w:lang w:val="vi-VN"/>
            <w:rPrChange w:id="523" w:author="Nguyet Nguyen (Senior Legal Executive)" w:date="2026-05-05T10:07:00Z">
              <w:rPr>
                <w:lang w:val="vi-VN"/>
              </w:rPr>
            </w:rPrChange>
          </w:rPr>
          <w:t>1.4</w:t>
        </w:r>
        <w:r w:rsidRPr="00537462">
          <w:rPr>
            <w:sz w:val="22"/>
            <w:szCs w:val="22"/>
            <w:lang w:val="vi-VN"/>
            <w:rPrChange w:id="524" w:author="Nguyet Nguyen (Senior Legal Executive)" w:date="2026-05-05T10:07:00Z">
              <w:rPr>
                <w:lang w:val="vi-VN"/>
              </w:rPr>
            </w:rPrChange>
          </w:rPr>
          <w:t xml:space="preserve"> </w:t>
        </w:r>
        <w:r w:rsidRPr="00537462">
          <w:rPr>
            <w:sz w:val="22"/>
            <w:szCs w:val="22"/>
            <w:lang w:val="vi-VN"/>
            <w:rPrChange w:id="525" w:author="Nguyet Nguyen (Senior Legal Executive)" w:date="2026-05-05T10:07:00Z">
              <w:rPr>
                <w:lang w:val="vi-VN"/>
              </w:rPr>
            </w:rPrChange>
          </w:rPr>
          <w:tab/>
        </w:r>
      </w:ins>
      <w:commentRangeStart w:id="526"/>
      <w:r w:rsidR="00752A01" w:rsidRPr="00444E1D">
        <w:rPr>
          <w:b/>
          <w:sz w:val="22"/>
          <w:szCs w:val="22"/>
          <w:lang w:val="en-US"/>
          <w:rPrChange w:id="527" w:author="Nguyet Nguyen (Senior Legal Executive)" w:date="2026-05-05T11:21:00Z">
            <w:rPr>
              <w:lang w:val="en-US"/>
            </w:rPr>
          </w:rPrChange>
        </w:rPr>
        <w:t>Thời gian</w:t>
      </w:r>
      <w:ins w:id="528" w:author="Nguyen Quynh Thuy Tien (Senior Social &amp; Digital Marketing Executive)" w:date="2026-04-24T11:16:00Z">
        <w:r w:rsidR="00825C00" w:rsidRPr="00444E1D">
          <w:rPr>
            <w:b/>
            <w:sz w:val="22"/>
            <w:szCs w:val="22"/>
            <w:lang w:val="en-US"/>
            <w:rPrChange w:id="529" w:author="Nguyet Nguyen (Senior Legal Executive)" w:date="2026-05-05T11:21:00Z">
              <w:rPr>
                <w:lang w:val="en-US"/>
              </w:rPr>
            </w:rPrChange>
          </w:rPr>
          <w:t xml:space="preserve"> </w:t>
        </w:r>
      </w:ins>
      <w:commentRangeEnd w:id="526"/>
      <w:r w:rsidR="00444E1D">
        <w:rPr>
          <w:rStyle w:val="CommentReference"/>
          <w:rFonts w:eastAsia="Times New Roman"/>
          <w:lang w:val="en-US" w:eastAsia="en-US"/>
        </w:rPr>
        <w:commentReference w:id="526"/>
      </w:r>
      <w:ins w:id="530" w:author="Nguyen Quynh Thuy Tien (Senior Social &amp; Digital Marketing Executive)" w:date="2026-04-24T11:16:00Z">
        <w:r w:rsidR="00825C00" w:rsidRPr="00444E1D">
          <w:rPr>
            <w:b/>
            <w:sz w:val="22"/>
            <w:szCs w:val="22"/>
            <w:lang w:val="en-US"/>
            <w:rPrChange w:id="531" w:author="Nguyet Nguyen (Senior Legal Executive)" w:date="2026-05-05T11:21:00Z">
              <w:rPr>
                <w:lang w:val="en-US"/>
              </w:rPr>
            </w:rPrChange>
          </w:rPr>
          <w:t>dự kiến</w:t>
        </w:r>
      </w:ins>
      <w:r w:rsidR="00752A01" w:rsidRPr="00444E1D">
        <w:rPr>
          <w:b/>
          <w:sz w:val="22"/>
          <w:szCs w:val="22"/>
          <w:lang w:val="en-US"/>
          <w:rPrChange w:id="532" w:author="Nguyet Nguyen (Senior Legal Executive)" w:date="2026-05-05T11:21:00Z">
            <w:rPr>
              <w:lang w:val="en-US"/>
            </w:rPr>
          </w:rPrChange>
        </w:rPr>
        <w:t xml:space="preserve"> tổ chức </w:t>
      </w:r>
      <w:r w:rsidR="00C503B3" w:rsidRPr="00444E1D">
        <w:rPr>
          <w:b/>
          <w:sz w:val="22"/>
          <w:szCs w:val="22"/>
          <w:lang w:val="en-US"/>
          <w:rPrChange w:id="533" w:author="Nguyet Nguyen (Senior Legal Executive)" w:date="2026-05-05T11:21:00Z">
            <w:rPr>
              <w:lang w:val="en-US"/>
            </w:rPr>
          </w:rPrChange>
        </w:rPr>
        <w:t>Sự Kiện</w:t>
      </w:r>
      <w:ins w:id="534" w:author="Tien Nguyen" w:date="2026-04-23T20:29:00Z">
        <w:r w:rsidR="0077350C" w:rsidRPr="00537462">
          <w:rPr>
            <w:sz w:val="22"/>
            <w:szCs w:val="22"/>
            <w:lang w:val="vi-VN"/>
            <w:rPrChange w:id="535" w:author="Nguyet Nguyen (Senior Legal Executive)" w:date="2026-05-05T10:07:00Z">
              <w:rPr>
                <w:lang w:val="vi-VN"/>
              </w:rPr>
            </w:rPrChange>
          </w:rPr>
          <w:t xml:space="preserve">: </w:t>
        </w:r>
      </w:ins>
    </w:p>
    <w:p w14:paraId="172851FF" w14:textId="4E2F22AF" w:rsidR="0077350C" w:rsidRPr="00537462" w:rsidRDefault="0077350C" w:rsidP="0077350C">
      <w:pPr>
        <w:pStyle w:val="ListParagraph"/>
        <w:spacing w:line="276" w:lineRule="auto"/>
        <w:ind w:left="709"/>
        <w:rPr>
          <w:ins w:id="536" w:author="Tien Nguyen" w:date="2026-04-23T20:29:00Z"/>
          <w:sz w:val="22"/>
          <w:szCs w:val="22"/>
          <w:lang w:val="vi-VN"/>
          <w:rPrChange w:id="537" w:author="Nguyet Nguyen (Senior Legal Executive)" w:date="2026-05-05T10:07:00Z">
            <w:rPr>
              <w:ins w:id="538" w:author="Tien Nguyen" w:date="2026-04-23T20:29:00Z"/>
              <w:lang w:val="vi-VN"/>
            </w:rPr>
          </w:rPrChange>
        </w:rPr>
      </w:pPr>
      <w:ins w:id="539" w:author="Tien Nguyen" w:date="2026-04-23T20:29:00Z">
        <w:r w:rsidRPr="00537462">
          <w:rPr>
            <w:sz w:val="22"/>
            <w:szCs w:val="22"/>
            <w:lang w:val="vi-VN"/>
            <w:rPrChange w:id="540" w:author="Nguyet Nguyen (Senior Legal Executive)" w:date="2026-05-05T10:07:00Z">
              <w:rPr>
                <w:color w:val="45B0E1" w:themeColor="accent1" w:themeTint="99"/>
                <w:lang w:val="vi-VN"/>
              </w:rPr>
            </w:rPrChange>
          </w:rPr>
          <w:t xml:space="preserve">+ </w:t>
        </w:r>
        <w:r w:rsidRPr="00C31EB7">
          <w:rPr>
            <w:sz w:val="22"/>
            <w:szCs w:val="22"/>
            <w:highlight w:val="green"/>
            <w:lang w:val="vi-VN"/>
            <w:rPrChange w:id="541" w:author="Nguyet Nguyen (Senior Legal Executive)" w:date="2026-05-05T11:41:00Z">
              <w:rPr>
                <w:color w:val="45B0E1" w:themeColor="accent1" w:themeTint="99"/>
                <w:lang w:val="vi-VN"/>
              </w:rPr>
            </w:rPrChange>
          </w:rPr>
          <w:t>Exclusive Launch</w:t>
        </w:r>
        <w:r w:rsidRPr="00537462">
          <w:rPr>
            <w:sz w:val="22"/>
            <w:szCs w:val="22"/>
            <w:lang w:val="vi-VN"/>
            <w:rPrChange w:id="542" w:author="Nguyet Nguyen (Senior Legal Executive)" w:date="2026-05-05T10:07:00Z">
              <w:rPr>
                <w:color w:val="45B0E1" w:themeColor="accent1" w:themeTint="99"/>
                <w:lang w:val="vi-VN"/>
              </w:rPr>
            </w:rPrChange>
          </w:rPr>
          <w:t xml:space="preserve"> tại Cửa hàng Nike </w:t>
        </w:r>
      </w:ins>
      <w:ins w:id="543" w:author="Nguyet Nguyen (Senior Legal Executive)" w:date="2026-05-05T10:29:00Z">
        <w:r w:rsidR="005B3B96" w:rsidRPr="00691BA8">
          <w:rPr>
            <w:sz w:val="22"/>
            <w:szCs w:val="22"/>
            <w:lang w:val="vi-VN"/>
          </w:rPr>
          <w:t>Lan</w:t>
        </w:r>
        <w:r w:rsidR="005B3B96" w:rsidRPr="00691BA8">
          <w:rPr>
            <w:sz w:val="22"/>
            <w:szCs w:val="22"/>
            <w:lang w:val="en-US"/>
          </w:rPr>
          <w:t>d</w:t>
        </w:r>
        <w:r w:rsidR="005B3B96" w:rsidRPr="00691BA8">
          <w:rPr>
            <w:sz w:val="22"/>
            <w:szCs w:val="22"/>
            <w:lang w:val="vi-VN"/>
          </w:rPr>
          <w:t>mark</w:t>
        </w:r>
        <w:r w:rsidR="005B3B96" w:rsidRPr="00691BA8">
          <w:rPr>
            <w:sz w:val="22"/>
            <w:szCs w:val="22"/>
            <w:lang w:val="en-US"/>
          </w:rPr>
          <w:t xml:space="preserve"> 81</w:t>
        </w:r>
      </w:ins>
      <w:ins w:id="544" w:author="Nguyet Nguyen (Senior Legal Executive)" w:date="2026-05-05T11:20:00Z">
        <w:r w:rsidR="00444E1D">
          <w:rPr>
            <w:sz w:val="22"/>
            <w:szCs w:val="22"/>
            <w:lang w:val="en-US"/>
          </w:rPr>
          <w:t>, TP.HCM</w:t>
        </w:r>
      </w:ins>
      <w:ins w:id="545" w:author="Nguyet Nguyen (Senior Legal Executive)" w:date="2026-05-05T10:29:00Z">
        <w:r w:rsidR="005B3B96" w:rsidRPr="00691BA8">
          <w:rPr>
            <w:sz w:val="22"/>
            <w:szCs w:val="22"/>
            <w:lang w:val="vi-VN"/>
          </w:rPr>
          <w:t xml:space="preserve"> </w:t>
        </w:r>
      </w:ins>
      <w:ins w:id="546" w:author="Tien Nguyen" w:date="2026-04-23T20:29:00Z">
        <w:del w:id="547" w:author="Nguyet Nguyen (Senior Legal Executive)" w:date="2026-05-05T10:29:00Z">
          <w:r w:rsidRPr="00537462" w:rsidDel="005B3B96">
            <w:rPr>
              <w:sz w:val="22"/>
              <w:szCs w:val="22"/>
              <w:lang w:val="vi-VN"/>
              <w:rPrChange w:id="548" w:author="Nguyet Nguyen (Senior Legal Executive)" w:date="2026-05-05T10:07:00Z">
                <w:rPr>
                  <w:color w:val="45B0E1" w:themeColor="accent1" w:themeTint="99"/>
                  <w:lang w:val="vi-VN"/>
                </w:rPr>
              </w:rPrChange>
            </w:rPr>
            <w:delText xml:space="preserve">Lanmark </w:delText>
          </w:r>
        </w:del>
        <w:r w:rsidRPr="00537462">
          <w:rPr>
            <w:sz w:val="22"/>
            <w:szCs w:val="22"/>
            <w:lang w:val="vi-VN"/>
            <w:rPrChange w:id="549" w:author="Nguyet Nguyen (Senior Legal Executive)" w:date="2026-05-05T10:07:00Z">
              <w:rPr>
                <w:color w:val="45B0E1" w:themeColor="accent1" w:themeTint="99"/>
                <w:lang w:val="vi-VN"/>
              </w:rPr>
            </w:rPrChange>
          </w:rPr>
          <w:t>ngày 15-16/05</w:t>
        </w:r>
      </w:ins>
      <w:ins w:id="550" w:author="Nguyet Nguyen (Senior Legal Executive)" w:date="2026-05-05T09:58:00Z">
        <w:r w:rsidR="00EF77B8" w:rsidRPr="00537462">
          <w:rPr>
            <w:sz w:val="22"/>
            <w:szCs w:val="22"/>
            <w:lang w:val="en-US"/>
            <w:rPrChange w:id="551" w:author="Nguyet Nguyen (Senior Legal Executive)" w:date="2026-05-05T10:07:00Z">
              <w:rPr>
                <w:lang w:val="en-US"/>
              </w:rPr>
            </w:rPrChange>
          </w:rPr>
          <w:t>/2026.</w:t>
        </w:r>
      </w:ins>
      <w:ins w:id="552" w:author="Tien Nguyen" w:date="2026-04-23T20:29:00Z">
        <w:del w:id="553" w:author="Nguyet Nguyen (Senior Legal Executive)" w:date="2026-05-05T09:58:00Z">
          <w:r w:rsidRPr="00537462" w:rsidDel="00EF77B8">
            <w:rPr>
              <w:sz w:val="22"/>
              <w:szCs w:val="22"/>
              <w:lang w:val="vi-VN"/>
              <w:rPrChange w:id="554" w:author="Nguyet Nguyen (Senior Legal Executive)" w:date="2026-05-05T10:07:00Z">
                <w:rPr>
                  <w:lang w:val="vi-VN"/>
                </w:rPr>
              </w:rPrChange>
            </w:rPr>
            <w:delText xml:space="preserve"> </w:delText>
          </w:r>
        </w:del>
      </w:ins>
    </w:p>
    <w:p w14:paraId="00DE570B" w14:textId="7B339597" w:rsidR="0077350C" w:rsidRPr="00537462" w:rsidRDefault="0077350C" w:rsidP="0077350C">
      <w:pPr>
        <w:pStyle w:val="ListParagraph"/>
        <w:spacing w:line="276" w:lineRule="auto"/>
        <w:ind w:left="709"/>
        <w:rPr>
          <w:ins w:id="555" w:author="Tien Nguyen" w:date="2026-04-23T20:29:00Z"/>
          <w:sz w:val="22"/>
          <w:szCs w:val="22"/>
          <w:lang w:val="en-US"/>
          <w:rPrChange w:id="556" w:author="Nguyet Nguyen (Senior Legal Executive)" w:date="2026-05-05T10:07:00Z">
            <w:rPr>
              <w:ins w:id="557" w:author="Tien Nguyen" w:date="2026-04-23T20:29:00Z"/>
              <w:lang w:val="vi-VN"/>
            </w:rPr>
          </w:rPrChange>
        </w:rPr>
      </w:pPr>
      <w:ins w:id="558" w:author="Tien Nguyen" w:date="2026-04-23T20:29:00Z">
        <w:r w:rsidRPr="00537462">
          <w:rPr>
            <w:sz w:val="22"/>
            <w:szCs w:val="22"/>
            <w:lang w:val="vi-VN"/>
            <w:rPrChange w:id="559" w:author="Nguyet Nguyen (Senior Legal Executive)" w:date="2026-05-05T10:07:00Z">
              <w:rPr>
                <w:lang w:val="vi-VN"/>
              </w:rPr>
            </w:rPrChange>
          </w:rPr>
          <w:t xml:space="preserve">+ </w:t>
        </w:r>
        <w:r w:rsidRPr="00C31EB7">
          <w:rPr>
            <w:sz w:val="22"/>
            <w:szCs w:val="22"/>
            <w:highlight w:val="green"/>
            <w:lang w:val="vi-VN"/>
            <w:rPrChange w:id="560" w:author="Nguyet Nguyen (Senior Legal Executive)" w:date="2026-05-05T11:41:00Z">
              <w:rPr>
                <w:lang w:val="vi-VN"/>
              </w:rPr>
            </w:rPrChange>
          </w:rPr>
          <w:t>Shake Out Run</w:t>
        </w:r>
        <w:r w:rsidRPr="00537462">
          <w:rPr>
            <w:sz w:val="22"/>
            <w:szCs w:val="22"/>
            <w:lang w:val="vi-VN"/>
            <w:rPrChange w:id="561" w:author="Nguyet Nguyen (Senior Legal Executive)" w:date="2026-05-05T10:07:00Z">
              <w:rPr>
                <w:lang w:val="vi-VN"/>
              </w:rPr>
            </w:rPrChange>
          </w:rPr>
          <w:t xml:space="preserve"> tại Sân vận động Gia Định </w:t>
        </w:r>
      </w:ins>
      <w:ins w:id="562" w:author="Nguyet Nguyen (Senior Legal Executive)" w:date="2026-05-05T11:20:00Z">
        <w:r w:rsidR="00444E1D">
          <w:rPr>
            <w:sz w:val="22"/>
            <w:szCs w:val="22"/>
            <w:lang w:val="en-US"/>
          </w:rPr>
          <w:t xml:space="preserve">- </w:t>
        </w:r>
        <w:r w:rsidR="00444E1D" w:rsidRPr="00691BA8">
          <w:rPr>
            <w:color w:val="081B3A"/>
            <w:spacing w:val="3"/>
            <w:sz w:val="22"/>
            <w:szCs w:val="22"/>
            <w:shd w:val="clear" w:color="auto" w:fill="FFFFFF"/>
          </w:rPr>
          <w:t>2A Phan Chu Trinh, Phường 12, Quận Bình Thạnh</w:t>
        </w:r>
        <w:r w:rsidR="00444E1D">
          <w:rPr>
            <w:color w:val="081B3A"/>
            <w:spacing w:val="3"/>
            <w:sz w:val="22"/>
            <w:szCs w:val="22"/>
            <w:shd w:val="clear" w:color="auto" w:fill="FFFFFF"/>
            <w:lang w:val="en-US"/>
          </w:rPr>
          <w:t xml:space="preserve"> (cũ)</w:t>
        </w:r>
        <w:r w:rsidR="00444E1D" w:rsidRPr="00691BA8">
          <w:rPr>
            <w:color w:val="081B3A"/>
            <w:spacing w:val="3"/>
            <w:sz w:val="22"/>
            <w:szCs w:val="22"/>
            <w:shd w:val="clear" w:color="auto" w:fill="FFFFFF"/>
          </w:rPr>
          <w:t xml:space="preserve">, </w:t>
        </w:r>
        <w:r w:rsidR="00444E1D">
          <w:rPr>
            <w:color w:val="081B3A"/>
            <w:spacing w:val="3"/>
            <w:sz w:val="22"/>
            <w:szCs w:val="22"/>
            <w:shd w:val="clear" w:color="auto" w:fill="FFFFFF"/>
            <w:lang w:val="en-US"/>
          </w:rPr>
          <w:t>TP.</w:t>
        </w:r>
        <w:r w:rsidR="00444E1D" w:rsidRPr="00691BA8">
          <w:rPr>
            <w:color w:val="081B3A"/>
            <w:spacing w:val="3"/>
            <w:sz w:val="22"/>
            <w:szCs w:val="22"/>
            <w:shd w:val="clear" w:color="auto" w:fill="FFFFFF"/>
          </w:rPr>
          <w:t>Hồ Chí Minh</w:t>
        </w:r>
        <w:r w:rsidR="00444E1D" w:rsidRPr="00537462">
          <w:rPr>
            <w:sz w:val="22"/>
            <w:szCs w:val="22"/>
            <w:lang w:val="vi-VN"/>
            <w:rPrChange w:id="563" w:author="Nguyet Nguyen (Senior Legal Executive)" w:date="2026-05-05T10:07:00Z">
              <w:rPr>
                <w:sz w:val="22"/>
                <w:szCs w:val="22"/>
                <w:lang w:val="vi-VN"/>
              </w:rPr>
            </w:rPrChange>
          </w:rPr>
          <w:t xml:space="preserve"> </w:t>
        </w:r>
      </w:ins>
      <w:ins w:id="564" w:author="Tien Nguyen" w:date="2026-04-23T20:29:00Z">
        <w:r w:rsidRPr="00537462">
          <w:rPr>
            <w:sz w:val="22"/>
            <w:szCs w:val="22"/>
            <w:lang w:val="vi-VN"/>
            <w:rPrChange w:id="565" w:author="Nguyet Nguyen (Senior Legal Executive)" w:date="2026-05-05T10:07:00Z">
              <w:rPr>
                <w:lang w:val="vi-VN"/>
              </w:rPr>
            </w:rPrChange>
          </w:rPr>
          <w:t>ngày 17/05</w:t>
        </w:r>
      </w:ins>
      <w:ins w:id="566" w:author="Nguyet Nguyen (Senior Legal Executive)" w:date="2026-05-05T09:58:00Z">
        <w:r w:rsidR="00EF77B8" w:rsidRPr="00537462">
          <w:rPr>
            <w:sz w:val="22"/>
            <w:szCs w:val="22"/>
            <w:lang w:val="en-US"/>
            <w:rPrChange w:id="567" w:author="Nguyet Nguyen (Senior Legal Executive)" w:date="2026-05-05T10:07:00Z">
              <w:rPr>
                <w:lang w:val="en-US"/>
              </w:rPr>
            </w:rPrChange>
          </w:rPr>
          <w:t>/2026.</w:t>
        </w:r>
      </w:ins>
    </w:p>
    <w:p w14:paraId="6CBDE555" w14:textId="71348A03" w:rsidR="0077350C" w:rsidRPr="00537462" w:rsidRDefault="0077350C" w:rsidP="0077350C">
      <w:pPr>
        <w:pStyle w:val="ListParagraph"/>
        <w:spacing w:line="276" w:lineRule="auto"/>
        <w:ind w:left="709"/>
        <w:rPr>
          <w:ins w:id="568" w:author="Tien Nguyen" w:date="2026-04-23T20:29:00Z"/>
          <w:sz w:val="22"/>
          <w:szCs w:val="22"/>
          <w:lang w:val="en-US"/>
          <w:rPrChange w:id="569" w:author="Nguyet Nguyen (Senior Legal Executive)" w:date="2026-05-05T10:07:00Z">
            <w:rPr>
              <w:ins w:id="570" w:author="Tien Nguyen" w:date="2026-04-23T20:29:00Z"/>
              <w:lang w:val="vi-VN"/>
            </w:rPr>
          </w:rPrChange>
        </w:rPr>
      </w:pPr>
      <w:ins w:id="571" w:author="Tien Nguyen" w:date="2026-04-23T20:29:00Z">
        <w:r w:rsidRPr="00537462">
          <w:rPr>
            <w:sz w:val="22"/>
            <w:szCs w:val="22"/>
            <w:lang w:val="vi-VN"/>
            <w:rPrChange w:id="572" w:author="Nguyet Nguyen (Senior Legal Executive)" w:date="2026-05-05T10:07:00Z">
              <w:rPr>
                <w:lang w:val="vi-VN"/>
              </w:rPr>
            </w:rPrChange>
          </w:rPr>
          <w:t>+ Sự kiện tại Hà Nội tại cửa hàng Nike Lotte West Lake</w:t>
        </w:r>
      </w:ins>
      <w:ins w:id="573" w:author="Nguyet Nguyen (Senior Legal Executive)" w:date="2026-05-05T11:20:00Z">
        <w:r w:rsidR="00444E1D">
          <w:rPr>
            <w:sz w:val="22"/>
            <w:szCs w:val="22"/>
            <w:lang w:val="en-US"/>
          </w:rPr>
          <w:t>, TP Hà Nội</w:t>
        </w:r>
      </w:ins>
      <w:ins w:id="574" w:author="Tien Nguyen" w:date="2026-04-23T20:29:00Z">
        <w:r w:rsidRPr="00537462">
          <w:rPr>
            <w:sz w:val="22"/>
            <w:szCs w:val="22"/>
            <w:lang w:val="vi-VN"/>
            <w:rPrChange w:id="575" w:author="Nguyet Nguyen (Senior Legal Executive)" w:date="2026-05-05T10:07:00Z">
              <w:rPr>
                <w:lang w:val="vi-VN"/>
              </w:rPr>
            </w:rPrChange>
          </w:rPr>
          <w:t xml:space="preserve"> ngày 23/05</w:t>
        </w:r>
      </w:ins>
      <w:ins w:id="576" w:author="Nguyet Nguyen (Senior Legal Executive)" w:date="2026-05-05T09:58:00Z">
        <w:r w:rsidR="00EF77B8" w:rsidRPr="00537462">
          <w:rPr>
            <w:sz w:val="22"/>
            <w:szCs w:val="22"/>
            <w:lang w:val="en-US"/>
            <w:rPrChange w:id="577" w:author="Nguyet Nguyen (Senior Legal Executive)" w:date="2026-05-05T10:07:00Z">
              <w:rPr>
                <w:lang w:val="en-US"/>
              </w:rPr>
            </w:rPrChange>
          </w:rPr>
          <w:t>/2026.</w:t>
        </w:r>
      </w:ins>
    </w:p>
    <w:p w14:paraId="3B0CA33E" w14:textId="77777777" w:rsidR="00BC7208" w:rsidRPr="00A46EF4" w:rsidRDefault="0077350C" w:rsidP="00BC7208">
      <w:pPr>
        <w:pStyle w:val="ListParagraph"/>
        <w:spacing w:line="276" w:lineRule="auto"/>
        <w:ind w:left="709"/>
        <w:rPr>
          <w:ins w:id="578" w:author="Tien Nguyen" w:date="2026-04-23T21:44:00Z"/>
          <w:strike/>
          <w:color w:val="FF0000"/>
          <w:sz w:val="22"/>
          <w:szCs w:val="22"/>
          <w:rPrChange w:id="579" w:author="Nguyet Nguyen (Senior Legal Executive)" w:date="2026-05-05T11:35:00Z">
            <w:rPr>
              <w:ins w:id="580" w:author="Tien Nguyen" w:date="2026-04-23T21:44:00Z"/>
            </w:rPr>
          </w:rPrChange>
        </w:rPr>
      </w:pPr>
      <w:ins w:id="581" w:author="Tien Nguyen" w:date="2026-04-23T20:29:00Z">
        <w:r w:rsidRPr="00A46EF4">
          <w:rPr>
            <w:strike/>
            <w:color w:val="FF0000"/>
            <w:sz w:val="22"/>
            <w:szCs w:val="22"/>
            <w:lang w:val="vi-VN"/>
            <w:rPrChange w:id="582" w:author="Nguyet Nguyen (Senior Legal Executive)" w:date="2026-05-05T11:35:00Z">
              <w:rPr>
                <w:lang w:val="vi-VN"/>
              </w:rPr>
            </w:rPrChange>
          </w:rPr>
          <w:t>+ (Chi tiết cập nhật tại PLHD)</w:t>
        </w:r>
      </w:ins>
    </w:p>
    <w:p w14:paraId="3D48B6E4" w14:textId="646B8794" w:rsidR="00752A01" w:rsidRPr="005B3B96" w:rsidDel="00BC7208" w:rsidRDefault="00752A01">
      <w:pPr>
        <w:spacing w:line="276" w:lineRule="auto"/>
        <w:rPr>
          <w:del w:id="583" w:author="Tien Nguyen" w:date="2026-04-23T21:44:00Z"/>
        </w:rPr>
        <w:pPrChange w:id="584" w:author="Tien Nguyen" w:date="2026-04-23T21:43:00Z">
          <w:pPr>
            <w:pStyle w:val="ListParagraph"/>
            <w:numPr>
              <w:numId w:val="21"/>
            </w:numPr>
            <w:spacing w:line="276" w:lineRule="auto"/>
            <w:ind w:left="709" w:hanging="709"/>
          </w:pPr>
        </w:pPrChange>
      </w:pPr>
      <w:del w:id="585" w:author="Tien Nguyen" w:date="2026-04-23T20:29:00Z">
        <w:r w:rsidRPr="00537462" w:rsidDel="0077350C">
          <w:rPr>
            <w:rFonts w:ascii="Times New Roman" w:hAnsi="Times New Roman"/>
            <w:rPrChange w:id="586" w:author="Nguyet Nguyen (Senior Legal Executive)" w:date="2026-05-05T10:07:00Z">
              <w:rPr/>
            </w:rPrChange>
          </w:rPr>
          <w:delText>:</w:delText>
        </w:r>
        <w:r w:rsidRPr="00537462" w:rsidDel="0077350C">
          <w:rPr>
            <w:rFonts w:ascii="Times New Roman" w:hAnsi="Times New Roman"/>
            <w:color w:val="1F3864"/>
            <w:rPrChange w:id="587" w:author="Nguyet Nguyen (Senior Legal Executive)" w:date="2026-05-05T10:07:00Z">
              <w:rPr>
                <w:color w:val="1F3864"/>
              </w:rPr>
            </w:rPrChange>
          </w:rPr>
          <w:delText xml:space="preserve"> </w:delText>
        </w:r>
        <w:r w:rsidR="00470121" w:rsidRPr="00537462" w:rsidDel="0077350C">
          <w:rPr>
            <w:rFonts w:ascii="Times New Roman" w:hAnsi="Times New Roman"/>
            <w:color w:val="45B0E1" w:themeColor="accent1" w:themeTint="99"/>
            <w:rPrChange w:id="588" w:author="Nguyet Nguyen (Senior Legal Executive)" w:date="2026-05-05T10:07:00Z">
              <w:rPr/>
            </w:rPrChange>
          </w:rPr>
          <w:delText>[__]</w:delText>
        </w:r>
        <w:r w:rsidRPr="00537462" w:rsidDel="0077350C">
          <w:rPr>
            <w:rStyle w:val="FootnoteReference"/>
            <w:rFonts w:ascii="Times New Roman" w:hAnsi="Times New Roman"/>
            <w:rPrChange w:id="589" w:author="Nguyet Nguyen (Senior Legal Executive)" w:date="2026-05-05T10:07:00Z">
              <w:rPr>
                <w:rStyle w:val="FootnoteReference"/>
              </w:rPr>
            </w:rPrChange>
          </w:rPr>
          <w:footnoteReference w:id="5"/>
        </w:r>
      </w:del>
    </w:p>
    <w:p w14:paraId="299D15EE" w14:textId="77777777" w:rsidR="00752A01" w:rsidRPr="00537462" w:rsidRDefault="00752A01" w:rsidP="00AF6094">
      <w:pPr>
        <w:pStyle w:val="ListParagraph"/>
        <w:spacing w:before="240" w:line="276" w:lineRule="auto"/>
        <w:ind w:left="0"/>
        <w:rPr>
          <w:b/>
          <w:bCs/>
          <w:sz w:val="22"/>
          <w:szCs w:val="22"/>
          <w:rPrChange w:id="592" w:author="Nguyet Nguyen (Senior Legal Executive)" w:date="2026-05-05T10:07:00Z">
            <w:rPr>
              <w:b/>
              <w:bCs/>
            </w:rPr>
          </w:rPrChange>
        </w:rPr>
      </w:pPr>
      <w:r w:rsidRPr="00537462">
        <w:rPr>
          <w:b/>
          <w:bCs/>
          <w:sz w:val="22"/>
          <w:szCs w:val="22"/>
          <w:lang w:val="en-US"/>
          <w:rPrChange w:id="593" w:author="Nguyet Nguyen (Senior Legal Executive)" w:date="2026-05-05T10:07:00Z">
            <w:rPr>
              <w:b/>
              <w:bCs/>
              <w:lang w:val="en-US"/>
            </w:rPr>
          </w:rPrChange>
        </w:rPr>
        <w:t xml:space="preserve">ĐIỀU 2. THỜI GIAN THỰC HIỆN </w:t>
      </w:r>
      <w:r w:rsidR="00664D33" w:rsidRPr="00537462">
        <w:rPr>
          <w:b/>
          <w:bCs/>
          <w:sz w:val="22"/>
          <w:szCs w:val="22"/>
          <w:lang w:val="en-US"/>
          <w:rPrChange w:id="594" w:author="Nguyet Nguyen (Senior Legal Executive)" w:date="2026-05-05T10:07:00Z">
            <w:rPr>
              <w:b/>
              <w:bCs/>
              <w:lang w:val="en-US"/>
            </w:rPr>
          </w:rPrChange>
        </w:rPr>
        <w:t>DỊCH VỤ</w:t>
      </w:r>
    </w:p>
    <w:p w14:paraId="0A5F21C8" w14:textId="77777777" w:rsidR="00752A01" w:rsidRPr="00A46EF4" w:rsidRDefault="00752A01" w:rsidP="00F21133">
      <w:pPr>
        <w:pStyle w:val="ListParagraph"/>
        <w:numPr>
          <w:ilvl w:val="0"/>
          <w:numId w:val="22"/>
        </w:numPr>
        <w:spacing w:line="276" w:lineRule="auto"/>
        <w:ind w:hanging="720"/>
        <w:rPr>
          <w:strike/>
          <w:color w:val="FF0000"/>
          <w:sz w:val="22"/>
          <w:szCs w:val="22"/>
          <w:lang w:val="en-US"/>
          <w:rPrChange w:id="595" w:author="Nguyet Nguyen (Senior Legal Executive)" w:date="2026-05-05T11:35:00Z">
            <w:rPr>
              <w:lang w:val="en-US"/>
            </w:rPr>
          </w:rPrChange>
        </w:rPr>
      </w:pPr>
      <w:commentRangeStart w:id="596"/>
      <w:r w:rsidRPr="00A46EF4">
        <w:rPr>
          <w:strike/>
          <w:color w:val="FF0000"/>
          <w:sz w:val="22"/>
          <w:szCs w:val="22"/>
          <w:lang w:val="en-US"/>
          <w:rPrChange w:id="597" w:author="Nguyet Nguyen (Senior Legal Executive)" w:date="2026-05-05T11:35:00Z">
            <w:rPr>
              <w:lang w:val="en-US"/>
            </w:rPr>
          </w:rPrChange>
        </w:rPr>
        <w:t>Các hạng mục sản xuất, lắp đặt:</w:t>
      </w:r>
    </w:p>
    <w:p w14:paraId="7E9FB2B8" w14:textId="435BFBF5" w:rsidR="00752A01" w:rsidRPr="00A46EF4" w:rsidRDefault="00752A01" w:rsidP="00F21133">
      <w:pPr>
        <w:pStyle w:val="ListParagraph"/>
        <w:numPr>
          <w:ilvl w:val="0"/>
          <w:numId w:val="23"/>
        </w:numPr>
        <w:spacing w:line="276" w:lineRule="auto"/>
        <w:ind w:left="1276" w:hanging="567"/>
        <w:rPr>
          <w:strike/>
          <w:color w:val="FF0000"/>
          <w:sz w:val="22"/>
          <w:szCs w:val="22"/>
          <w:lang w:val="en-US"/>
          <w:rPrChange w:id="598" w:author="Nguyet Nguyen (Senior Legal Executive)" w:date="2026-05-05T11:35:00Z">
            <w:rPr>
              <w:lang w:val="en-US"/>
            </w:rPr>
          </w:rPrChange>
        </w:rPr>
      </w:pPr>
      <w:r w:rsidRPr="00A46EF4">
        <w:rPr>
          <w:strike/>
          <w:color w:val="FF0000"/>
          <w:sz w:val="22"/>
          <w:szCs w:val="22"/>
          <w:lang w:val="en-US"/>
          <w:rPrChange w:id="599" w:author="Nguyet Nguyen (Senior Legal Executive)" w:date="2026-05-05T11:35:00Z">
            <w:rPr>
              <w:lang w:val="en-US"/>
            </w:rPr>
          </w:rPrChange>
        </w:rPr>
        <w:t xml:space="preserve">Thời gian sản xuất: </w:t>
      </w:r>
      <w:ins w:id="600" w:author="Tien Nguyen" w:date="2026-04-23T20:30:00Z">
        <w:r w:rsidR="0077350C" w:rsidRPr="00A46EF4">
          <w:rPr>
            <w:strike/>
            <w:color w:val="FF0000"/>
            <w:sz w:val="22"/>
            <w:szCs w:val="22"/>
            <w:lang w:val="vi-VN"/>
            <w:rPrChange w:id="601" w:author="Nguyet Nguyen (Senior Legal Executive)" w:date="2026-05-05T11:35:00Z">
              <w:rPr>
                <w:lang w:val="vi-VN"/>
              </w:rPr>
            </w:rPrChange>
          </w:rPr>
          <w:t>Chi tiết cập nhật tại PLHD</w:t>
        </w:r>
        <w:r w:rsidR="0077350C" w:rsidRPr="00A46EF4" w:rsidDel="0077350C">
          <w:rPr>
            <w:strike/>
            <w:color w:val="FF0000"/>
            <w:sz w:val="22"/>
            <w:szCs w:val="22"/>
            <w:rPrChange w:id="602" w:author="Nguyet Nguyen (Senior Legal Executive)" w:date="2026-05-05T11:35:00Z">
              <w:rPr>
                <w:color w:val="45B0E1" w:themeColor="accent1" w:themeTint="99"/>
              </w:rPr>
            </w:rPrChange>
          </w:rPr>
          <w:t xml:space="preserve"> </w:t>
        </w:r>
      </w:ins>
      <w:del w:id="603" w:author="Tien Nguyen" w:date="2026-04-23T20:30:00Z">
        <w:r w:rsidR="00470121" w:rsidRPr="00A46EF4" w:rsidDel="0077350C">
          <w:rPr>
            <w:strike/>
            <w:color w:val="FF0000"/>
            <w:sz w:val="22"/>
            <w:szCs w:val="22"/>
            <w:rPrChange w:id="604" w:author="Nguyet Nguyen (Senior Legal Executive)" w:date="2026-05-05T11:35:00Z">
              <w:rPr>
                <w:color w:val="45B0E1" w:themeColor="accent1" w:themeTint="99"/>
              </w:rPr>
            </w:rPrChange>
          </w:rPr>
          <w:delText>[__</w:delText>
        </w:r>
      </w:del>
      <w:del w:id="605" w:author="Nguyen Quynh Thuy Tien (Senior Social &amp; Digital Marketing Executive)" w:date="2026-04-23T11:07:00Z">
        <w:r w:rsidR="00470121" w:rsidRPr="00A46EF4" w:rsidDel="00C17FE2">
          <w:rPr>
            <w:strike/>
            <w:color w:val="FF0000"/>
            <w:sz w:val="22"/>
            <w:szCs w:val="22"/>
            <w:rPrChange w:id="606" w:author="Nguyet Nguyen (Senior Legal Executive)" w:date="2026-05-05T11:35:00Z">
              <w:rPr>
                <w:color w:val="45B0E1" w:themeColor="accent1" w:themeTint="99"/>
              </w:rPr>
            </w:rPrChange>
          </w:rPr>
          <w:delText>]</w:delText>
        </w:r>
      </w:del>
    </w:p>
    <w:p w14:paraId="4F983E78" w14:textId="44186977" w:rsidR="00752A01" w:rsidRPr="00A46EF4" w:rsidRDefault="00752A01" w:rsidP="00F21133">
      <w:pPr>
        <w:pStyle w:val="ListParagraph"/>
        <w:numPr>
          <w:ilvl w:val="0"/>
          <w:numId w:val="23"/>
        </w:numPr>
        <w:spacing w:line="276" w:lineRule="auto"/>
        <w:ind w:left="1276" w:hanging="567"/>
        <w:rPr>
          <w:strike/>
          <w:color w:val="FF0000"/>
          <w:sz w:val="22"/>
          <w:szCs w:val="22"/>
          <w:lang w:val="en-US"/>
          <w:rPrChange w:id="607" w:author="Nguyet Nguyen (Senior Legal Executive)" w:date="2026-05-05T11:35:00Z">
            <w:rPr>
              <w:lang w:val="en-US"/>
            </w:rPr>
          </w:rPrChange>
        </w:rPr>
      </w:pPr>
      <w:r w:rsidRPr="00A46EF4">
        <w:rPr>
          <w:strike/>
          <w:color w:val="FF0000"/>
          <w:sz w:val="22"/>
          <w:szCs w:val="22"/>
          <w:lang w:val="en-US"/>
          <w:rPrChange w:id="608" w:author="Nguyet Nguyen (Senior Legal Executive)" w:date="2026-05-05T11:35:00Z">
            <w:rPr>
              <w:lang w:val="en-US"/>
            </w:rPr>
          </w:rPrChange>
        </w:rPr>
        <w:t>Dàn dựng, lắp đặt tại hiện trường:</w:t>
      </w:r>
      <w:r w:rsidRPr="00A46EF4">
        <w:rPr>
          <w:strike/>
          <w:color w:val="FF0000"/>
          <w:sz w:val="22"/>
          <w:szCs w:val="22"/>
          <w:rPrChange w:id="609" w:author="Nguyet Nguyen (Senior Legal Executive)" w:date="2026-05-05T11:35:00Z">
            <w:rPr/>
          </w:rPrChange>
        </w:rPr>
        <w:t xml:space="preserve"> </w:t>
      </w:r>
      <w:ins w:id="610" w:author="Tien Nguyen" w:date="2026-04-23T20:30:00Z">
        <w:r w:rsidR="0077350C" w:rsidRPr="00A46EF4">
          <w:rPr>
            <w:strike/>
            <w:color w:val="FF0000"/>
            <w:sz w:val="22"/>
            <w:szCs w:val="22"/>
            <w:lang w:val="vi-VN"/>
            <w:rPrChange w:id="611" w:author="Nguyet Nguyen (Senior Legal Executive)" w:date="2026-05-05T11:35:00Z">
              <w:rPr>
                <w:lang w:val="vi-VN"/>
              </w:rPr>
            </w:rPrChange>
          </w:rPr>
          <w:t>Chi tiết cập nhật tại PLHD</w:t>
        </w:r>
      </w:ins>
      <w:del w:id="612" w:author="Tien Nguyen" w:date="2026-04-23T20:30:00Z">
        <w:r w:rsidR="00470121" w:rsidRPr="00A46EF4" w:rsidDel="0077350C">
          <w:rPr>
            <w:strike/>
            <w:color w:val="FF0000"/>
            <w:sz w:val="22"/>
            <w:szCs w:val="22"/>
            <w:rPrChange w:id="613" w:author="Nguyet Nguyen (Senior Legal Executive)" w:date="2026-05-05T11:35:00Z">
              <w:rPr>
                <w:color w:val="45B0E1" w:themeColor="accent1" w:themeTint="99"/>
              </w:rPr>
            </w:rPrChange>
          </w:rPr>
          <w:delText>[__]</w:delText>
        </w:r>
      </w:del>
    </w:p>
    <w:p w14:paraId="1EA164BA" w14:textId="02420C80" w:rsidR="00752A01" w:rsidRPr="00A46EF4" w:rsidRDefault="00752A01" w:rsidP="00F21133">
      <w:pPr>
        <w:pStyle w:val="ListParagraph"/>
        <w:numPr>
          <w:ilvl w:val="0"/>
          <w:numId w:val="23"/>
        </w:numPr>
        <w:spacing w:line="276" w:lineRule="auto"/>
        <w:ind w:left="1276" w:hanging="567"/>
        <w:rPr>
          <w:strike/>
          <w:color w:val="FF0000"/>
          <w:sz w:val="22"/>
          <w:szCs w:val="22"/>
          <w:lang w:val="en-US"/>
          <w:rPrChange w:id="614" w:author="Nguyet Nguyen (Senior Legal Executive)" w:date="2026-05-05T11:35:00Z">
            <w:rPr>
              <w:lang w:val="en-US"/>
            </w:rPr>
          </w:rPrChange>
        </w:rPr>
      </w:pPr>
      <w:r w:rsidRPr="00A46EF4">
        <w:rPr>
          <w:strike/>
          <w:color w:val="FF0000"/>
          <w:sz w:val="22"/>
          <w:szCs w:val="22"/>
          <w:lang w:val="en-US"/>
          <w:rPrChange w:id="615" w:author="Nguyet Nguyen (Senior Legal Executive)" w:date="2026-05-05T11:35:00Z">
            <w:rPr>
              <w:lang w:val="en-US"/>
            </w:rPr>
          </w:rPrChange>
        </w:rPr>
        <w:t>Tháo dỡ, hoàn trả mặt bằng:</w:t>
      </w:r>
      <w:r w:rsidRPr="00A46EF4">
        <w:rPr>
          <w:strike/>
          <w:color w:val="FF0000"/>
          <w:sz w:val="22"/>
          <w:szCs w:val="22"/>
          <w:rPrChange w:id="616" w:author="Nguyet Nguyen (Senior Legal Executive)" w:date="2026-05-05T11:35:00Z">
            <w:rPr/>
          </w:rPrChange>
        </w:rPr>
        <w:t xml:space="preserve"> </w:t>
      </w:r>
      <w:ins w:id="617" w:author="Tien Nguyen" w:date="2026-04-23T20:30:00Z">
        <w:r w:rsidR="0077350C" w:rsidRPr="00A46EF4">
          <w:rPr>
            <w:strike/>
            <w:color w:val="FF0000"/>
            <w:sz w:val="22"/>
            <w:szCs w:val="22"/>
            <w:lang w:val="vi-VN"/>
            <w:rPrChange w:id="618" w:author="Nguyet Nguyen (Senior Legal Executive)" w:date="2026-05-05T11:35:00Z">
              <w:rPr>
                <w:lang w:val="vi-VN"/>
              </w:rPr>
            </w:rPrChange>
          </w:rPr>
          <w:t>Chi tiết cập nhật tại PLHD</w:t>
        </w:r>
      </w:ins>
      <w:del w:id="619" w:author="Tien Nguyen" w:date="2026-04-23T20:30:00Z">
        <w:r w:rsidR="00470121" w:rsidRPr="00A46EF4" w:rsidDel="0077350C">
          <w:rPr>
            <w:strike/>
            <w:color w:val="FF0000"/>
            <w:sz w:val="22"/>
            <w:szCs w:val="22"/>
            <w:rPrChange w:id="620" w:author="Nguyet Nguyen (Senior Legal Executive)" w:date="2026-05-05T11:35:00Z">
              <w:rPr>
                <w:color w:val="45B0E1" w:themeColor="accent1" w:themeTint="99"/>
              </w:rPr>
            </w:rPrChange>
          </w:rPr>
          <w:delText>[__]</w:delText>
        </w:r>
      </w:del>
      <w:commentRangeEnd w:id="596"/>
      <w:r w:rsidR="00A46EF4" w:rsidRPr="00A46EF4">
        <w:rPr>
          <w:rStyle w:val="CommentReference"/>
          <w:rFonts w:eastAsia="Times New Roman"/>
          <w:color w:val="FF0000"/>
          <w:lang w:val="en-US" w:eastAsia="en-US"/>
          <w:rPrChange w:id="621" w:author="Nguyet Nguyen (Senior Legal Executive)" w:date="2026-05-05T11:35:00Z">
            <w:rPr>
              <w:rStyle w:val="CommentReference"/>
              <w:rFonts w:eastAsia="Times New Roman"/>
              <w:lang w:val="en-US" w:eastAsia="en-US"/>
            </w:rPr>
          </w:rPrChange>
        </w:rPr>
        <w:commentReference w:id="596"/>
      </w:r>
    </w:p>
    <w:p w14:paraId="30A1F2F6" w14:textId="77777777" w:rsidR="00752A01" w:rsidRPr="00537462" w:rsidRDefault="00752A01" w:rsidP="00F21133">
      <w:pPr>
        <w:pStyle w:val="ListParagraph"/>
        <w:numPr>
          <w:ilvl w:val="0"/>
          <w:numId w:val="22"/>
        </w:numPr>
        <w:spacing w:line="276" w:lineRule="auto"/>
        <w:ind w:hanging="720"/>
        <w:rPr>
          <w:sz w:val="22"/>
          <w:szCs w:val="22"/>
          <w:lang w:val="en-US"/>
          <w:rPrChange w:id="622" w:author="Nguyet Nguyen (Senior Legal Executive)" w:date="2026-05-05T10:07:00Z">
            <w:rPr>
              <w:lang w:val="en-US"/>
            </w:rPr>
          </w:rPrChange>
        </w:rPr>
      </w:pPr>
      <w:r w:rsidRPr="00A71CBF">
        <w:rPr>
          <w:b/>
          <w:sz w:val="22"/>
          <w:szCs w:val="22"/>
          <w:lang w:val="en-US"/>
          <w:rPrChange w:id="623" w:author="Nguyet Nguyen (Senior Legal Executive) " w:date="2026-05-05T11:55:00Z">
            <w:rPr>
              <w:lang w:val="en-US"/>
            </w:rPr>
          </w:rPrChange>
        </w:rPr>
        <w:t>Các hạng mục quảng cáo trực tuyến</w:t>
      </w:r>
      <w:r w:rsidRPr="00537462">
        <w:rPr>
          <w:sz w:val="22"/>
          <w:szCs w:val="22"/>
          <w:lang w:val="en-US"/>
          <w:rPrChange w:id="624" w:author="Nguyet Nguyen (Senior Legal Executive)" w:date="2026-05-05T10:07:00Z">
            <w:rPr>
              <w:lang w:val="en-US"/>
            </w:rPr>
          </w:rPrChange>
        </w:rPr>
        <w:t>:</w:t>
      </w:r>
    </w:p>
    <w:p w14:paraId="4FF29478" w14:textId="721B0758" w:rsidR="00752A01" w:rsidRPr="00537462" w:rsidRDefault="00752A01" w:rsidP="00F21133">
      <w:pPr>
        <w:pStyle w:val="ListParagraph"/>
        <w:numPr>
          <w:ilvl w:val="0"/>
          <w:numId w:val="24"/>
        </w:numPr>
        <w:spacing w:line="276" w:lineRule="auto"/>
        <w:ind w:left="1276" w:hanging="567"/>
        <w:rPr>
          <w:sz w:val="22"/>
          <w:szCs w:val="22"/>
          <w:lang w:val="vi-VN"/>
          <w:rPrChange w:id="625" w:author="Nguyet Nguyen (Senior Legal Executive)" w:date="2026-05-05T10:07:00Z">
            <w:rPr>
              <w:lang w:val="vi-VN"/>
            </w:rPr>
          </w:rPrChange>
        </w:rPr>
      </w:pPr>
      <w:r w:rsidRPr="00537462">
        <w:rPr>
          <w:sz w:val="22"/>
          <w:szCs w:val="22"/>
          <w:lang w:val="vi-VN"/>
          <w:rPrChange w:id="626" w:author="Nguyet Nguyen (Senior Legal Executive)" w:date="2026-05-05T10:07:00Z">
            <w:rPr>
              <w:lang w:val="vi-VN"/>
            </w:rPr>
          </w:rPrChange>
        </w:rPr>
        <w:t>Thời gian sản xuất nội dung:</w:t>
      </w:r>
      <w:r w:rsidRPr="00537462">
        <w:rPr>
          <w:sz w:val="22"/>
          <w:szCs w:val="22"/>
          <w:rPrChange w:id="627" w:author="Nguyet Nguyen (Senior Legal Executive)" w:date="2026-05-05T10:07:00Z">
            <w:rPr/>
          </w:rPrChange>
        </w:rPr>
        <w:t xml:space="preserve"> </w:t>
      </w:r>
      <w:del w:id="628" w:author="Nguyet Nguyen (Senior Legal Executive)" w:date="2026-05-05T09:56:00Z">
        <w:r w:rsidR="00470121" w:rsidRPr="00537462" w:rsidDel="00EF77B8">
          <w:rPr>
            <w:sz w:val="22"/>
            <w:szCs w:val="22"/>
            <w:rPrChange w:id="629" w:author="Nguyet Nguyen (Senior Legal Executive)" w:date="2026-05-05T10:07:00Z">
              <w:rPr>
                <w:color w:val="45B0E1" w:themeColor="accent1" w:themeTint="99"/>
              </w:rPr>
            </w:rPrChange>
          </w:rPr>
          <w:delText>[_</w:delText>
        </w:r>
      </w:del>
      <w:commentRangeStart w:id="630"/>
      <w:ins w:id="631" w:author="Tien Nguyen" w:date="2026-04-22T17:05:00Z">
        <w:r w:rsidR="00E67CBA" w:rsidRPr="00537462">
          <w:rPr>
            <w:sz w:val="22"/>
            <w:szCs w:val="22"/>
            <w:lang w:val="vi-VN"/>
            <w:rPrChange w:id="632" w:author="Nguyet Nguyen (Senior Legal Executive)" w:date="2026-05-05T10:07:00Z">
              <w:rPr>
                <w:color w:val="45B0E1" w:themeColor="accent1" w:themeTint="99"/>
                <w:lang w:val="vi-VN"/>
              </w:rPr>
            </w:rPrChange>
          </w:rPr>
          <w:t>29/04/2026</w:t>
        </w:r>
      </w:ins>
      <w:commentRangeEnd w:id="630"/>
      <w:r w:rsidR="00FE01FC" w:rsidRPr="00537462">
        <w:rPr>
          <w:rStyle w:val="CommentReference"/>
          <w:rFonts w:eastAsia="Times New Roman"/>
          <w:sz w:val="22"/>
          <w:szCs w:val="22"/>
          <w:lang w:val="en-US" w:eastAsia="en-US"/>
          <w:rPrChange w:id="633" w:author="Nguyet Nguyen (Senior Legal Executive)" w:date="2026-05-05T10:07:00Z">
            <w:rPr>
              <w:rStyle w:val="CommentReference"/>
              <w:rFonts w:eastAsia="Times New Roman"/>
              <w:lang w:val="en-US" w:eastAsia="en-US"/>
            </w:rPr>
          </w:rPrChange>
        </w:rPr>
        <w:commentReference w:id="630"/>
      </w:r>
      <w:ins w:id="634" w:author="Nguyet Nguyen (Senior Legal Executive)" w:date="2026-05-05T09:56:00Z">
        <w:r w:rsidR="00EF77B8" w:rsidRPr="00537462">
          <w:rPr>
            <w:sz w:val="22"/>
            <w:szCs w:val="22"/>
            <w:lang w:val="en-US"/>
            <w:rPrChange w:id="635" w:author="Nguyet Nguyen (Senior Legal Executive)" w:date="2026-05-05T10:07:00Z">
              <w:rPr>
                <w:color w:val="45B0E1" w:themeColor="accent1" w:themeTint="99"/>
                <w:lang w:val="en-US"/>
              </w:rPr>
            </w:rPrChange>
          </w:rPr>
          <w:t>.</w:t>
        </w:r>
      </w:ins>
      <w:del w:id="636" w:author="Nguyet Nguyen (Senior Legal Executive)" w:date="2026-05-05T09:56:00Z">
        <w:r w:rsidR="00470121" w:rsidRPr="00537462" w:rsidDel="00EF77B8">
          <w:rPr>
            <w:sz w:val="22"/>
            <w:szCs w:val="22"/>
            <w:rPrChange w:id="637" w:author="Nguyet Nguyen (Senior Legal Executive)" w:date="2026-05-05T10:07:00Z">
              <w:rPr>
                <w:color w:val="45B0E1" w:themeColor="accent1" w:themeTint="99"/>
              </w:rPr>
            </w:rPrChange>
          </w:rPr>
          <w:delText>_]</w:delText>
        </w:r>
      </w:del>
    </w:p>
    <w:p w14:paraId="283695EA" w14:textId="52C0D8D3" w:rsidR="00752A01" w:rsidRPr="00537462" w:rsidRDefault="00752A01" w:rsidP="00F21133">
      <w:pPr>
        <w:pStyle w:val="ListParagraph"/>
        <w:numPr>
          <w:ilvl w:val="0"/>
          <w:numId w:val="24"/>
        </w:numPr>
        <w:spacing w:line="276" w:lineRule="auto"/>
        <w:ind w:left="1276" w:hanging="567"/>
        <w:rPr>
          <w:sz w:val="22"/>
          <w:szCs w:val="22"/>
          <w:lang w:val="en-US"/>
          <w:rPrChange w:id="638" w:author="Nguyet Nguyen (Senior Legal Executive)" w:date="2026-05-05T10:07:00Z">
            <w:rPr>
              <w:lang w:val="en-US"/>
            </w:rPr>
          </w:rPrChange>
        </w:rPr>
      </w:pPr>
      <w:r w:rsidRPr="00537462">
        <w:rPr>
          <w:sz w:val="22"/>
          <w:szCs w:val="22"/>
          <w:lang w:val="vi-VN"/>
          <w:rPrChange w:id="639" w:author="Nguyet Nguyen (Senior Legal Executive)" w:date="2026-05-05T10:07:00Z">
            <w:rPr>
              <w:lang w:val="vi-VN"/>
            </w:rPr>
          </w:rPrChange>
        </w:rPr>
        <w:t xml:space="preserve">Thời gian đăng bài: </w:t>
      </w:r>
      <w:del w:id="640" w:author="Nguyet Nguyen (Senior Legal Executive)" w:date="2026-05-05T09:56:00Z">
        <w:r w:rsidR="00470121" w:rsidRPr="00537462" w:rsidDel="00EF77B8">
          <w:rPr>
            <w:sz w:val="22"/>
            <w:szCs w:val="22"/>
            <w:rPrChange w:id="641" w:author="Nguyet Nguyen (Senior Legal Executive)" w:date="2026-05-05T10:07:00Z">
              <w:rPr>
                <w:color w:val="45B0E1" w:themeColor="accent1" w:themeTint="99"/>
              </w:rPr>
            </w:rPrChange>
          </w:rPr>
          <w:delText>[_</w:delText>
        </w:r>
      </w:del>
      <w:ins w:id="642" w:author="Tien Nguyen" w:date="2026-04-22T16:50:00Z">
        <w:r w:rsidR="00E02A4F" w:rsidRPr="00537462">
          <w:rPr>
            <w:sz w:val="22"/>
            <w:szCs w:val="22"/>
            <w:lang w:val="vi-VN"/>
            <w:rPrChange w:id="643" w:author="Nguyet Nguyen (Senior Legal Executive)" w:date="2026-05-05T10:07:00Z">
              <w:rPr>
                <w:color w:val="45B0E1" w:themeColor="accent1" w:themeTint="99"/>
                <w:lang w:val="vi-VN"/>
              </w:rPr>
            </w:rPrChange>
          </w:rPr>
          <w:t>01</w:t>
        </w:r>
      </w:ins>
      <w:ins w:id="644" w:author="Tien Nguyen" w:date="2026-04-22T16:51:00Z">
        <w:r w:rsidR="00E02A4F" w:rsidRPr="00537462">
          <w:rPr>
            <w:sz w:val="22"/>
            <w:szCs w:val="22"/>
            <w:lang w:val="vi-VN"/>
            <w:rPrChange w:id="645" w:author="Nguyet Nguyen (Senior Legal Executive)" w:date="2026-05-05T10:07:00Z">
              <w:rPr>
                <w:color w:val="45B0E1" w:themeColor="accent1" w:themeTint="99"/>
                <w:lang w:val="vi-VN"/>
              </w:rPr>
            </w:rPrChange>
          </w:rPr>
          <w:t>/05/2026</w:t>
        </w:r>
      </w:ins>
      <w:ins w:id="646" w:author="Nguyet Nguyen (Senior Legal Executive)" w:date="2026-05-05T09:56:00Z">
        <w:r w:rsidR="00EF77B8" w:rsidRPr="00537462">
          <w:rPr>
            <w:sz w:val="22"/>
            <w:szCs w:val="22"/>
            <w:lang w:val="en-US"/>
            <w:rPrChange w:id="647" w:author="Nguyet Nguyen (Senior Legal Executive)" w:date="2026-05-05T10:07:00Z">
              <w:rPr>
                <w:color w:val="45B0E1" w:themeColor="accent1" w:themeTint="99"/>
                <w:lang w:val="en-US"/>
              </w:rPr>
            </w:rPrChange>
          </w:rPr>
          <w:t xml:space="preserve"> </w:t>
        </w:r>
      </w:ins>
      <w:del w:id="648" w:author="Nguyet Nguyen (Senior Legal Executive)" w:date="2026-05-05T09:56:00Z">
        <w:r w:rsidR="00470121" w:rsidRPr="00537462" w:rsidDel="00EF77B8">
          <w:rPr>
            <w:sz w:val="22"/>
            <w:szCs w:val="22"/>
            <w:rPrChange w:id="649" w:author="Nguyet Nguyen (Senior Legal Executive)" w:date="2026-05-05T10:07:00Z">
              <w:rPr>
                <w:color w:val="45B0E1" w:themeColor="accent1" w:themeTint="99"/>
              </w:rPr>
            </w:rPrChange>
          </w:rPr>
          <w:delText>_</w:delText>
        </w:r>
      </w:del>
      <w:ins w:id="650" w:author="Tien Nguyen" w:date="2026-04-23T09:15:00Z">
        <w:r w:rsidR="001B5BDA" w:rsidRPr="00537462">
          <w:rPr>
            <w:sz w:val="22"/>
            <w:szCs w:val="22"/>
            <w:lang w:val="vi-VN"/>
            <w:rPrChange w:id="651" w:author="Nguyet Nguyen (Senior Legal Executive)" w:date="2026-05-05T10:07:00Z">
              <w:rPr>
                <w:color w:val="45B0E1" w:themeColor="accent1" w:themeTint="99"/>
                <w:lang w:val="vi-VN"/>
              </w:rPr>
            </w:rPrChange>
          </w:rPr>
          <w:t>- 19/05/2026</w:t>
        </w:r>
      </w:ins>
      <w:ins w:id="652" w:author="Nguyet Nguyen (Senior Legal Executive)" w:date="2026-05-05T09:56:00Z">
        <w:r w:rsidR="00EF77B8" w:rsidRPr="00537462">
          <w:rPr>
            <w:sz w:val="22"/>
            <w:szCs w:val="22"/>
            <w:lang w:val="en-US"/>
            <w:rPrChange w:id="653" w:author="Nguyet Nguyen (Senior Legal Executive)" w:date="2026-05-05T10:07:00Z">
              <w:rPr>
                <w:color w:val="45B0E1" w:themeColor="accent1" w:themeTint="99"/>
                <w:lang w:val="en-US"/>
              </w:rPr>
            </w:rPrChange>
          </w:rPr>
          <w:t>.</w:t>
        </w:r>
      </w:ins>
      <w:del w:id="654" w:author="Nguyet Nguyen (Senior Legal Executive)" w:date="2026-05-05T09:56:00Z">
        <w:r w:rsidR="00470121" w:rsidRPr="00537462" w:rsidDel="00EF77B8">
          <w:rPr>
            <w:sz w:val="22"/>
            <w:szCs w:val="22"/>
            <w:rPrChange w:id="655" w:author="Nguyet Nguyen (Senior Legal Executive)" w:date="2026-05-05T10:07:00Z">
              <w:rPr>
                <w:color w:val="45B0E1" w:themeColor="accent1" w:themeTint="99"/>
              </w:rPr>
            </w:rPrChange>
          </w:rPr>
          <w:delText>]</w:delText>
        </w:r>
      </w:del>
    </w:p>
    <w:p w14:paraId="5121EF13" w14:textId="77777777" w:rsidR="00752A01" w:rsidRPr="00537462" w:rsidRDefault="00752A01" w:rsidP="00AF6094">
      <w:pPr>
        <w:pStyle w:val="ListParagraph"/>
        <w:spacing w:before="240" w:line="276" w:lineRule="auto"/>
        <w:ind w:left="0"/>
        <w:rPr>
          <w:b/>
          <w:bCs/>
          <w:sz w:val="22"/>
          <w:szCs w:val="22"/>
          <w:lang w:val="en-US"/>
          <w:rPrChange w:id="656" w:author="Nguyet Nguyen (Senior Legal Executive)" w:date="2026-05-05T10:07:00Z">
            <w:rPr>
              <w:b/>
              <w:bCs/>
              <w:lang w:val="en-US"/>
            </w:rPr>
          </w:rPrChange>
        </w:rPr>
      </w:pPr>
      <w:r w:rsidRPr="00537462">
        <w:rPr>
          <w:b/>
          <w:bCs/>
          <w:sz w:val="22"/>
          <w:szCs w:val="22"/>
          <w:lang w:val="en-US"/>
          <w:rPrChange w:id="657" w:author="Nguyet Nguyen (Senior Legal Executive)" w:date="2026-05-05T10:07:00Z">
            <w:rPr>
              <w:b/>
              <w:bCs/>
              <w:lang w:val="en-US"/>
            </w:rPr>
          </w:rPrChange>
        </w:rPr>
        <w:t xml:space="preserve">ĐIỀU 3. CÁC HẠNG MỤC </w:t>
      </w:r>
      <w:r w:rsidR="00664D33" w:rsidRPr="00537462">
        <w:rPr>
          <w:b/>
          <w:bCs/>
          <w:sz w:val="22"/>
          <w:szCs w:val="22"/>
          <w:lang w:val="en-US"/>
          <w:rPrChange w:id="658" w:author="Nguyet Nguyen (Senior Legal Executive)" w:date="2026-05-05T10:07:00Z">
            <w:rPr>
              <w:b/>
              <w:bCs/>
              <w:lang w:val="en-US"/>
            </w:rPr>
          </w:rPrChange>
        </w:rPr>
        <w:t>DỊCH VỤ</w:t>
      </w:r>
    </w:p>
    <w:p w14:paraId="1DDD872B" w14:textId="4FC1F33E" w:rsidR="00160A28" w:rsidRPr="001A2642" w:rsidRDefault="00160A28" w:rsidP="00F21133">
      <w:pPr>
        <w:spacing w:after="0" w:line="276" w:lineRule="auto"/>
        <w:rPr>
          <w:rFonts w:ascii="Times New Roman" w:hAnsi="Times New Roman"/>
          <w:i/>
          <w:iCs/>
          <w:color w:val="8EAADB"/>
          <w:sz w:val="24"/>
          <w:szCs w:val="24"/>
          <w:lang w:val="x-none" w:eastAsia="x-none"/>
        </w:rPr>
      </w:pPr>
      <w:del w:id="659" w:author="Nguyen Quynh Thuy Tien (Senior Social &amp; Digital Marketing Executive)" w:date="2026-04-23T11:06:00Z">
        <w:r w:rsidRPr="001A2642" w:rsidDel="00C17FE2">
          <w:rPr>
            <w:rFonts w:ascii="Times New Roman" w:hAnsi="Times New Roman"/>
            <w:i/>
            <w:iCs/>
            <w:color w:val="8EAADB"/>
            <w:sz w:val="24"/>
            <w:szCs w:val="24"/>
            <w:lang w:val="x-none" w:eastAsia="x-none"/>
          </w:rPr>
          <w:delText xml:space="preserve">[Nhãn hàng (i) điền thông tin theo bảng hoặc (ii) chèn bảng hạng mục </w:delText>
        </w:r>
        <w:r w:rsidR="00664D33" w:rsidRPr="001A2642" w:rsidDel="00C17FE2">
          <w:rPr>
            <w:rFonts w:ascii="Times New Roman" w:hAnsi="Times New Roman"/>
            <w:i/>
            <w:iCs/>
            <w:color w:val="8EAADB"/>
            <w:sz w:val="24"/>
            <w:szCs w:val="24"/>
            <w:lang w:val="x-none" w:eastAsia="x-none"/>
          </w:rPr>
          <w:delText>Dịch Vụ</w:delText>
        </w:r>
        <w:r w:rsidRPr="001A2642" w:rsidDel="00C17FE2">
          <w:rPr>
            <w:rFonts w:ascii="Times New Roman" w:hAnsi="Times New Roman"/>
            <w:i/>
            <w:iCs/>
            <w:color w:val="8EAADB"/>
            <w:sz w:val="24"/>
            <w:szCs w:val="24"/>
            <w:lang w:val="x-none" w:eastAsia="x-none"/>
          </w:rPr>
          <w:delText xml:space="preserve"> với đầy đủ các nội dung theo bảng dưới đây]</w:delText>
        </w:r>
      </w:del>
    </w:p>
    <w:tbl>
      <w:tblPr>
        <w:tblW w:w="1035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660" w:author="Nguyet Nguyen (Senior Legal Executive)" w:date="2026-05-05T10:01:00Z">
          <w:tblPr>
            <w:tblW w:w="102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540"/>
        <w:gridCol w:w="1530"/>
        <w:gridCol w:w="2658"/>
        <w:gridCol w:w="818"/>
        <w:gridCol w:w="693"/>
        <w:gridCol w:w="720"/>
        <w:gridCol w:w="1321"/>
        <w:gridCol w:w="1418"/>
        <w:gridCol w:w="652"/>
        <w:tblGridChange w:id="661">
          <w:tblGrid>
            <w:gridCol w:w="540"/>
            <w:gridCol w:w="1530"/>
            <w:gridCol w:w="2658"/>
            <w:gridCol w:w="818"/>
            <w:gridCol w:w="693"/>
            <w:gridCol w:w="720"/>
            <w:gridCol w:w="1321"/>
            <w:gridCol w:w="30"/>
            <w:gridCol w:w="1388"/>
            <w:gridCol w:w="30"/>
            <w:gridCol w:w="536"/>
            <w:gridCol w:w="6"/>
            <w:gridCol w:w="80"/>
          </w:tblGrid>
        </w:tblGridChange>
      </w:tblGrid>
      <w:tr w:rsidR="00EF77B8" w:rsidRPr="001A2642" w14:paraId="58B45729" w14:textId="77777777" w:rsidTr="00EF77B8">
        <w:trPr>
          <w:trPrChange w:id="662" w:author="Nguyet Nguyen (Senior Legal Executive)" w:date="2026-05-05T10:01:00Z">
            <w:trPr>
              <w:gridAfter w:val="0"/>
            </w:trPr>
          </w:trPrChange>
        </w:trPr>
        <w:tc>
          <w:tcPr>
            <w:tcW w:w="540" w:type="dxa"/>
            <w:shd w:val="clear" w:color="auto" w:fill="FBE4D5"/>
            <w:tcPrChange w:id="663" w:author="Nguyet Nguyen (Senior Legal Executive)" w:date="2026-05-05T10:01:00Z">
              <w:tcPr>
                <w:tcW w:w="540" w:type="dxa"/>
                <w:shd w:val="clear" w:color="auto" w:fill="FBE4D5"/>
              </w:tcPr>
            </w:tcPrChange>
          </w:tcPr>
          <w:p w14:paraId="5697393D" w14:textId="77777777" w:rsidR="004B4E92" w:rsidRPr="00EF77B8" w:rsidRDefault="004B4E92" w:rsidP="004B4E92">
            <w:pPr>
              <w:spacing w:after="0" w:line="276" w:lineRule="auto"/>
              <w:jc w:val="center"/>
              <w:rPr>
                <w:rFonts w:ascii="Times New Roman" w:hAnsi="Times New Roman"/>
                <w:b/>
                <w:bCs/>
                <w:sz w:val="20"/>
                <w:szCs w:val="20"/>
                <w:rPrChange w:id="664" w:author="Nguyet Nguyen (Senior Legal Executive)" w:date="2026-05-05T09:59:00Z">
                  <w:rPr>
                    <w:rFonts w:ascii="Times New Roman" w:hAnsi="Times New Roman"/>
                    <w:b/>
                    <w:bCs/>
                    <w:sz w:val="24"/>
                    <w:szCs w:val="24"/>
                  </w:rPr>
                </w:rPrChange>
              </w:rPr>
            </w:pPr>
            <w:bookmarkStart w:id="665" w:name="_Hlk161074602"/>
            <w:r w:rsidRPr="00EF77B8">
              <w:rPr>
                <w:rFonts w:ascii="Times New Roman" w:hAnsi="Times New Roman"/>
                <w:b/>
                <w:bCs/>
                <w:sz w:val="20"/>
                <w:szCs w:val="20"/>
                <w:rPrChange w:id="666" w:author="Nguyet Nguyen (Senior Legal Executive)" w:date="2026-05-05T09:59:00Z">
                  <w:rPr>
                    <w:rFonts w:ascii="Times New Roman" w:hAnsi="Times New Roman"/>
                    <w:b/>
                    <w:bCs/>
                    <w:sz w:val="24"/>
                    <w:szCs w:val="24"/>
                  </w:rPr>
                </w:rPrChange>
              </w:rPr>
              <w:t>STT</w:t>
            </w:r>
          </w:p>
        </w:tc>
        <w:tc>
          <w:tcPr>
            <w:tcW w:w="1530" w:type="dxa"/>
            <w:shd w:val="clear" w:color="auto" w:fill="FBE4D5"/>
            <w:tcPrChange w:id="667" w:author="Nguyet Nguyen (Senior Legal Executive)" w:date="2026-05-05T10:01:00Z">
              <w:tcPr>
                <w:tcW w:w="1530" w:type="dxa"/>
                <w:shd w:val="clear" w:color="auto" w:fill="FBE4D5"/>
              </w:tcPr>
            </w:tcPrChange>
          </w:tcPr>
          <w:p w14:paraId="027BB0FB" w14:textId="77777777" w:rsidR="004B4E92" w:rsidRPr="00EF77B8" w:rsidRDefault="004B4E92" w:rsidP="004B4E92">
            <w:pPr>
              <w:spacing w:after="0" w:line="276" w:lineRule="auto"/>
              <w:jc w:val="center"/>
              <w:rPr>
                <w:rFonts w:ascii="Times New Roman" w:hAnsi="Times New Roman"/>
                <w:b/>
                <w:bCs/>
                <w:sz w:val="20"/>
                <w:szCs w:val="20"/>
                <w:rPrChange w:id="668"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69" w:author="Nguyet Nguyen (Senior Legal Executive)" w:date="2026-05-05T09:59:00Z">
                  <w:rPr>
                    <w:rFonts w:ascii="Times New Roman" w:hAnsi="Times New Roman"/>
                    <w:b/>
                    <w:bCs/>
                    <w:sz w:val="24"/>
                    <w:szCs w:val="24"/>
                  </w:rPr>
                </w:rPrChange>
              </w:rPr>
              <w:t>Hạng mục</w:t>
            </w:r>
          </w:p>
        </w:tc>
        <w:tc>
          <w:tcPr>
            <w:tcW w:w="2658" w:type="dxa"/>
            <w:shd w:val="clear" w:color="auto" w:fill="FBE4D5"/>
            <w:tcPrChange w:id="670" w:author="Nguyet Nguyen (Senior Legal Executive)" w:date="2026-05-05T10:01:00Z">
              <w:tcPr>
                <w:tcW w:w="2658" w:type="dxa"/>
                <w:shd w:val="clear" w:color="auto" w:fill="FBE4D5"/>
              </w:tcPr>
            </w:tcPrChange>
          </w:tcPr>
          <w:p w14:paraId="5E413C2A" w14:textId="2BAD8989" w:rsidR="004B4E92" w:rsidRPr="00EF77B8" w:rsidRDefault="004B4E92" w:rsidP="005B3B96">
            <w:pPr>
              <w:spacing w:after="0" w:line="276" w:lineRule="auto"/>
              <w:jc w:val="center"/>
              <w:rPr>
                <w:rFonts w:ascii="Times New Roman" w:hAnsi="Times New Roman"/>
                <w:b/>
                <w:bCs/>
                <w:sz w:val="20"/>
                <w:szCs w:val="20"/>
                <w:rPrChange w:id="671"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72" w:author="Nguyet Nguyen (Senior Legal Executive)" w:date="2026-05-05T09:59:00Z">
                  <w:rPr>
                    <w:rFonts w:ascii="Times New Roman" w:hAnsi="Times New Roman"/>
                    <w:b/>
                    <w:bCs/>
                    <w:sz w:val="24"/>
                    <w:szCs w:val="24"/>
                  </w:rPr>
                </w:rPrChange>
              </w:rPr>
              <w:t>Chi tiết</w:t>
            </w:r>
            <w:del w:id="673" w:author="Nguyet Nguyen (Senior Legal Executive)" w:date="2026-05-05T10:00:00Z">
              <w:r w:rsidRPr="00EF77B8" w:rsidDel="00EF77B8">
                <w:rPr>
                  <w:rStyle w:val="FootnoteReference"/>
                  <w:rFonts w:ascii="Times New Roman" w:hAnsi="Times New Roman"/>
                  <w:b/>
                  <w:bCs/>
                  <w:sz w:val="20"/>
                  <w:szCs w:val="20"/>
                  <w:rPrChange w:id="674" w:author="Nguyet Nguyen (Senior Legal Executive)" w:date="2026-05-05T09:59:00Z">
                    <w:rPr>
                      <w:rStyle w:val="FootnoteReference"/>
                      <w:rFonts w:ascii="Times New Roman" w:hAnsi="Times New Roman"/>
                      <w:b/>
                      <w:bCs/>
                      <w:sz w:val="24"/>
                      <w:szCs w:val="24"/>
                    </w:rPr>
                  </w:rPrChange>
                </w:rPr>
                <w:footnoteReference w:id="6"/>
              </w:r>
            </w:del>
          </w:p>
        </w:tc>
        <w:tc>
          <w:tcPr>
            <w:tcW w:w="818" w:type="dxa"/>
            <w:shd w:val="clear" w:color="auto" w:fill="FBE4D5"/>
            <w:tcPrChange w:id="677" w:author="Nguyet Nguyen (Senior Legal Executive)" w:date="2026-05-05T10:01:00Z">
              <w:tcPr>
                <w:tcW w:w="818" w:type="dxa"/>
                <w:shd w:val="clear" w:color="auto" w:fill="FBE4D5"/>
              </w:tcPr>
            </w:tcPrChange>
          </w:tcPr>
          <w:p w14:paraId="07ADECD5" w14:textId="77777777" w:rsidR="004B4E92" w:rsidRPr="00EF77B8" w:rsidRDefault="004B4E92" w:rsidP="004B4E92">
            <w:pPr>
              <w:spacing w:after="0" w:line="276" w:lineRule="auto"/>
              <w:jc w:val="center"/>
              <w:rPr>
                <w:rFonts w:ascii="Times New Roman" w:hAnsi="Times New Roman"/>
                <w:b/>
                <w:bCs/>
                <w:sz w:val="20"/>
                <w:szCs w:val="20"/>
                <w:rPrChange w:id="678"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79" w:author="Nguyet Nguyen (Senior Legal Executive)" w:date="2026-05-05T09:59:00Z">
                  <w:rPr>
                    <w:rFonts w:ascii="Times New Roman" w:hAnsi="Times New Roman"/>
                    <w:b/>
                    <w:bCs/>
                    <w:sz w:val="24"/>
                    <w:szCs w:val="24"/>
                  </w:rPr>
                </w:rPrChange>
              </w:rPr>
              <w:t>ĐVT</w:t>
            </w:r>
          </w:p>
        </w:tc>
        <w:tc>
          <w:tcPr>
            <w:tcW w:w="693" w:type="dxa"/>
            <w:shd w:val="clear" w:color="auto" w:fill="FBE4D5"/>
            <w:tcPrChange w:id="680" w:author="Nguyet Nguyen (Senior Legal Executive)" w:date="2026-05-05T10:01:00Z">
              <w:tcPr>
                <w:tcW w:w="693" w:type="dxa"/>
                <w:shd w:val="clear" w:color="auto" w:fill="FBE4D5"/>
              </w:tcPr>
            </w:tcPrChange>
          </w:tcPr>
          <w:p w14:paraId="3EBDB1FA" w14:textId="37D502D1" w:rsidR="004B4E92" w:rsidRPr="00EF77B8" w:rsidRDefault="004B4E92" w:rsidP="00EF77B8">
            <w:pPr>
              <w:spacing w:after="0" w:line="276" w:lineRule="auto"/>
              <w:ind w:left="-77" w:right="-80"/>
              <w:jc w:val="center"/>
              <w:rPr>
                <w:rFonts w:ascii="Times New Roman" w:hAnsi="Times New Roman"/>
                <w:b/>
                <w:bCs/>
                <w:sz w:val="20"/>
                <w:szCs w:val="20"/>
                <w:rPrChange w:id="681" w:author="Nguyet Nguyen (Senior Legal Executive)" w:date="2026-05-05T09:59:00Z">
                  <w:rPr>
                    <w:rFonts w:ascii="Times New Roman" w:hAnsi="Times New Roman"/>
                    <w:b/>
                    <w:bCs/>
                    <w:sz w:val="24"/>
                    <w:szCs w:val="24"/>
                  </w:rPr>
                </w:rPrChange>
              </w:rPr>
            </w:pPr>
            <w:ins w:id="682" w:author="Tien Nguyen" w:date="2026-04-23T21:13:00Z">
              <w:r w:rsidRPr="00EF77B8">
                <w:rPr>
                  <w:rFonts w:ascii="Times New Roman" w:hAnsi="Times New Roman"/>
                  <w:b/>
                  <w:bCs/>
                  <w:sz w:val="20"/>
                  <w:szCs w:val="20"/>
                  <w:rPrChange w:id="683" w:author="Nguyet Nguyen (Senior Legal Executive)" w:date="2026-05-05T09:59:00Z">
                    <w:rPr>
                      <w:rFonts w:ascii="Times New Roman" w:hAnsi="Times New Roman"/>
                      <w:b/>
                      <w:bCs/>
                      <w:sz w:val="24"/>
                      <w:szCs w:val="24"/>
                    </w:rPr>
                  </w:rPrChange>
                </w:rPr>
                <w:t>Số lượng</w:t>
              </w:r>
            </w:ins>
          </w:p>
        </w:tc>
        <w:tc>
          <w:tcPr>
            <w:tcW w:w="720" w:type="dxa"/>
            <w:shd w:val="clear" w:color="auto" w:fill="FBE4D5"/>
            <w:tcPrChange w:id="684" w:author="Nguyet Nguyen (Senior Legal Executive)" w:date="2026-05-05T10:01:00Z">
              <w:tcPr>
                <w:tcW w:w="720" w:type="dxa"/>
                <w:shd w:val="clear" w:color="auto" w:fill="FBE4D5"/>
              </w:tcPr>
            </w:tcPrChange>
          </w:tcPr>
          <w:p w14:paraId="36635C21" w14:textId="28036C2C" w:rsidR="004B4E92" w:rsidRPr="00EF77B8" w:rsidRDefault="004B4E92" w:rsidP="004B4E92">
            <w:pPr>
              <w:spacing w:after="0" w:line="276" w:lineRule="auto"/>
              <w:jc w:val="center"/>
              <w:rPr>
                <w:rFonts w:ascii="Times New Roman" w:hAnsi="Times New Roman"/>
                <w:b/>
                <w:bCs/>
                <w:sz w:val="20"/>
                <w:szCs w:val="20"/>
                <w:rPrChange w:id="685" w:author="Nguyet Nguyen (Senior Legal Executive)" w:date="2026-05-05T09:59:00Z">
                  <w:rPr>
                    <w:rFonts w:ascii="Times New Roman" w:hAnsi="Times New Roman"/>
                    <w:b/>
                    <w:bCs/>
                    <w:sz w:val="24"/>
                    <w:szCs w:val="24"/>
                  </w:rPr>
                </w:rPrChange>
              </w:rPr>
            </w:pPr>
            <w:del w:id="686" w:author="Tien Nguyen" w:date="2026-04-23T21:14:00Z">
              <w:r w:rsidRPr="00EF77B8" w:rsidDel="004B4E92">
                <w:rPr>
                  <w:rFonts w:ascii="Times New Roman" w:hAnsi="Times New Roman"/>
                  <w:b/>
                  <w:bCs/>
                  <w:sz w:val="20"/>
                  <w:szCs w:val="20"/>
                  <w:rPrChange w:id="687" w:author="Nguyet Nguyen (Senior Legal Executive)" w:date="2026-05-05T09:59:00Z">
                    <w:rPr>
                      <w:rFonts w:ascii="Times New Roman" w:hAnsi="Times New Roman"/>
                      <w:b/>
                      <w:bCs/>
                      <w:sz w:val="24"/>
                      <w:szCs w:val="24"/>
                    </w:rPr>
                  </w:rPrChange>
                </w:rPr>
                <w:delText>Số lượng</w:delText>
              </w:r>
            </w:del>
            <w:ins w:id="688" w:author="Tien Nguyen" w:date="2026-04-23T21:14:00Z">
              <w:r w:rsidRPr="00EF77B8">
                <w:rPr>
                  <w:rFonts w:ascii="Times New Roman" w:hAnsi="Times New Roman"/>
                  <w:b/>
                  <w:bCs/>
                  <w:sz w:val="20"/>
                  <w:szCs w:val="20"/>
                  <w:rPrChange w:id="689" w:author="Nguyet Nguyen (Senior Legal Executive)" w:date="2026-05-05T09:59:00Z">
                    <w:rPr>
                      <w:rFonts w:ascii="Times New Roman" w:hAnsi="Times New Roman"/>
                      <w:b/>
                      <w:bCs/>
                      <w:sz w:val="24"/>
                      <w:szCs w:val="24"/>
                    </w:rPr>
                  </w:rPrChange>
                </w:rPr>
                <w:t>Ngày</w:t>
              </w:r>
            </w:ins>
          </w:p>
        </w:tc>
        <w:tc>
          <w:tcPr>
            <w:tcW w:w="1321" w:type="dxa"/>
            <w:shd w:val="clear" w:color="auto" w:fill="FBE4D5"/>
            <w:tcPrChange w:id="690" w:author="Nguyet Nguyen (Senior Legal Executive)" w:date="2026-05-05T10:01:00Z">
              <w:tcPr>
                <w:tcW w:w="1321" w:type="dxa"/>
                <w:shd w:val="clear" w:color="auto" w:fill="FBE4D5"/>
              </w:tcPr>
            </w:tcPrChange>
          </w:tcPr>
          <w:p w14:paraId="1CD23309" w14:textId="77777777" w:rsidR="004B4E92" w:rsidRPr="00EF77B8" w:rsidRDefault="004B4E92" w:rsidP="004B4E92">
            <w:pPr>
              <w:spacing w:after="0" w:line="276" w:lineRule="auto"/>
              <w:jc w:val="center"/>
              <w:rPr>
                <w:rFonts w:ascii="Times New Roman" w:hAnsi="Times New Roman"/>
                <w:b/>
                <w:bCs/>
                <w:sz w:val="20"/>
                <w:szCs w:val="20"/>
                <w:rPrChange w:id="691"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92" w:author="Nguyet Nguyen (Senior Legal Executive)" w:date="2026-05-05T09:59:00Z">
                  <w:rPr>
                    <w:rFonts w:ascii="Times New Roman" w:hAnsi="Times New Roman"/>
                    <w:b/>
                    <w:bCs/>
                    <w:sz w:val="24"/>
                    <w:szCs w:val="24"/>
                  </w:rPr>
                </w:rPrChange>
              </w:rPr>
              <w:t>Đơn giá</w:t>
            </w:r>
          </w:p>
          <w:p w14:paraId="46FC99F7" w14:textId="77777777" w:rsidR="004B4E92" w:rsidRPr="00EF77B8" w:rsidRDefault="004B4E92" w:rsidP="004B4E92">
            <w:pPr>
              <w:spacing w:after="0" w:line="276" w:lineRule="auto"/>
              <w:jc w:val="center"/>
              <w:rPr>
                <w:rFonts w:ascii="Times New Roman" w:hAnsi="Times New Roman"/>
                <w:b/>
                <w:bCs/>
                <w:sz w:val="20"/>
                <w:szCs w:val="20"/>
                <w:rPrChange w:id="693"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94" w:author="Nguyet Nguyen (Senior Legal Executive)" w:date="2026-05-05T09:59:00Z">
                  <w:rPr>
                    <w:rFonts w:ascii="Times New Roman" w:hAnsi="Times New Roman"/>
                    <w:b/>
                    <w:bCs/>
                    <w:sz w:val="24"/>
                    <w:szCs w:val="24"/>
                  </w:rPr>
                </w:rPrChange>
              </w:rPr>
              <w:t>(VNĐ)</w:t>
            </w:r>
          </w:p>
        </w:tc>
        <w:tc>
          <w:tcPr>
            <w:tcW w:w="1418" w:type="dxa"/>
            <w:shd w:val="clear" w:color="auto" w:fill="FBE4D5"/>
            <w:tcPrChange w:id="695" w:author="Nguyet Nguyen (Senior Legal Executive)" w:date="2026-05-05T10:01:00Z">
              <w:tcPr>
                <w:tcW w:w="1418" w:type="dxa"/>
                <w:gridSpan w:val="2"/>
                <w:shd w:val="clear" w:color="auto" w:fill="FBE4D5"/>
              </w:tcPr>
            </w:tcPrChange>
          </w:tcPr>
          <w:p w14:paraId="63AB6D53" w14:textId="77777777" w:rsidR="004B4E92" w:rsidRPr="00EF77B8" w:rsidRDefault="004B4E92" w:rsidP="004B4E92">
            <w:pPr>
              <w:spacing w:after="0" w:line="276" w:lineRule="auto"/>
              <w:jc w:val="center"/>
              <w:rPr>
                <w:rFonts w:ascii="Times New Roman" w:hAnsi="Times New Roman"/>
                <w:b/>
                <w:bCs/>
                <w:sz w:val="20"/>
                <w:szCs w:val="20"/>
                <w:rPrChange w:id="696"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697" w:author="Nguyet Nguyen (Senior Legal Executive)" w:date="2026-05-05T09:59:00Z">
                  <w:rPr>
                    <w:rFonts w:ascii="Times New Roman" w:hAnsi="Times New Roman"/>
                    <w:b/>
                    <w:bCs/>
                    <w:sz w:val="24"/>
                    <w:szCs w:val="24"/>
                  </w:rPr>
                </w:rPrChange>
              </w:rPr>
              <w:t>Thành Tiền (VNĐ)</w:t>
            </w:r>
          </w:p>
        </w:tc>
        <w:tc>
          <w:tcPr>
            <w:tcW w:w="652" w:type="dxa"/>
            <w:shd w:val="clear" w:color="auto" w:fill="FBE4D5"/>
            <w:tcPrChange w:id="698" w:author="Nguyet Nguyen (Senior Legal Executive)" w:date="2026-05-05T10:01:00Z">
              <w:tcPr>
                <w:tcW w:w="572" w:type="dxa"/>
                <w:gridSpan w:val="3"/>
                <w:shd w:val="clear" w:color="auto" w:fill="FBE4D5"/>
              </w:tcPr>
            </w:tcPrChange>
          </w:tcPr>
          <w:p w14:paraId="428DE5C4" w14:textId="32B3E3EB" w:rsidR="004B4E92" w:rsidRPr="00EF77B8" w:rsidRDefault="004B4E92" w:rsidP="005B3B96">
            <w:pPr>
              <w:spacing w:after="0" w:line="276" w:lineRule="auto"/>
              <w:jc w:val="center"/>
              <w:rPr>
                <w:rFonts w:ascii="Times New Roman" w:hAnsi="Times New Roman"/>
                <w:b/>
                <w:bCs/>
                <w:sz w:val="20"/>
                <w:szCs w:val="20"/>
                <w:rPrChange w:id="699" w:author="Nguyet Nguyen (Senior Legal Executive)" w:date="2026-05-05T09:59:00Z">
                  <w:rPr>
                    <w:rFonts w:ascii="Times New Roman" w:hAnsi="Times New Roman"/>
                    <w:b/>
                    <w:bCs/>
                    <w:sz w:val="24"/>
                    <w:szCs w:val="24"/>
                  </w:rPr>
                </w:rPrChange>
              </w:rPr>
            </w:pPr>
            <w:r w:rsidRPr="00EF77B8">
              <w:rPr>
                <w:rFonts w:ascii="Times New Roman" w:hAnsi="Times New Roman"/>
                <w:b/>
                <w:bCs/>
                <w:sz w:val="20"/>
                <w:szCs w:val="20"/>
                <w:rPrChange w:id="700" w:author="Nguyet Nguyen (Senior Legal Executive)" w:date="2026-05-05T09:59:00Z">
                  <w:rPr>
                    <w:rFonts w:ascii="Times New Roman" w:hAnsi="Times New Roman"/>
                    <w:b/>
                    <w:bCs/>
                    <w:sz w:val="24"/>
                    <w:szCs w:val="24"/>
                  </w:rPr>
                </w:rPrChange>
              </w:rPr>
              <w:t>Ghi chú</w:t>
            </w:r>
            <w:del w:id="701" w:author="Nguyet Nguyen (Senior Legal Executive)" w:date="2026-05-05T09:59:00Z">
              <w:r w:rsidRPr="00EF77B8" w:rsidDel="00EF77B8">
                <w:rPr>
                  <w:rStyle w:val="FootnoteReference"/>
                  <w:rFonts w:ascii="Times New Roman" w:hAnsi="Times New Roman"/>
                  <w:b/>
                  <w:bCs/>
                  <w:sz w:val="20"/>
                  <w:szCs w:val="20"/>
                  <w:rPrChange w:id="702" w:author="Nguyet Nguyen (Senior Legal Executive)" w:date="2026-05-05T09:59:00Z">
                    <w:rPr>
                      <w:rStyle w:val="FootnoteReference"/>
                      <w:rFonts w:ascii="Times New Roman" w:hAnsi="Times New Roman"/>
                      <w:b/>
                      <w:bCs/>
                      <w:sz w:val="24"/>
                      <w:szCs w:val="24"/>
                    </w:rPr>
                  </w:rPrChange>
                </w:rPr>
                <w:footnoteReference w:id="7"/>
              </w:r>
            </w:del>
          </w:p>
        </w:tc>
      </w:tr>
      <w:tr w:rsidR="00EF77B8" w:rsidRPr="00EF77B8" w14:paraId="6120FCA6" w14:textId="77777777" w:rsidTr="00EF77B8">
        <w:tc>
          <w:tcPr>
            <w:tcW w:w="540" w:type="dxa"/>
          </w:tcPr>
          <w:p w14:paraId="19809A43" w14:textId="4340DF7D" w:rsidR="004B4E92" w:rsidRPr="00EF77B8" w:rsidRDefault="004B4E92" w:rsidP="004B4E92">
            <w:pPr>
              <w:spacing w:after="0" w:line="276" w:lineRule="auto"/>
              <w:jc w:val="center"/>
              <w:rPr>
                <w:rFonts w:ascii="Times New Roman" w:hAnsi="Times New Roman"/>
                <w:b/>
                <w:bCs/>
                <w:sz w:val="20"/>
                <w:szCs w:val="20"/>
                <w:rPrChange w:id="705" w:author="Nguyet Nguyen (Senior Legal Executive)" w:date="2026-05-05T09:59:00Z">
                  <w:rPr>
                    <w:rFonts w:ascii="Times New Roman" w:hAnsi="Times New Roman"/>
                    <w:sz w:val="24"/>
                    <w:szCs w:val="24"/>
                  </w:rPr>
                </w:rPrChange>
              </w:rPr>
            </w:pPr>
            <w:ins w:id="706" w:author="Tien Nguyen" w:date="2026-04-22T17:06:00Z">
              <w:r w:rsidRPr="00EF77B8">
                <w:rPr>
                  <w:rFonts w:ascii="Times New Roman" w:hAnsi="Times New Roman"/>
                  <w:b/>
                  <w:bCs/>
                  <w:sz w:val="20"/>
                  <w:szCs w:val="20"/>
                  <w:lang w:val="vi-VN"/>
                  <w:rPrChange w:id="707" w:author="Nguyet Nguyen (Senior Legal Executive)" w:date="2026-05-05T09:59:00Z">
                    <w:rPr>
                      <w:rFonts w:ascii="Times New Roman" w:hAnsi="Times New Roman"/>
                      <w:sz w:val="24"/>
                      <w:szCs w:val="24"/>
                      <w:lang w:val="vi-VN"/>
                    </w:rPr>
                  </w:rPrChange>
                </w:rPr>
                <w:t>A</w:t>
              </w:r>
            </w:ins>
            <w:del w:id="708" w:author="Tien Nguyen" w:date="2026-04-22T17:06:00Z">
              <w:r w:rsidRPr="00EF77B8" w:rsidDel="00E67CBA">
                <w:rPr>
                  <w:rFonts w:ascii="Times New Roman" w:hAnsi="Times New Roman"/>
                  <w:b/>
                  <w:bCs/>
                  <w:sz w:val="20"/>
                  <w:szCs w:val="20"/>
                  <w:rPrChange w:id="709" w:author="Nguyet Nguyen (Senior Legal Executive)" w:date="2026-05-05T09:59:00Z">
                    <w:rPr>
                      <w:rFonts w:ascii="Times New Roman" w:hAnsi="Times New Roman"/>
                      <w:sz w:val="24"/>
                      <w:szCs w:val="24"/>
                    </w:rPr>
                  </w:rPrChange>
                </w:rPr>
                <w:delText>1</w:delText>
              </w:r>
            </w:del>
          </w:p>
        </w:tc>
        <w:tc>
          <w:tcPr>
            <w:tcW w:w="1530" w:type="dxa"/>
          </w:tcPr>
          <w:p w14:paraId="75AAB20F" w14:textId="29168DBA" w:rsidR="004B4E92" w:rsidRPr="00EF77B8" w:rsidRDefault="004B4E92" w:rsidP="004B4E92">
            <w:pPr>
              <w:spacing w:after="0" w:line="276" w:lineRule="auto"/>
              <w:rPr>
                <w:rFonts w:ascii="Times New Roman" w:hAnsi="Times New Roman"/>
                <w:b/>
                <w:bCs/>
                <w:sz w:val="20"/>
                <w:szCs w:val="20"/>
                <w:lang w:val="x-none" w:eastAsia="x-none"/>
                <w:rPrChange w:id="710" w:author="Nguyet Nguyen (Senior Legal Executive)" w:date="2026-05-05T09:59:00Z">
                  <w:rPr>
                    <w:rFonts w:ascii="Times New Roman" w:hAnsi="Times New Roman"/>
                    <w:color w:val="000099"/>
                    <w:sz w:val="24"/>
                    <w:szCs w:val="24"/>
                    <w:lang w:val="x-none" w:eastAsia="x-none"/>
                  </w:rPr>
                </w:rPrChange>
              </w:rPr>
            </w:pPr>
            <w:ins w:id="711" w:author="Tien Nguyen" w:date="2026-04-22T17:08:00Z">
              <w:r w:rsidRPr="00EF77B8">
                <w:rPr>
                  <w:rFonts w:ascii="Times New Roman" w:hAnsi="Times New Roman"/>
                  <w:b/>
                  <w:bCs/>
                  <w:sz w:val="20"/>
                  <w:szCs w:val="20"/>
                  <w:lang w:val="vi-VN" w:eastAsia="x-none"/>
                  <w:rPrChange w:id="712" w:author="Nguyet Nguyen (Senior Legal Executive)" w:date="2026-05-05T09:59:00Z">
                    <w:rPr>
                      <w:rFonts w:ascii="Times New Roman" w:hAnsi="Times New Roman"/>
                      <w:color w:val="45B0E1" w:themeColor="accent1" w:themeTint="99"/>
                      <w:sz w:val="24"/>
                      <w:szCs w:val="24"/>
                      <w:lang w:val="vi-VN" w:eastAsia="x-none"/>
                    </w:rPr>
                  </w:rPrChange>
                </w:rPr>
                <w:t xml:space="preserve">Lên kế hoạch và ý tưởng </w:t>
              </w:r>
            </w:ins>
            <w:del w:id="713" w:author="Tien Nguyen" w:date="2026-04-22T17:05:00Z">
              <w:r w:rsidRPr="00EF77B8" w:rsidDel="00E67CBA">
                <w:rPr>
                  <w:rFonts w:ascii="Times New Roman" w:hAnsi="Times New Roman"/>
                  <w:b/>
                  <w:bCs/>
                  <w:sz w:val="20"/>
                  <w:szCs w:val="20"/>
                  <w:lang w:val="x-none" w:eastAsia="x-none"/>
                  <w:rPrChange w:id="714"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2658" w:type="dxa"/>
          </w:tcPr>
          <w:p w14:paraId="307DF2B8" w14:textId="240F91D8" w:rsidR="004B4E92" w:rsidRPr="00EF77B8" w:rsidRDefault="00B12D8F" w:rsidP="004B4E92">
            <w:pPr>
              <w:spacing w:after="0" w:line="276" w:lineRule="auto"/>
              <w:rPr>
                <w:rFonts w:ascii="Times New Roman" w:hAnsi="Times New Roman"/>
                <w:b/>
                <w:bCs/>
                <w:sz w:val="20"/>
                <w:szCs w:val="20"/>
                <w:lang w:val="x-none" w:eastAsia="x-none"/>
                <w:rPrChange w:id="715" w:author="Nguyet Nguyen (Senior Legal Executive)" w:date="2026-05-05T09:59:00Z">
                  <w:rPr>
                    <w:rFonts w:ascii="Times New Roman" w:hAnsi="Times New Roman"/>
                    <w:color w:val="000099"/>
                    <w:sz w:val="24"/>
                    <w:szCs w:val="24"/>
                    <w:lang w:val="x-none" w:eastAsia="x-none"/>
                  </w:rPr>
                </w:rPrChange>
              </w:rPr>
            </w:pPr>
            <w:ins w:id="716" w:author="Tien Nguyen" w:date="2026-04-23T22:04:00Z">
              <w:r w:rsidRPr="00EF77B8">
                <w:rPr>
                  <w:rFonts w:ascii="Times New Roman" w:hAnsi="Times New Roman"/>
                  <w:sz w:val="20"/>
                  <w:szCs w:val="20"/>
                  <w:rPrChange w:id="717" w:author="Nguyet Nguyen (Senior Legal Executive)" w:date="2026-05-05T09:59:00Z">
                    <w:rPr/>
                  </w:rPrChange>
                </w:rPr>
                <w:t>Hoạch định truyền thông tích hợp &amp; phát triển nội dung</w:t>
              </w:r>
              <w:r w:rsidRPr="00EF77B8" w:rsidDel="00E67CBA">
                <w:rPr>
                  <w:rFonts w:ascii="Times New Roman" w:hAnsi="Times New Roman"/>
                  <w:b/>
                  <w:bCs/>
                  <w:sz w:val="20"/>
                  <w:szCs w:val="20"/>
                  <w:lang w:val="x-none" w:eastAsia="x-none"/>
                  <w:rPrChange w:id="718" w:author="Nguyet Nguyen (Senior Legal Executive)" w:date="2026-05-05T09:59:00Z">
                    <w:rPr>
                      <w:rFonts w:ascii="Times New Roman" w:hAnsi="Times New Roman"/>
                      <w:b/>
                      <w:bCs/>
                      <w:color w:val="45B0E1" w:themeColor="accent1" w:themeTint="99"/>
                      <w:sz w:val="24"/>
                      <w:szCs w:val="24"/>
                      <w:lang w:val="x-none" w:eastAsia="x-none"/>
                    </w:rPr>
                  </w:rPrChange>
                </w:rPr>
                <w:t xml:space="preserve"> </w:t>
              </w:r>
            </w:ins>
            <w:del w:id="719" w:author="Tien Nguyen" w:date="2026-04-22T17:05:00Z">
              <w:r w:rsidR="004B4E92" w:rsidRPr="00EF77B8" w:rsidDel="00E67CBA">
                <w:rPr>
                  <w:rFonts w:ascii="Times New Roman" w:hAnsi="Times New Roman"/>
                  <w:b/>
                  <w:bCs/>
                  <w:sz w:val="20"/>
                  <w:szCs w:val="20"/>
                  <w:lang w:val="x-none" w:eastAsia="x-none"/>
                  <w:rPrChange w:id="720"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818" w:type="dxa"/>
            <w:vAlign w:val="center"/>
          </w:tcPr>
          <w:p w14:paraId="6AD54DB0" w14:textId="25569201" w:rsidR="004B4E92" w:rsidRPr="00EF77B8" w:rsidRDefault="004B4E92">
            <w:pPr>
              <w:spacing w:after="0" w:line="276" w:lineRule="auto"/>
              <w:jc w:val="center"/>
              <w:rPr>
                <w:rFonts w:ascii="Times New Roman" w:hAnsi="Times New Roman"/>
                <w:bCs/>
                <w:sz w:val="20"/>
                <w:szCs w:val="20"/>
                <w:lang w:val="x-none" w:eastAsia="x-none"/>
                <w:rPrChange w:id="721" w:author="Nguyet Nguyen (Senior Legal Executive)" w:date="2026-05-05T10:02:00Z">
                  <w:rPr>
                    <w:rFonts w:ascii="Times New Roman" w:hAnsi="Times New Roman"/>
                    <w:color w:val="000099"/>
                    <w:sz w:val="24"/>
                    <w:szCs w:val="24"/>
                    <w:lang w:val="x-none" w:eastAsia="x-none"/>
                  </w:rPr>
                </w:rPrChange>
              </w:rPr>
              <w:pPrChange w:id="722" w:author="Tien Nguyen" w:date="2026-04-23T21:15:00Z">
                <w:pPr>
                  <w:spacing w:after="0" w:line="276" w:lineRule="auto"/>
                </w:pPr>
              </w:pPrChange>
            </w:pPr>
            <w:ins w:id="723" w:author="Tien Nguyen" w:date="2026-04-22T17:08:00Z">
              <w:r w:rsidRPr="00EF77B8">
                <w:rPr>
                  <w:rFonts w:ascii="Times New Roman" w:hAnsi="Times New Roman"/>
                  <w:bCs/>
                  <w:sz w:val="20"/>
                  <w:szCs w:val="20"/>
                  <w:lang w:val="vi-VN" w:eastAsia="x-none"/>
                  <w:rPrChange w:id="724" w:author="Nguyet Nguyen (Senior Legal Executive)" w:date="2026-05-05T10:02:00Z">
                    <w:rPr>
                      <w:rFonts w:ascii="Times New Roman" w:hAnsi="Times New Roman"/>
                      <w:color w:val="45B0E1" w:themeColor="accent1" w:themeTint="99"/>
                      <w:sz w:val="24"/>
                      <w:szCs w:val="24"/>
                      <w:lang w:val="vi-VN" w:eastAsia="x-none"/>
                    </w:rPr>
                  </w:rPrChange>
                </w:rPr>
                <w:t>gói</w:t>
              </w:r>
            </w:ins>
            <w:del w:id="725" w:author="Tien Nguyen" w:date="2026-04-22T17:05:00Z">
              <w:r w:rsidRPr="00EF77B8" w:rsidDel="00E67CBA">
                <w:rPr>
                  <w:rFonts w:ascii="Times New Roman" w:hAnsi="Times New Roman"/>
                  <w:bCs/>
                  <w:sz w:val="20"/>
                  <w:szCs w:val="20"/>
                  <w:lang w:val="x-none" w:eastAsia="x-none"/>
                  <w:rPrChange w:id="726" w:author="Nguyet Nguyen (Senior Legal Executive)" w:date="2026-05-05T10:02:00Z">
                    <w:rPr>
                      <w:rFonts w:ascii="Times New Roman" w:hAnsi="Times New Roman"/>
                      <w:color w:val="45B0E1" w:themeColor="accent1" w:themeTint="99"/>
                      <w:sz w:val="24"/>
                      <w:szCs w:val="24"/>
                      <w:lang w:val="x-none" w:eastAsia="x-none"/>
                    </w:rPr>
                  </w:rPrChange>
                </w:rPr>
                <w:delText>[__]</w:delText>
              </w:r>
            </w:del>
          </w:p>
        </w:tc>
        <w:tc>
          <w:tcPr>
            <w:tcW w:w="693" w:type="dxa"/>
            <w:vAlign w:val="center"/>
          </w:tcPr>
          <w:p w14:paraId="5040C135" w14:textId="01D9E685" w:rsidR="004B4E92" w:rsidRPr="00EF77B8" w:rsidRDefault="004B4E92">
            <w:pPr>
              <w:spacing w:after="0" w:line="276" w:lineRule="auto"/>
              <w:jc w:val="center"/>
              <w:rPr>
                <w:rFonts w:ascii="Times New Roman" w:hAnsi="Times New Roman"/>
                <w:bCs/>
                <w:sz w:val="20"/>
                <w:szCs w:val="20"/>
                <w:lang w:val="vi-VN" w:eastAsia="x-none"/>
                <w:rPrChange w:id="727" w:author="Nguyet Nguyen (Senior Legal Executive)" w:date="2026-05-05T10:02:00Z">
                  <w:rPr>
                    <w:rFonts w:ascii="Times New Roman" w:hAnsi="Times New Roman"/>
                    <w:b/>
                    <w:bCs/>
                    <w:color w:val="45B0E1" w:themeColor="accent1" w:themeTint="99"/>
                    <w:sz w:val="24"/>
                    <w:szCs w:val="24"/>
                    <w:lang w:val="vi-VN" w:eastAsia="x-none"/>
                  </w:rPr>
                </w:rPrChange>
              </w:rPr>
              <w:pPrChange w:id="728" w:author="Tien Nguyen" w:date="2026-04-23T21:15:00Z">
                <w:pPr>
                  <w:spacing w:after="0" w:line="276" w:lineRule="auto"/>
                </w:pPr>
              </w:pPrChange>
            </w:pPr>
            <w:ins w:id="729" w:author="Tien Nguyen" w:date="2026-04-23T21:13:00Z">
              <w:r w:rsidRPr="00EF77B8">
                <w:rPr>
                  <w:rFonts w:ascii="Times New Roman" w:hAnsi="Times New Roman"/>
                  <w:bCs/>
                  <w:sz w:val="20"/>
                  <w:szCs w:val="20"/>
                  <w:lang w:val="vi-VN" w:eastAsia="x-none"/>
                  <w:rPrChange w:id="730" w:author="Nguyet Nguyen (Senior Legal Executive)" w:date="2026-05-05T10:02:00Z">
                    <w:rPr>
                      <w:rFonts w:ascii="Times New Roman" w:hAnsi="Times New Roman"/>
                      <w:b/>
                      <w:bCs/>
                      <w:color w:val="45B0E1" w:themeColor="accent1" w:themeTint="99"/>
                      <w:sz w:val="24"/>
                      <w:szCs w:val="24"/>
                      <w:lang w:val="vi-VN" w:eastAsia="x-none"/>
                    </w:rPr>
                  </w:rPrChange>
                </w:rPr>
                <w:t>1</w:t>
              </w:r>
            </w:ins>
          </w:p>
        </w:tc>
        <w:tc>
          <w:tcPr>
            <w:tcW w:w="720" w:type="dxa"/>
          </w:tcPr>
          <w:p w14:paraId="141258C5" w14:textId="051344C5" w:rsidR="004B4E92" w:rsidRPr="00EF77B8" w:rsidRDefault="004B4E92" w:rsidP="004B4E92">
            <w:pPr>
              <w:spacing w:after="0" w:line="276" w:lineRule="auto"/>
              <w:rPr>
                <w:rFonts w:ascii="Times New Roman" w:hAnsi="Times New Roman"/>
                <w:b/>
                <w:bCs/>
                <w:sz w:val="20"/>
                <w:szCs w:val="20"/>
                <w:lang w:val="x-none" w:eastAsia="x-none"/>
                <w:rPrChange w:id="731" w:author="Nguyet Nguyen (Senior Legal Executive)" w:date="2026-05-05T09:59:00Z">
                  <w:rPr>
                    <w:rFonts w:ascii="Times New Roman" w:hAnsi="Times New Roman"/>
                    <w:color w:val="000099"/>
                    <w:sz w:val="24"/>
                    <w:szCs w:val="24"/>
                    <w:lang w:val="x-none" w:eastAsia="x-none"/>
                  </w:rPr>
                </w:rPrChange>
              </w:rPr>
            </w:pPr>
            <w:del w:id="732" w:author="Tien Nguyen" w:date="2026-04-22T17:05:00Z">
              <w:r w:rsidRPr="00EF77B8" w:rsidDel="00E67CBA">
                <w:rPr>
                  <w:rFonts w:ascii="Times New Roman" w:hAnsi="Times New Roman"/>
                  <w:b/>
                  <w:bCs/>
                  <w:sz w:val="20"/>
                  <w:szCs w:val="20"/>
                  <w:lang w:val="x-none" w:eastAsia="x-none"/>
                  <w:rPrChange w:id="733"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1321" w:type="dxa"/>
            <w:vAlign w:val="center"/>
          </w:tcPr>
          <w:p w14:paraId="1EE42C8C" w14:textId="2B4E9DDC" w:rsidR="004B4E92" w:rsidRPr="00EF77B8" w:rsidRDefault="004B4E92" w:rsidP="00EF77B8">
            <w:pPr>
              <w:spacing w:after="0" w:line="276" w:lineRule="auto"/>
              <w:jc w:val="right"/>
              <w:rPr>
                <w:rFonts w:ascii="Times New Roman" w:hAnsi="Times New Roman"/>
                <w:b/>
                <w:bCs/>
                <w:sz w:val="20"/>
                <w:szCs w:val="20"/>
                <w:lang w:val="x-none" w:eastAsia="x-none"/>
                <w:rPrChange w:id="734" w:author="Nguyet Nguyen (Senior Legal Executive)" w:date="2026-05-05T09:59:00Z">
                  <w:rPr>
                    <w:rFonts w:ascii="Times New Roman" w:hAnsi="Times New Roman"/>
                    <w:color w:val="000099"/>
                    <w:sz w:val="24"/>
                    <w:szCs w:val="24"/>
                    <w:lang w:val="x-none" w:eastAsia="x-none"/>
                  </w:rPr>
                </w:rPrChange>
              </w:rPr>
              <w:pPrChange w:id="735" w:author="Nguyet Nguyen (Senior Legal Executive)" w:date="2026-05-05T10:02:00Z">
                <w:pPr>
                  <w:spacing w:after="0" w:line="276" w:lineRule="auto"/>
                </w:pPr>
              </w:pPrChange>
            </w:pPr>
            <w:ins w:id="736" w:author="Tien Nguyen" w:date="2026-04-23T20:34:00Z">
              <w:r w:rsidRPr="00EF77B8">
                <w:rPr>
                  <w:rFonts w:ascii="Times New Roman" w:hAnsi="Times New Roman"/>
                  <w:b/>
                  <w:bCs/>
                  <w:sz w:val="20"/>
                  <w:szCs w:val="20"/>
                  <w:lang w:val="vi-VN" w:eastAsia="x-none"/>
                  <w:rPrChange w:id="737" w:author="Nguyet Nguyen (Senior Legal Executive)" w:date="2026-05-05T09:59:00Z">
                    <w:rPr>
                      <w:rFonts w:ascii="Times New Roman" w:hAnsi="Times New Roman"/>
                      <w:b/>
                      <w:bCs/>
                      <w:color w:val="45B0E1" w:themeColor="accent1" w:themeTint="99"/>
                      <w:sz w:val="24"/>
                      <w:szCs w:val="24"/>
                      <w:lang w:val="vi-VN" w:eastAsia="x-none"/>
                    </w:rPr>
                  </w:rPrChange>
                </w:rPr>
                <w:t>42</w:t>
              </w:r>
            </w:ins>
            <w:ins w:id="738" w:author="Tien Nguyen" w:date="2026-04-22T20:53:00Z">
              <w:r w:rsidRPr="00EF77B8">
                <w:rPr>
                  <w:rFonts w:ascii="Times New Roman" w:hAnsi="Times New Roman"/>
                  <w:b/>
                  <w:bCs/>
                  <w:sz w:val="20"/>
                  <w:szCs w:val="20"/>
                  <w:lang w:val="vi-VN" w:eastAsia="x-none"/>
                  <w:rPrChange w:id="739" w:author="Nguyet Nguyen (Senior Legal Executive)" w:date="2026-05-05T09:59:00Z">
                    <w:rPr>
                      <w:rFonts w:ascii="Times New Roman" w:hAnsi="Times New Roman"/>
                      <w:color w:val="45B0E1" w:themeColor="accent1" w:themeTint="99"/>
                      <w:sz w:val="24"/>
                      <w:szCs w:val="24"/>
                      <w:lang w:val="vi-VN" w:eastAsia="x-none"/>
                    </w:rPr>
                  </w:rPrChange>
                </w:rPr>
                <w:t>.</w:t>
              </w:r>
            </w:ins>
            <w:ins w:id="740" w:author="Tien Nguyen" w:date="2026-04-22T17:08:00Z">
              <w:r w:rsidRPr="00EF77B8">
                <w:rPr>
                  <w:rFonts w:ascii="Times New Roman" w:hAnsi="Times New Roman"/>
                  <w:b/>
                  <w:bCs/>
                  <w:sz w:val="20"/>
                  <w:szCs w:val="20"/>
                  <w:lang w:val="vi-VN" w:eastAsia="x-none"/>
                  <w:rPrChange w:id="741" w:author="Nguyet Nguyen (Senior Legal Executive)" w:date="2026-05-05T09:59:00Z">
                    <w:rPr>
                      <w:rFonts w:ascii="Times New Roman" w:hAnsi="Times New Roman"/>
                      <w:color w:val="45B0E1" w:themeColor="accent1" w:themeTint="99"/>
                      <w:sz w:val="24"/>
                      <w:szCs w:val="24"/>
                      <w:lang w:val="vi-VN" w:eastAsia="x-none"/>
                    </w:rPr>
                  </w:rPrChange>
                </w:rPr>
                <w:t>000</w:t>
              </w:r>
            </w:ins>
            <w:ins w:id="742" w:author="Tien Nguyen" w:date="2026-04-22T20:53:00Z">
              <w:r w:rsidRPr="00EF77B8">
                <w:rPr>
                  <w:rFonts w:ascii="Times New Roman" w:hAnsi="Times New Roman"/>
                  <w:b/>
                  <w:bCs/>
                  <w:sz w:val="20"/>
                  <w:szCs w:val="20"/>
                  <w:lang w:val="vi-VN" w:eastAsia="x-none"/>
                  <w:rPrChange w:id="743" w:author="Nguyet Nguyen (Senior Legal Executive)" w:date="2026-05-05T09:59:00Z">
                    <w:rPr>
                      <w:rFonts w:ascii="Times New Roman" w:hAnsi="Times New Roman"/>
                      <w:color w:val="45B0E1" w:themeColor="accent1" w:themeTint="99"/>
                      <w:sz w:val="24"/>
                      <w:szCs w:val="24"/>
                      <w:lang w:val="vi-VN" w:eastAsia="x-none"/>
                    </w:rPr>
                  </w:rPrChange>
                </w:rPr>
                <w:t>.</w:t>
              </w:r>
            </w:ins>
            <w:ins w:id="744" w:author="Tien Nguyen" w:date="2026-04-22T17:08:00Z">
              <w:r w:rsidRPr="00EF77B8">
                <w:rPr>
                  <w:rFonts w:ascii="Times New Roman" w:hAnsi="Times New Roman"/>
                  <w:b/>
                  <w:bCs/>
                  <w:sz w:val="20"/>
                  <w:szCs w:val="20"/>
                  <w:lang w:val="vi-VN" w:eastAsia="x-none"/>
                  <w:rPrChange w:id="745" w:author="Nguyet Nguyen (Senior Legal Executive)" w:date="2026-05-05T09:59:00Z">
                    <w:rPr>
                      <w:rFonts w:ascii="Times New Roman" w:hAnsi="Times New Roman"/>
                      <w:color w:val="45B0E1" w:themeColor="accent1" w:themeTint="99"/>
                      <w:sz w:val="24"/>
                      <w:szCs w:val="24"/>
                      <w:lang w:val="vi-VN" w:eastAsia="x-none"/>
                    </w:rPr>
                  </w:rPrChange>
                </w:rPr>
                <w:t>000</w:t>
              </w:r>
            </w:ins>
            <w:del w:id="746" w:author="Tien Nguyen" w:date="2026-04-22T17:05:00Z">
              <w:r w:rsidRPr="00EF77B8" w:rsidDel="00E67CBA">
                <w:rPr>
                  <w:rFonts w:ascii="Times New Roman" w:hAnsi="Times New Roman"/>
                  <w:b/>
                  <w:bCs/>
                  <w:sz w:val="20"/>
                  <w:szCs w:val="20"/>
                  <w:lang w:val="x-none" w:eastAsia="x-none"/>
                  <w:rPrChange w:id="747"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1418" w:type="dxa"/>
            <w:vAlign w:val="center"/>
          </w:tcPr>
          <w:p w14:paraId="328DCC6E" w14:textId="6F60DA86" w:rsidR="004B4E92" w:rsidRPr="00EF77B8" w:rsidRDefault="004B4E92" w:rsidP="00EF77B8">
            <w:pPr>
              <w:spacing w:after="0" w:line="276" w:lineRule="auto"/>
              <w:jc w:val="right"/>
              <w:rPr>
                <w:rFonts w:ascii="Times New Roman" w:hAnsi="Times New Roman"/>
                <w:b/>
                <w:bCs/>
                <w:sz w:val="20"/>
                <w:szCs w:val="20"/>
                <w:lang w:val="x-none" w:eastAsia="x-none"/>
                <w:rPrChange w:id="748" w:author="Nguyet Nguyen (Senior Legal Executive)" w:date="2026-05-05T09:59:00Z">
                  <w:rPr>
                    <w:rFonts w:ascii="Times New Roman" w:hAnsi="Times New Roman"/>
                    <w:color w:val="000099"/>
                    <w:sz w:val="24"/>
                    <w:szCs w:val="24"/>
                    <w:lang w:val="x-none" w:eastAsia="x-none"/>
                  </w:rPr>
                </w:rPrChange>
              </w:rPr>
              <w:pPrChange w:id="749" w:author="Nguyet Nguyen (Senior Legal Executive)" w:date="2026-05-05T10:02:00Z">
                <w:pPr>
                  <w:spacing w:after="0" w:line="276" w:lineRule="auto"/>
                </w:pPr>
              </w:pPrChange>
            </w:pPr>
            <w:ins w:id="750" w:author="Tien Nguyen" w:date="2026-04-23T20:34:00Z">
              <w:r w:rsidRPr="00EF77B8">
                <w:rPr>
                  <w:rFonts w:ascii="Times New Roman" w:hAnsi="Times New Roman"/>
                  <w:b/>
                  <w:bCs/>
                  <w:sz w:val="20"/>
                  <w:szCs w:val="20"/>
                  <w:lang w:val="vi-VN" w:eastAsia="x-none"/>
                  <w:rPrChange w:id="751" w:author="Nguyet Nguyen (Senior Legal Executive)" w:date="2026-05-05T09:59:00Z">
                    <w:rPr>
                      <w:rFonts w:ascii="Times New Roman" w:hAnsi="Times New Roman"/>
                      <w:b/>
                      <w:bCs/>
                      <w:color w:val="45B0E1" w:themeColor="accent1" w:themeTint="99"/>
                      <w:sz w:val="24"/>
                      <w:szCs w:val="24"/>
                      <w:lang w:val="vi-VN" w:eastAsia="x-none"/>
                    </w:rPr>
                  </w:rPrChange>
                </w:rPr>
                <w:t>42</w:t>
              </w:r>
            </w:ins>
            <w:ins w:id="752" w:author="Tien Nguyen" w:date="2026-04-22T20:53:00Z">
              <w:r w:rsidRPr="00EF77B8">
                <w:rPr>
                  <w:rFonts w:ascii="Times New Roman" w:hAnsi="Times New Roman"/>
                  <w:b/>
                  <w:bCs/>
                  <w:sz w:val="20"/>
                  <w:szCs w:val="20"/>
                  <w:lang w:val="vi-VN" w:eastAsia="x-none"/>
                  <w:rPrChange w:id="753" w:author="Nguyet Nguyen (Senior Legal Executive)" w:date="2026-05-05T09:59:00Z">
                    <w:rPr>
                      <w:rFonts w:ascii="Times New Roman" w:hAnsi="Times New Roman"/>
                      <w:color w:val="45B0E1" w:themeColor="accent1" w:themeTint="99"/>
                      <w:sz w:val="24"/>
                      <w:szCs w:val="24"/>
                      <w:lang w:val="vi-VN" w:eastAsia="x-none"/>
                    </w:rPr>
                  </w:rPrChange>
                </w:rPr>
                <w:t>.</w:t>
              </w:r>
            </w:ins>
            <w:ins w:id="754" w:author="Tien Nguyen" w:date="2026-04-22T20:20:00Z">
              <w:r w:rsidRPr="00EF77B8">
                <w:rPr>
                  <w:rFonts w:ascii="Times New Roman" w:hAnsi="Times New Roman"/>
                  <w:b/>
                  <w:bCs/>
                  <w:sz w:val="20"/>
                  <w:szCs w:val="20"/>
                  <w:lang w:val="vi-VN" w:eastAsia="x-none"/>
                  <w:rPrChange w:id="755" w:author="Nguyet Nguyen (Senior Legal Executive)" w:date="2026-05-05T09:59:00Z">
                    <w:rPr>
                      <w:rFonts w:ascii="Times New Roman" w:hAnsi="Times New Roman"/>
                      <w:color w:val="45B0E1" w:themeColor="accent1" w:themeTint="99"/>
                      <w:sz w:val="24"/>
                      <w:szCs w:val="24"/>
                      <w:lang w:val="vi-VN" w:eastAsia="x-none"/>
                    </w:rPr>
                  </w:rPrChange>
                </w:rPr>
                <w:t>000</w:t>
              </w:r>
            </w:ins>
            <w:ins w:id="756" w:author="Tien Nguyen" w:date="2026-04-22T20:53:00Z">
              <w:r w:rsidRPr="00EF77B8">
                <w:rPr>
                  <w:rFonts w:ascii="Times New Roman" w:hAnsi="Times New Roman"/>
                  <w:b/>
                  <w:bCs/>
                  <w:sz w:val="20"/>
                  <w:szCs w:val="20"/>
                  <w:lang w:val="vi-VN" w:eastAsia="x-none"/>
                  <w:rPrChange w:id="757" w:author="Nguyet Nguyen (Senior Legal Executive)" w:date="2026-05-05T09:59:00Z">
                    <w:rPr>
                      <w:rFonts w:ascii="Times New Roman" w:hAnsi="Times New Roman"/>
                      <w:color w:val="45B0E1" w:themeColor="accent1" w:themeTint="99"/>
                      <w:sz w:val="24"/>
                      <w:szCs w:val="24"/>
                      <w:lang w:val="vi-VN" w:eastAsia="x-none"/>
                    </w:rPr>
                  </w:rPrChange>
                </w:rPr>
                <w:t>.</w:t>
              </w:r>
            </w:ins>
            <w:ins w:id="758" w:author="Tien Nguyen" w:date="2026-04-22T20:20:00Z">
              <w:r w:rsidRPr="00EF77B8">
                <w:rPr>
                  <w:rFonts w:ascii="Times New Roman" w:hAnsi="Times New Roman"/>
                  <w:b/>
                  <w:bCs/>
                  <w:sz w:val="20"/>
                  <w:szCs w:val="20"/>
                  <w:lang w:val="vi-VN" w:eastAsia="x-none"/>
                  <w:rPrChange w:id="759" w:author="Nguyet Nguyen (Senior Legal Executive)" w:date="2026-05-05T09:59:00Z">
                    <w:rPr>
                      <w:rFonts w:ascii="Times New Roman" w:hAnsi="Times New Roman"/>
                      <w:color w:val="45B0E1" w:themeColor="accent1" w:themeTint="99"/>
                      <w:sz w:val="24"/>
                      <w:szCs w:val="24"/>
                      <w:lang w:val="vi-VN" w:eastAsia="x-none"/>
                    </w:rPr>
                  </w:rPrChange>
                </w:rPr>
                <w:t>000</w:t>
              </w:r>
            </w:ins>
            <w:del w:id="760" w:author="Tien Nguyen" w:date="2026-04-22T17:05:00Z">
              <w:r w:rsidRPr="00EF77B8" w:rsidDel="00E67CBA">
                <w:rPr>
                  <w:rFonts w:ascii="Times New Roman" w:hAnsi="Times New Roman"/>
                  <w:b/>
                  <w:bCs/>
                  <w:sz w:val="20"/>
                  <w:szCs w:val="20"/>
                  <w:lang w:val="x-none" w:eastAsia="x-none"/>
                  <w:rPrChange w:id="761"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652" w:type="dxa"/>
          </w:tcPr>
          <w:p w14:paraId="04E85C13" w14:textId="0010551C" w:rsidR="004B4E92" w:rsidRPr="00EF77B8" w:rsidRDefault="004B4E92" w:rsidP="004B4E92">
            <w:pPr>
              <w:spacing w:after="0" w:line="276" w:lineRule="auto"/>
              <w:rPr>
                <w:rFonts w:ascii="Times New Roman" w:hAnsi="Times New Roman"/>
                <w:sz w:val="20"/>
                <w:szCs w:val="20"/>
                <w:lang w:val="x-none" w:eastAsia="x-none"/>
                <w:rPrChange w:id="762" w:author="Nguyet Nguyen (Senior Legal Executive)" w:date="2026-05-05T09:59:00Z">
                  <w:rPr>
                    <w:rFonts w:ascii="Times New Roman" w:hAnsi="Times New Roman"/>
                    <w:color w:val="000099"/>
                    <w:sz w:val="24"/>
                    <w:szCs w:val="24"/>
                    <w:lang w:val="x-none" w:eastAsia="x-none"/>
                  </w:rPr>
                </w:rPrChange>
              </w:rPr>
            </w:pPr>
            <w:del w:id="763" w:author="Tien Nguyen" w:date="2026-04-22T17:05:00Z">
              <w:r w:rsidRPr="00EF77B8" w:rsidDel="00E67CBA">
                <w:rPr>
                  <w:rFonts w:ascii="Times New Roman" w:hAnsi="Times New Roman"/>
                  <w:sz w:val="20"/>
                  <w:szCs w:val="20"/>
                  <w:lang w:val="x-none" w:eastAsia="x-none"/>
                  <w:rPrChange w:id="764"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r>
      <w:tr w:rsidR="00537462" w:rsidRPr="00EF77B8" w14:paraId="3BD90B6A" w14:textId="77777777" w:rsidTr="00A71CBF">
        <w:tc>
          <w:tcPr>
            <w:tcW w:w="540" w:type="dxa"/>
          </w:tcPr>
          <w:p w14:paraId="49894B8A" w14:textId="4D374615" w:rsidR="00537462" w:rsidRPr="00EF77B8" w:rsidRDefault="00537462" w:rsidP="004B4E92">
            <w:pPr>
              <w:spacing w:after="0" w:line="276" w:lineRule="auto"/>
              <w:jc w:val="center"/>
              <w:rPr>
                <w:rFonts w:ascii="Times New Roman" w:hAnsi="Times New Roman"/>
                <w:b/>
                <w:bCs/>
                <w:sz w:val="20"/>
                <w:szCs w:val="20"/>
                <w:rPrChange w:id="765" w:author="Nguyet Nguyen (Senior Legal Executive)" w:date="2026-05-05T09:59:00Z">
                  <w:rPr>
                    <w:rFonts w:ascii="Times New Roman" w:hAnsi="Times New Roman"/>
                    <w:sz w:val="24"/>
                    <w:szCs w:val="24"/>
                  </w:rPr>
                </w:rPrChange>
              </w:rPr>
            </w:pPr>
            <w:ins w:id="766" w:author="Tien Nguyen" w:date="2026-04-22T17:09:00Z">
              <w:r w:rsidRPr="00EF77B8">
                <w:rPr>
                  <w:rFonts w:ascii="Times New Roman" w:hAnsi="Times New Roman"/>
                  <w:b/>
                  <w:bCs/>
                  <w:sz w:val="20"/>
                  <w:szCs w:val="20"/>
                  <w:lang w:val="vi-VN"/>
                  <w:rPrChange w:id="767" w:author="Nguyet Nguyen (Senior Legal Executive)" w:date="2026-05-05T09:59:00Z">
                    <w:rPr>
                      <w:rFonts w:ascii="Times New Roman" w:hAnsi="Times New Roman"/>
                      <w:sz w:val="24"/>
                      <w:szCs w:val="24"/>
                      <w:lang w:val="vi-VN"/>
                    </w:rPr>
                  </w:rPrChange>
                </w:rPr>
                <w:t>B</w:t>
              </w:r>
            </w:ins>
            <w:del w:id="768" w:author="Tien Nguyen" w:date="2026-04-22T17:06:00Z">
              <w:r w:rsidRPr="00EF77B8" w:rsidDel="00E67CBA">
                <w:rPr>
                  <w:rFonts w:ascii="Times New Roman" w:hAnsi="Times New Roman"/>
                  <w:b/>
                  <w:bCs/>
                  <w:sz w:val="20"/>
                  <w:szCs w:val="20"/>
                  <w:rPrChange w:id="769" w:author="Nguyet Nguyen (Senior Legal Executive)" w:date="2026-05-05T09:59:00Z">
                    <w:rPr>
                      <w:rFonts w:ascii="Times New Roman" w:hAnsi="Times New Roman"/>
                      <w:sz w:val="24"/>
                      <w:szCs w:val="24"/>
                    </w:rPr>
                  </w:rPrChange>
                </w:rPr>
                <w:delText>2</w:delText>
              </w:r>
            </w:del>
          </w:p>
        </w:tc>
        <w:tc>
          <w:tcPr>
            <w:tcW w:w="1530" w:type="dxa"/>
          </w:tcPr>
          <w:p w14:paraId="3323C1CE" w14:textId="088A9893" w:rsidR="00537462" w:rsidRPr="00EF77B8" w:rsidRDefault="00537462" w:rsidP="004B4E92">
            <w:pPr>
              <w:spacing w:after="0" w:line="276" w:lineRule="auto"/>
              <w:rPr>
                <w:rFonts w:ascii="Times New Roman" w:hAnsi="Times New Roman"/>
                <w:b/>
                <w:bCs/>
                <w:sz w:val="20"/>
                <w:szCs w:val="20"/>
                <w:lang w:val="x-none" w:eastAsia="x-none"/>
                <w:rPrChange w:id="770" w:author="Nguyet Nguyen (Senior Legal Executive)" w:date="2026-05-05T09:59:00Z">
                  <w:rPr>
                    <w:rFonts w:ascii="Times New Roman" w:hAnsi="Times New Roman"/>
                    <w:color w:val="000099"/>
                    <w:sz w:val="24"/>
                    <w:szCs w:val="24"/>
                    <w:lang w:val="x-none" w:eastAsia="x-none"/>
                  </w:rPr>
                </w:rPrChange>
              </w:rPr>
            </w:pPr>
            <w:ins w:id="771" w:author="Tien Nguyen" w:date="2026-04-22T17:09:00Z">
              <w:r w:rsidRPr="00444E1D">
                <w:rPr>
                  <w:rFonts w:ascii="Times New Roman" w:hAnsi="Times New Roman"/>
                  <w:b/>
                  <w:bCs/>
                  <w:sz w:val="20"/>
                  <w:szCs w:val="20"/>
                  <w:highlight w:val="green"/>
                  <w:lang w:val="vi-VN" w:eastAsia="x-none"/>
                  <w:rPrChange w:id="772" w:author="Nguyet Nguyen (Senior Legal Executive)" w:date="2026-05-05T11:28:00Z">
                    <w:rPr>
                      <w:rFonts w:ascii="Times New Roman" w:hAnsi="Times New Roman"/>
                      <w:color w:val="45B0E1" w:themeColor="accent1" w:themeTint="99"/>
                      <w:sz w:val="24"/>
                      <w:szCs w:val="24"/>
                      <w:lang w:val="vi-VN" w:eastAsia="x-none"/>
                    </w:rPr>
                  </w:rPrChange>
                </w:rPr>
                <w:t>Social Media</w:t>
              </w:r>
              <w:r w:rsidRPr="00EF77B8">
                <w:rPr>
                  <w:rFonts w:ascii="Times New Roman" w:hAnsi="Times New Roman"/>
                  <w:b/>
                  <w:bCs/>
                  <w:sz w:val="20"/>
                  <w:szCs w:val="20"/>
                  <w:lang w:val="vi-VN" w:eastAsia="x-none"/>
                  <w:rPrChange w:id="773"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del w:id="774" w:author="Tien Nguyen" w:date="2026-04-22T17:05:00Z">
              <w:r w:rsidRPr="00EF77B8" w:rsidDel="00E67CBA">
                <w:rPr>
                  <w:rFonts w:ascii="Times New Roman" w:hAnsi="Times New Roman"/>
                  <w:b/>
                  <w:bCs/>
                  <w:sz w:val="20"/>
                  <w:szCs w:val="20"/>
                  <w:lang w:val="x-none" w:eastAsia="x-none"/>
                  <w:rPrChange w:id="775"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3476" w:type="dxa"/>
            <w:gridSpan w:val="2"/>
          </w:tcPr>
          <w:p w14:paraId="37F13CBE" w14:textId="77777777" w:rsidR="00537462" w:rsidRPr="005B3B96" w:rsidDel="00537462" w:rsidRDefault="00537462" w:rsidP="004B4E92">
            <w:pPr>
              <w:spacing w:after="0" w:line="276" w:lineRule="auto"/>
              <w:rPr>
                <w:del w:id="776" w:author="Nguyet Nguyen (Senior Legal Executive)" w:date="2026-05-05T10:07:00Z"/>
                <w:rFonts w:ascii="Times New Roman" w:hAnsi="Times New Roman"/>
                <w:b/>
                <w:bCs/>
                <w:sz w:val="20"/>
                <w:szCs w:val="20"/>
                <w:lang w:val="x-none" w:eastAsia="x-none"/>
              </w:rPr>
            </w:pPr>
            <w:ins w:id="777" w:author="Tien Nguyen" w:date="2026-04-22T17:11:00Z">
              <w:r w:rsidRPr="00EF77B8">
                <w:rPr>
                  <w:rFonts w:ascii="Times New Roman" w:hAnsi="Times New Roman"/>
                  <w:b/>
                  <w:bCs/>
                  <w:sz w:val="20"/>
                  <w:szCs w:val="20"/>
                  <w:lang w:val="vi-VN" w:eastAsia="x-none"/>
                  <w:rPrChange w:id="778" w:author="Nguyet Nguyen (Senior Legal Executive)" w:date="2026-05-05T09:59:00Z">
                    <w:rPr>
                      <w:rFonts w:ascii="Times New Roman" w:hAnsi="Times New Roman"/>
                      <w:color w:val="45B0E1" w:themeColor="accent1" w:themeTint="99"/>
                      <w:sz w:val="24"/>
                      <w:szCs w:val="24"/>
                      <w:lang w:val="vi-VN" w:eastAsia="x-none"/>
                    </w:rPr>
                  </w:rPrChange>
                </w:rPr>
                <w:t>K</w:t>
              </w:r>
            </w:ins>
            <w:ins w:id="779" w:author="Tien Nguyen" w:date="2026-04-22T17:10:00Z">
              <w:r w:rsidRPr="00EF77B8">
                <w:rPr>
                  <w:rFonts w:ascii="Times New Roman" w:hAnsi="Times New Roman"/>
                  <w:b/>
                  <w:bCs/>
                  <w:sz w:val="20"/>
                  <w:szCs w:val="20"/>
                  <w:lang w:val="vi-VN" w:eastAsia="x-none"/>
                  <w:rPrChange w:id="780" w:author="Nguyet Nguyen (Senior Legal Executive)" w:date="2026-05-05T09:59:00Z">
                    <w:rPr>
                      <w:rFonts w:ascii="Times New Roman" w:hAnsi="Times New Roman"/>
                      <w:color w:val="45B0E1" w:themeColor="accent1" w:themeTint="99"/>
                      <w:sz w:val="24"/>
                      <w:szCs w:val="24"/>
                      <w:lang w:val="vi-VN" w:eastAsia="x-none"/>
                    </w:rPr>
                  </w:rPrChange>
                </w:rPr>
                <w:t xml:space="preserve">ế hoạch và nội dung chi tiết </w:t>
              </w:r>
            </w:ins>
            <w:del w:id="781" w:author="Tien Nguyen" w:date="2026-04-22T17:05:00Z">
              <w:r w:rsidRPr="00EF77B8" w:rsidDel="00E67CBA">
                <w:rPr>
                  <w:rFonts w:ascii="Times New Roman" w:hAnsi="Times New Roman"/>
                  <w:b/>
                  <w:bCs/>
                  <w:sz w:val="20"/>
                  <w:szCs w:val="20"/>
                  <w:lang w:val="x-none" w:eastAsia="x-none"/>
                  <w:rPrChange w:id="782"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p w14:paraId="7E9E10EB" w14:textId="033F8C2D" w:rsidR="00537462" w:rsidRPr="00EF77B8" w:rsidRDefault="00537462" w:rsidP="005B3B96">
            <w:pPr>
              <w:spacing w:after="0" w:line="276" w:lineRule="auto"/>
              <w:rPr>
                <w:rFonts w:ascii="Times New Roman" w:hAnsi="Times New Roman"/>
                <w:b/>
                <w:bCs/>
                <w:sz w:val="20"/>
                <w:szCs w:val="20"/>
                <w:lang w:val="x-none" w:eastAsia="x-none"/>
                <w:rPrChange w:id="783" w:author="Nguyet Nguyen (Senior Legal Executive)" w:date="2026-05-05T09:59:00Z">
                  <w:rPr>
                    <w:rFonts w:ascii="Times New Roman" w:hAnsi="Times New Roman"/>
                    <w:color w:val="000099"/>
                    <w:sz w:val="24"/>
                    <w:szCs w:val="24"/>
                    <w:lang w:val="x-none" w:eastAsia="x-none"/>
                  </w:rPr>
                </w:rPrChange>
              </w:rPr>
            </w:pPr>
            <w:del w:id="784" w:author="Tien Nguyen" w:date="2026-04-22T17:06:00Z">
              <w:r w:rsidRPr="00EF77B8" w:rsidDel="00E67CBA">
                <w:rPr>
                  <w:rFonts w:ascii="Times New Roman" w:hAnsi="Times New Roman"/>
                  <w:b/>
                  <w:bCs/>
                  <w:sz w:val="20"/>
                  <w:szCs w:val="20"/>
                  <w:lang w:val="x-none" w:eastAsia="x-none"/>
                  <w:rPrChange w:id="785"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693" w:type="dxa"/>
            <w:vAlign w:val="center"/>
          </w:tcPr>
          <w:p w14:paraId="576DF9E4" w14:textId="77777777" w:rsidR="00537462" w:rsidRPr="00EF77B8" w:rsidDel="00E67CBA" w:rsidRDefault="00537462">
            <w:pPr>
              <w:spacing w:after="0" w:line="276" w:lineRule="auto"/>
              <w:jc w:val="center"/>
              <w:rPr>
                <w:rFonts w:ascii="Times New Roman" w:hAnsi="Times New Roman"/>
                <w:b/>
                <w:bCs/>
                <w:sz w:val="20"/>
                <w:szCs w:val="20"/>
                <w:lang w:val="x-none" w:eastAsia="x-none"/>
                <w:rPrChange w:id="786" w:author="Nguyet Nguyen (Senior Legal Executive)" w:date="2026-05-05T09:59:00Z">
                  <w:rPr>
                    <w:rFonts w:ascii="Times New Roman" w:hAnsi="Times New Roman"/>
                    <w:b/>
                    <w:bCs/>
                    <w:color w:val="45B0E1" w:themeColor="accent1" w:themeTint="99"/>
                    <w:sz w:val="24"/>
                    <w:szCs w:val="24"/>
                    <w:lang w:val="x-none" w:eastAsia="x-none"/>
                  </w:rPr>
                </w:rPrChange>
              </w:rPr>
              <w:pPrChange w:id="787" w:author="Tien Nguyen" w:date="2026-04-23T21:15:00Z">
                <w:pPr>
                  <w:spacing w:after="0" w:line="276" w:lineRule="auto"/>
                </w:pPr>
              </w:pPrChange>
            </w:pPr>
          </w:p>
        </w:tc>
        <w:tc>
          <w:tcPr>
            <w:tcW w:w="720" w:type="dxa"/>
          </w:tcPr>
          <w:p w14:paraId="10FC087A" w14:textId="5F40E3BF" w:rsidR="00537462" w:rsidRPr="00EF77B8" w:rsidRDefault="00537462" w:rsidP="004B4E92">
            <w:pPr>
              <w:spacing w:after="0" w:line="276" w:lineRule="auto"/>
              <w:rPr>
                <w:rFonts w:ascii="Times New Roman" w:hAnsi="Times New Roman"/>
                <w:b/>
                <w:bCs/>
                <w:sz w:val="20"/>
                <w:szCs w:val="20"/>
                <w:lang w:val="x-none" w:eastAsia="x-none"/>
                <w:rPrChange w:id="788" w:author="Nguyet Nguyen (Senior Legal Executive)" w:date="2026-05-05T09:59:00Z">
                  <w:rPr>
                    <w:rFonts w:ascii="Times New Roman" w:hAnsi="Times New Roman"/>
                    <w:color w:val="000099"/>
                    <w:sz w:val="24"/>
                    <w:szCs w:val="24"/>
                    <w:lang w:val="x-none" w:eastAsia="x-none"/>
                  </w:rPr>
                </w:rPrChange>
              </w:rPr>
            </w:pPr>
            <w:del w:id="789" w:author="Tien Nguyen" w:date="2026-04-22T17:06:00Z">
              <w:r w:rsidRPr="00EF77B8" w:rsidDel="00E67CBA">
                <w:rPr>
                  <w:rFonts w:ascii="Times New Roman" w:hAnsi="Times New Roman"/>
                  <w:b/>
                  <w:bCs/>
                  <w:sz w:val="20"/>
                  <w:szCs w:val="20"/>
                  <w:lang w:val="x-none" w:eastAsia="x-none"/>
                  <w:rPrChange w:id="790"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1321" w:type="dxa"/>
            <w:vAlign w:val="center"/>
          </w:tcPr>
          <w:p w14:paraId="2FDDE299" w14:textId="276E5E8C" w:rsidR="00537462" w:rsidRPr="00EF77B8" w:rsidRDefault="00537462" w:rsidP="00EF77B8">
            <w:pPr>
              <w:spacing w:after="0" w:line="276" w:lineRule="auto"/>
              <w:jc w:val="right"/>
              <w:rPr>
                <w:rFonts w:ascii="Times New Roman" w:hAnsi="Times New Roman"/>
                <w:b/>
                <w:bCs/>
                <w:sz w:val="20"/>
                <w:szCs w:val="20"/>
                <w:lang w:val="x-none" w:eastAsia="x-none"/>
                <w:rPrChange w:id="791" w:author="Nguyet Nguyen (Senior Legal Executive)" w:date="2026-05-05T09:59:00Z">
                  <w:rPr>
                    <w:rFonts w:ascii="Times New Roman" w:hAnsi="Times New Roman"/>
                    <w:color w:val="000099"/>
                    <w:sz w:val="24"/>
                    <w:szCs w:val="24"/>
                    <w:lang w:val="x-none" w:eastAsia="x-none"/>
                  </w:rPr>
                </w:rPrChange>
              </w:rPr>
              <w:pPrChange w:id="792" w:author="Nguyet Nguyen (Senior Legal Executive)" w:date="2026-05-05T10:02:00Z">
                <w:pPr>
                  <w:spacing w:after="0" w:line="276" w:lineRule="auto"/>
                </w:pPr>
              </w:pPrChange>
            </w:pPr>
            <w:del w:id="793" w:author="Tien Nguyen" w:date="2026-04-22T17:06:00Z">
              <w:r w:rsidRPr="00EF77B8" w:rsidDel="00E67CBA">
                <w:rPr>
                  <w:rFonts w:ascii="Times New Roman" w:hAnsi="Times New Roman"/>
                  <w:b/>
                  <w:bCs/>
                  <w:sz w:val="20"/>
                  <w:szCs w:val="20"/>
                  <w:lang w:val="x-none" w:eastAsia="x-none"/>
                  <w:rPrChange w:id="794"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1418" w:type="dxa"/>
            <w:vAlign w:val="center"/>
          </w:tcPr>
          <w:p w14:paraId="6E4ADCD9" w14:textId="71DB3289" w:rsidR="00537462" w:rsidRPr="00EF77B8" w:rsidRDefault="00537462" w:rsidP="00EF77B8">
            <w:pPr>
              <w:spacing w:after="0" w:line="276" w:lineRule="auto"/>
              <w:jc w:val="right"/>
              <w:rPr>
                <w:rFonts w:ascii="Times New Roman" w:hAnsi="Times New Roman"/>
                <w:b/>
                <w:bCs/>
                <w:sz w:val="20"/>
                <w:szCs w:val="20"/>
                <w:lang w:val="x-none" w:eastAsia="x-none"/>
                <w:rPrChange w:id="795" w:author="Nguyet Nguyen (Senior Legal Executive)" w:date="2026-05-05T09:59:00Z">
                  <w:rPr>
                    <w:rFonts w:ascii="Times New Roman" w:hAnsi="Times New Roman"/>
                    <w:color w:val="000099"/>
                    <w:sz w:val="24"/>
                    <w:szCs w:val="24"/>
                    <w:lang w:val="x-none" w:eastAsia="x-none"/>
                  </w:rPr>
                </w:rPrChange>
              </w:rPr>
              <w:pPrChange w:id="796" w:author="Nguyet Nguyen (Senior Legal Executive)" w:date="2026-05-05T10:02:00Z">
                <w:pPr>
                  <w:spacing w:after="0" w:line="276" w:lineRule="auto"/>
                </w:pPr>
              </w:pPrChange>
            </w:pPr>
            <w:ins w:id="797" w:author="Tien Nguyen" w:date="2026-04-23T00:20:00Z">
              <w:r w:rsidRPr="00EF77B8">
                <w:rPr>
                  <w:rFonts w:ascii="Times New Roman" w:hAnsi="Times New Roman"/>
                  <w:b/>
                  <w:bCs/>
                  <w:sz w:val="20"/>
                  <w:szCs w:val="20"/>
                  <w:lang w:val="vi-VN" w:eastAsia="x-none"/>
                  <w:rPrChange w:id="798" w:author="Nguyet Nguyen (Senior Legal Executive)" w:date="2026-05-05T09:59:00Z">
                    <w:rPr>
                      <w:rFonts w:ascii="Times New Roman" w:hAnsi="Times New Roman"/>
                      <w:color w:val="45B0E1" w:themeColor="accent1" w:themeTint="99"/>
                      <w:sz w:val="24"/>
                      <w:szCs w:val="24"/>
                      <w:lang w:val="vi-VN" w:eastAsia="x-none"/>
                    </w:rPr>
                  </w:rPrChange>
                </w:rPr>
                <w:t>145.000.000</w:t>
              </w:r>
            </w:ins>
            <w:del w:id="799" w:author="Tien Nguyen" w:date="2026-04-22T17:06:00Z">
              <w:r w:rsidRPr="00EF77B8" w:rsidDel="00E67CBA">
                <w:rPr>
                  <w:rFonts w:ascii="Times New Roman" w:hAnsi="Times New Roman"/>
                  <w:b/>
                  <w:bCs/>
                  <w:sz w:val="20"/>
                  <w:szCs w:val="20"/>
                  <w:lang w:val="x-none" w:eastAsia="x-none"/>
                  <w:rPrChange w:id="800"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c>
          <w:tcPr>
            <w:tcW w:w="652" w:type="dxa"/>
          </w:tcPr>
          <w:p w14:paraId="490765CB" w14:textId="5D32B550" w:rsidR="00537462" w:rsidRPr="00EF77B8" w:rsidRDefault="00537462" w:rsidP="004B4E92">
            <w:pPr>
              <w:spacing w:after="0" w:line="276" w:lineRule="auto"/>
              <w:rPr>
                <w:rFonts w:ascii="Times New Roman" w:hAnsi="Times New Roman"/>
                <w:sz w:val="20"/>
                <w:szCs w:val="20"/>
                <w:lang w:val="x-none" w:eastAsia="x-none"/>
                <w:rPrChange w:id="801" w:author="Nguyet Nguyen (Senior Legal Executive)" w:date="2026-05-05T09:59:00Z">
                  <w:rPr>
                    <w:rFonts w:ascii="Times New Roman" w:hAnsi="Times New Roman"/>
                    <w:color w:val="000099"/>
                    <w:sz w:val="24"/>
                    <w:szCs w:val="24"/>
                    <w:lang w:val="x-none" w:eastAsia="x-none"/>
                  </w:rPr>
                </w:rPrChange>
              </w:rPr>
            </w:pPr>
            <w:del w:id="802" w:author="Tien Nguyen" w:date="2026-04-22T17:06:00Z">
              <w:r w:rsidRPr="00EF77B8" w:rsidDel="00E67CBA">
                <w:rPr>
                  <w:rFonts w:ascii="Times New Roman" w:hAnsi="Times New Roman"/>
                  <w:sz w:val="20"/>
                  <w:szCs w:val="20"/>
                  <w:lang w:val="x-none" w:eastAsia="x-none"/>
                  <w:rPrChange w:id="803" w:author="Nguyet Nguyen (Senior Legal Executive)" w:date="2026-05-05T09:59:00Z">
                    <w:rPr>
                      <w:rFonts w:ascii="Times New Roman" w:hAnsi="Times New Roman"/>
                      <w:color w:val="45B0E1" w:themeColor="accent1" w:themeTint="99"/>
                      <w:sz w:val="24"/>
                      <w:szCs w:val="24"/>
                      <w:lang w:val="x-none" w:eastAsia="x-none"/>
                    </w:rPr>
                  </w:rPrChange>
                </w:rPr>
                <w:delText>[__]</w:delText>
              </w:r>
            </w:del>
          </w:p>
        </w:tc>
      </w:tr>
      <w:tr w:rsidR="00EF77B8" w:rsidRPr="00EF77B8" w14:paraId="562218FF" w14:textId="77777777" w:rsidTr="00EF77B8">
        <w:trPr>
          <w:ins w:id="804" w:author="Tien Nguyen" w:date="2026-04-22T17:06:00Z"/>
        </w:trPr>
        <w:tc>
          <w:tcPr>
            <w:tcW w:w="540" w:type="dxa"/>
          </w:tcPr>
          <w:p w14:paraId="3C77E8E4" w14:textId="2C583288" w:rsidR="004B4E92" w:rsidRPr="00EF77B8" w:rsidRDefault="00A71CBF" w:rsidP="004B4E92">
            <w:pPr>
              <w:spacing w:after="0" w:line="276" w:lineRule="auto"/>
              <w:jc w:val="center"/>
              <w:rPr>
                <w:ins w:id="805" w:author="Tien Nguyen" w:date="2026-04-22T17:06:00Z"/>
                <w:rFonts w:ascii="Times New Roman" w:hAnsi="Times New Roman"/>
                <w:sz w:val="20"/>
                <w:szCs w:val="20"/>
                <w:rPrChange w:id="806" w:author="Nguyet Nguyen (Senior Legal Executive)" w:date="2026-05-05T09:59:00Z">
                  <w:rPr>
                    <w:ins w:id="807" w:author="Tien Nguyen" w:date="2026-04-22T17:06:00Z"/>
                    <w:rFonts w:ascii="Times New Roman" w:hAnsi="Times New Roman"/>
                    <w:sz w:val="24"/>
                    <w:szCs w:val="24"/>
                  </w:rPr>
                </w:rPrChange>
              </w:rPr>
            </w:pPr>
            <w:ins w:id="808" w:author="Nguyet Nguyen (Senior Legal Executive) " w:date="2026-05-05T11:57:00Z">
              <w:r>
                <w:rPr>
                  <w:rFonts w:ascii="Times New Roman" w:hAnsi="Times New Roman"/>
                  <w:sz w:val="20"/>
                  <w:szCs w:val="20"/>
                </w:rPr>
                <w:t>1</w:t>
              </w:r>
            </w:ins>
          </w:p>
        </w:tc>
        <w:tc>
          <w:tcPr>
            <w:tcW w:w="1530" w:type="dxa"/>
          </w:tcPr>
          <w:p w14:paraId="6C8E0D25" w14:textId="77777777" w:rsidR="00A71CBF" w:rsidRDefault="00A71CBF" w:rsidP="004B4E92">
            <w:pPr>
              <w:spacing w:after="0" w:line="276" w:lineRule="auto"/>
              <w:rPr>
                <w:ins w:id="809" w:author="Nguyet Nguyen (Senior Legal Executive) " w:date="2026-05-05T11:57:00Z"/>
                <w:rFonts w:ascii="Times New Roman" w:hAnsi="Times New Roman"/>
                <w:sz w:val="20"/>
                <w:szCs w:val="20"/>
                <w:lang w:eastAsia="x-none"/>
              </w:rPr>
            </w:pPr>
            <w:ins w:id="810" w:author="Nguyet Nguyen (Senior Legal Executive) " w:date="2026-05-05T11:57:00Z">
              <w:r>
                <w:rPr>
                  <w:rFonts w:ascii="Times New Roman" w:hAnsi="Times New Roman"/>
                  <w:sz w:val="20"/>
                  <w:szCs w:val="20"/>
                  <w:lang w:eastAsia="x-none"/>
                </w:rPr>
                <w:t>Planning/</w:t>
              </w:r>
            </w:ins>
          </w:p>
          <w:p w14:paraId="5F2E3669" w14:textId="655798CE" w:rsidR="004B4E92" w:rsidRPr="00EF77B8" w:rsidDel="00E67CBA" w:rsidRDefault="004B4E92" w:rsidP="004B4E92">
            <w:pPr>
              <w:spacing w:after="0" w:line="276" w:lineRule="auto"/>
              <w:rPr>
                <w:ins w:id="811" w:author="Tien Nguyen" w:date="2026-04-22T17:06:00Z"/>
                <w:rFonts w:ascii="Times New Roman" w:hAnsi="Times New Roman"/>
                <w:sz w:val="20"/>
                <w:szCs w:val="20"/>
                <w:lang w:val="vi-VN" w:eastAsia="x-none"/>
                <w:rPrChange w:id="812" w:author="Nguyet Nguyen (Senior Legal Executive)" w:date="2026-05-05T09:59:00Z">
                  <w:rPr>
                    <w:ins w:id="813" w:author="Tien Nguyen" w:date="2026-04-22T17:06:00Z"/>
                    <w:rFonts w:ascii="Times New Roman" w:hAnsi="Times New Roman"/>
                    <w:color w:val="45B0E1" w:themeColor="accent1" w:themeTint="99"/>
                    <w:sz w:val="24"/>
                    <w:szCs w:val="24"/>
                    <w:lang w:val="x-none" w:eastAsia="x-none"/>
                  </w:rPr>
                </w:rPrChange>
              </w:rPr>
            </w:pPr>
            <w:ins w:id="814" w:author="Tien Nguyen" w:date="2026-04-22T17:11:00Z">
              <w:r w:rsidRPr="00EF77B8">
                <w:rPr>
                  <w:rFonts w:ascii="Times New Roman" w:hAnsi="Times New Roman"/>
                  <w:sz w:val="20"/>
                  <w:szCs w:val="20"/>
                  <w:lang w:val="vi-VN" w:eastAsia="x-none"/>
                  <w:rPrChange w:id="815" w:author="Nguyet Nguyen (Senior Legal Executive)" w:date="2026-05-05T09:59:00Z">
                    <w:rPr>
                      <w:rFonts w:ascii="Times New Roman" w:hAnsi="Times New Roman"/>
                      <w:color w:val="45B0E1" w:themeColor="accent1" w:themeTint="99"/>
                      <w:sz w:val="24"/>
                      <w:szCs w:val="24"/>
                      <w:lang w:val="vi-VN" w:eastAsia="x-none"/>
                    </w:rPr>
                  </w:rPrChange>
                </w:rPr>
                <w:t xml:space="preserve">Kế hoạch </w:t>
              </w:r>
            </w:ins>
          </w:p>
        </w:tc>
        <w:tc>
          <w:tcPr>
            <w:tcW w:w="2658" w:type="dxa"/>
          </w:tcPr>
          <w:p w14:paraId="68C21C96" w14:textId="77777777" w:rsidR="004B4E92" w:rsidRPr="00EF77B8" w:rsidRDefault="004B4E92" w:rsidP="004B4E92">
            <w:pPr>
              <w:spacing w:after="0" w:line="276" w:lineRule="auto"/>
              <w:rPr>
                <w:ins w:id="816" w:author="Tien Nguyen" w:date="2026-04-22T17:12:00Z"/>
                <w:rFonts w:ascii="Times New Roman" w:hAnsi="Times New Roman"/>
                <w:sz w:val="20"/>
                <w:szCs w:val="20"/>
                <w:rPrChange w:id="817" w:author="Nguyet Nguyen (Senior Legal Executive)" w:date="2026-05-05T09:59:00Z">
                  <w:rPr>
                    <w:ins w:id="818" w:author="Tien Nguyen" w:date="2026-04-22T17:12:00Z"/>
                  </w:rPr>
                </w:rPrChange>
              </w:rPr>
            </w:pPr>
            <w:ins w:id="819" w:author="Tien Nguyen" w:date="2026-04-22T17:11:00Z">
              <w:r w:rsidRPr="00EF77B8">
                <w:rPr>
                  <w:rFonts w:ascii="Times New Roman" w:hAnsi="Times New Roman"/>
                  <w:sz w:val="20"/>
                  <w:szCs w:val="20"/>
                  <w:rPrChange w:id="820" w:author="Nguyet Nguyen (Senior Legal Executive)" w:date="2026-05-05T09:59:00Z">
                    <w:rPr/>
                  </w:rPrChange>
                </w:rPr>
                <w:t xml:space="preserve">Chiến lược social media </w:t>
              </w:r>
            </w:ins>
          </w:p>
          <w:p w14:paraId="7C35C416" w14:textId="713A5A3B" w:rsidR="004B4E92" w:rsidRPr="00EF77B8" w:rsidRDefault="004B4E92" w:rsidP="004B4E92">
            <w:pPr>
              <w:spacing w:after="0" w:line="276" w:lineRule="auto"/>
              <w:rPr>
                <w:ins w:id="821" w:author="Tien Nguyen" w:date="2026-04-22T17:12:00Z"/>
                <w:rFonts w:ascii="Times New Roman" w:hAnsi="Times New Roman"/>
                <w:sz w:val="20"/>
                <w:szCs w:val="20"/>
                <w:lang w:val="vi-VN"/>
                <w:rPrChange w:id="822" w:author="Nguyet Nguyen (Senior Legal Executive)" w:date="2026-05-05T09:59:00Z">
                  <w:rPr>
                    <w:ins w:id="823" w:author="Tien Nguyen" w:date="2026-04-22T17:12:00Z"/>
                    <w:lang w:val="vi-VN"/>
                  </w:rPr>
                </w:rPrChange>
              </w:rPr>
            </w:pPr>
            <w:ins w:id="824" w:author="Tien Nguyen" w:date="2026-04-22T17:12:00Z">
              <w:r w:rsidRPr="00EF77B8">
                <w:rPr>
                  <w:rFonts w:ascii="Times New Roman" w:hAnsi="Times New Roman"/>
                  <w:sz w:val="20"/>
                  <w:szCs w:val="20"/>
                  <w:lang w:val="vi-VN"/>
                  <w:rPrChange w:id="825" w:author="Nguyet Nguyen (Senior Legal Executive)" w:date="2026-05-05T09:59:00Z">
                    <w:rPr>
                      <w:lang w:val="vi-VN"/>
                    </w:rPr>
                  </w:rPrChange>
                </w:rPr>
                <w:t xml:space="preserve">+ </w:t>
              </w:r>
            </w:ins>
            <w:ins w:id="826" w:author="Nguyen Quynh Thuy Tien (Senior Social &amp; Digital Marketing Executive)" w:date="2026-04-23T11:08:00Z">
              <w:r w:rsidRPr="00EF77B8">
                <w:rPr>
                  <w:rFonts w:ascii="Times New Roman" w:hAnsi="Times New Roman"/>
                  <w:sz w:val="20"/>
                  <w:szCs w:val="20"/>
                  <w:rPrChange w:id="827" w:author="Nguyet Nguyen (Senior Legal Executive)" w:date="2026-05-05T09:59:00Z">
                    <w:rPr>
                      <w:rFonts w:ascii="Times New Roman" w:hAnsi="Times New Roman"/>
                      <w:sz w:val="24"/>
                      <w:szCs w:val="24"/>
                    </w:rPr>
                  </w:rPrChange>
                </w:rPr>
                <w:t>Đ</w:t>
              </w:r>
            </w:ins>
            <w:ins w:id="828" w:author="Tien Nguyen" w:date="2026-04-22T17:11:00Z">
              <w:del w:id="829" w:author="Nguyen Quynh Thuy Tien (Senior Social &amp; Digital Marketing Executive)" w:date="2026-04-23T11:08:00Z">
                <w:r w:rsidRPr="00EF77B8" w:rsidDel="00C17FE2">
                  <w:rPr>
                    <w:rFonts w:ascii="Times New Roman" w:hAnsi="Times New Roman"/>
                    <w:sz w:val="20"/>
                    <w:szCs w:val="20"/>
                    <w:rPrChange w:id="830" w:author="Nguyet Nguyen (Senior Legal Executive)" w:date="2026-05-05T09:59:00Z">
                      <w:rPr/>
                    </w:rPrChange>
                  </w:rPr>
                  <w:delText>đ</w:delText>
                </w:r>
              </w:del>
              <w:r w:rsidRPr="00EF77B8">
                <w:rPr>
                  <w:rFonts w:ascii="Times New Roman" w:hAnsi="Times New Roman"/>
                  <w:sz w:val="20"/>
                  <w:szCs w:val="20"/>
                  <w:rPrChange w:id="831" w:author="Nguyet Nguyen (Senior Legal Executive)" w:date="2026-05-05T09:59:00Z">
                    <w:rPr/>
                  </w:rPrChange>
                </w:rPr>
                <w:t>ịnh hướng tổng thể</w:t>
              </w:r>
            </w:ins>
            <w:ins w:id="832" w:author="Tien Nguyen" w:date="2026-04-22T17:12:00Z">
              <w:r w:rsidRPr="00EF77B8">
                <w:rPr>
                  <w:rFonts w:ascii="Times New Roman" w:hAnsi="Times New Roman"/>
                  <w:sz w:val="20"/>
                  <w:szCs w:val="20"/>
                  <w:lang w:val="vi-VN"/>
                  <w:rPrChange w:id="833" w:author="Nguyet Nguyen (Senior Legal Executive)" w:date="2026-05-05T09:59:00Z">
                    <w:rPr>
                      <w:lang w:val="vi-VN"/>
                    </w:rPr>
                  </w:rPrChange>
                </w:rPr>
                <w:t xml:space="preserve"> </w:t>
              </w:r>
            </w:ins>
          </w:p>
          <w:p w14:paraId="0AEA5435" w14:textId="7BCC2D36" w:rsidR="004B4E92" w:rsidRPr="00EF77B8" w:rsidDel="00E67CBA" w:rsidRDefault="004B4E92" w:rsidP="004B4E92">
            <w:pPr>
              <w:spacing w:after="0" w:line="276" w:lineRule="auto"/>
              <w:rPr>
                <w:ins w:id="834" w:author="Tien Nguyen" w:date="2026-04-22T17:06:00Z"/>
                <w:rFonts w:ascii="Times New Roman" w:hAnsi="Times New Roman"/>
                <w:sz w:val="20"/>
                <w:szCs w:val="20"/>
                <w:lang w:val="vi-VN"/>
                <w:rPrChange w:id="835" w:author="Nguyet Nguyen (Senior Legal Executive)" w:date="2026-05-05T09:59:00Z">
                  <w:rPr>
                    <w:ins w:id="836" w:author="Tien Nguyen" w:date="2026-04-22T17:06:00Z"/>
                    <w:rFonts w:ascii="Times New Roman" w:hAnsi="Times New Roman"/>
                    <w:color w:val="45B0E1" w:themeColor="accent1" w:themeTint="99"/>
                    <w:sz w:val="24"/>
                    <w:szCs w:val="24"/>
                    <w:lang w:val="x-none" w:eastAsia="x-none"/>
                  </w:rPr>
                </w:rPrChange>
              </w:rPr>
            </w:pPr>
            <w:ins w:id="837" w:author="Tien Nguyen" w:date="2026-04-22T17:12:00Z">
              <w:r w:rsidRPr="00EF77B8">
                <w:rPr>
                  <w:rFonts w:ascii="Times New Roman" w:hAnsi="Times New Roman"/>
                  <w:sz w:val="20"/>
                  <w:szCs w:val="20"/>
                  <w:lang w:val="vi-VN"/>
                  <w:rPrChange w:id="838" w:author="Nguyet Nguyen (Senior Legal Executive)" w:date="2026-05-05T09:59:00Z">
                    <w:rPr>
                      <w:lang w:val="vi-VN"/>
                    </w:rPr>
                  </w:rPrChange>
                </w:rPr>
                <w:t xml:space="preserve">+ </w:t>
              </w:r>
            </w:ins>
            <w:ins w:id="839" w:author="Tien Nguyen" w:date="2026-04-22T17:11:00Z">
              <w:r w:rsidRPr="00EF77B8">
                <w:rPr>
                  <w:rFonts w:ascii="Times New Roman" w:hAnsi="Times New Roman"/>
                  <w:sz w:val="20"/>
                  <w:szCs w:val="20"/>
                  <w:rPrChange w:id="840" w:author="Nguyet Nguyen (Senior Legal Executive)" w:date="2026-05-05T09:59:00Z">
                    <w:rPr/>
                  </w:rPrChange>
                </w:rPr>
                <w:t xml:space="preserve"> </w:t>
              </w:r>
            </w:ins>
            <w:ins w:id="841" w:author="Nguyen Quynh Thuy Tien (Senior Social &amp; Digital Marketing Executive)" w:date="2026-04-23T11:08:00Z">
              <w:r w:rsidRPr="00EF77B8">
                <w:rPr>
                  <w:rFonts w:ascii="Times New Roman" w:hAnsi="Times New Roman"/>
                  <w:sz w:val="20"/>
                  <w:szCs w:val="20"/>
                  <w:rPrChange w:id="842" w:author="Nguyet Nguyen (Senior Legal Executive)" w:date="2026-05-05T09:59:00Z">
                    <w:rPr>
                      <w:rFonts w:ascii="Times New Roman" w:hAnsi="Times New Roman"/>
                      <w:sz w:val="24"/>
                      <w:szCs w:val="24"/>
                    </w:rPr>
                  </w:rPrChange>
                </w:rPr>
                <w:t>T</w:t>
              </w:r>
            </w:ins>
            <w:ins w:id="843" w:author="Tien Nguyen" w:date="2026-04-22T17:11:00Z">
              <w:del w:id="844" w:author="Nguyen Quynh Thuy Tien (Senior Social &amp; Digital Marketing Executive)" w:date="2026-04-23T11:08:00Z">
                <w:r w:rsidRPr="00EF77B8" w:rsidDel="00C17FE2">
                  <w:rPr>
                    <w:rFonts w:ascii="Times New Roman" w:hAnsi="Times New Roman"/>
                    <w:sz w:val="20"/>
                    <w:szCs w:val="20"/>
                    <w:rPrChange w:id="845" w:author="Nguyet Nguyen (Senior Legal Executive)" w:date="2026-05-05T09:59:00Z">
                      <w:rPr/>
                    </w:rPrChange>
                  </w:rPr>
                  <w:delText>t</w:delText>
                </w:r>
              </w:del>
              <w:r w:rsidRPr="00EF77B8">
                <w:rPr>
                  <w:rFonts w:ascii="Times New Roman" w:hAnsi="Times New Roman"/>
                  <w:sz w:val="20"/>
                  <w:szCs w:val="20"/>
                  <w:rPrChange w:id="846" w:author="Nguyet Nguyen (Senior Legal Executive)" w:date="2026-05-05T09:59:00Z">
                    <w:rPr/>
                  </w:rPrChange>
                </w:rPr>
                <w:t>riển khai theo từng giai đoạn</w:t>
              </w:r>
            </w:ins>
          </w:p>
        </w:tc>
        <w:tc>
          <w:tcPr>
            <w:tcW w:w="818" w:type="dxa"/>
            <w:vAlign w:val="center"/>
          </w:tcPr>
          <w:p w14:paraId="5AAD249B" w14:textId="0A80E950" w:rsidR="004B4E92" w:rsidRPr="00EF77B8" w:rsidDel="00E67CBA" w:rsidRDefault="004B4E92">
            <w:pPr>
              <w:spacing w:after="0" w:line="276" w:lineRule="auto"/>
              <w:jc w:val="center"/>
              <w:rPr>
                <w:ins w:id="847" w:author="Tien Nguyen" w:date="2026-04-22T17:06:00Z"/>
                <w:rFonts w:ascii="Times New Roman" w:hAnsi="Times New Roman"/>
                <w:sz w:val="20"/>
                <w:szCs w:val="20"/>
                <w:lang w:val="vi-VN" w:eastAsia="x-none"/>
                <w:rPrChange w:id="848" w:author="Nguyet Nguyen (Senior Legal Executive)" w:date="2026-05-05T09:59:00Z">
                  <w:rPr>
                    <w:ins w:id="849" w:author="Tien Nguyen" w:date="2026-04-22T17:06:00Z"/>
                    <w:rFonts w:ascii="Times New Roman" w:hAnsi="Times New Roman"/>
                    <w:color w:val="45B0E1" w:themeColor="accent1" w:themeTint="99"/>
                    <w:sz w:val="24"/>
                    <w:szCs w:val="24"/>
                    <w:lang w:val="x-none" w:eastAsia="x-none"/>
                  </w:rPr>
                </w:rPrChange>
              </w:rPr>
              <w:pPrChange w:id="850" w:author="Tien Nguyen" w:date="2026-04-23T21:15:00Z">
                <w:pPr>
                  <w:spacing w:after="0" w:line="276" w:lineRule="auto"/>
                </w:pPr>
              </w:pPrChange>
            </w:pPr>
            <w:ins w:id="851" w:author="Tien Nguyen" w:date="2026-04-22T17:11:00Z">
              <w:r w:rsidRPr="00EF77B8">
                <w:rPr>
                  <w:rFonts w:ascii="Times New Roman" w:hAnsi="Times New Roman"/>
                  <w:sz w:val="20"/>
                  <w:szCs w:val="20"/>
                  <w:lang w:val="vi-VN" w:eastAsia="x-none"/>
                  <w:rPrChange w:id="852"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vAlign w:val="center"/>
          </w:tcPr>
          <w:p w14:paraId="14425850" w14:textId="1F6D2096" w:rsidR="004B4E92" w:rsidRPr="00EF77B8" w:rsidRDefault="004B4E92">
            <w:pPr>
              <w:spacing w:after="0" w:line="276" w:lineRule="auto"/>
              <w:jc w:val="center"/>
              <w:rPr>
                <w:ins w:id="853" w:author="Tien Nguyen" w:date="2026-04-23T20:51:00Z"/>
                <w:rFonts w:ascii="Times New Roman" w:hAnsi="Times New Roman"/>
                <w:sz w:val="20"/>
                <w:szCs w:val="20"/>
                <w:lang w:val="vi-VN" w:eastAsia="x-none"/>
                <w:rPrChange w:id="854" w:author="Nguyet Nguyen (Senior Legal Executive)" w:date="2026-05-05T09:59:00Z">
                  <w:rPr>
                    <w:ins w:id="855" w:author="Tien Nguyen" w:date="2026-04-23T20:51:00Z"/>
                    <w:rFonts w:ascii="Times New Roman" w:hAnsi="Times New Roman"/>
                    <w:color w:val="45B0E1" w:themeColor="accent1" w:themeTint="99"/>
                    <w:sz w:val="24"/>
                    <w:szCs w:val="24"/>
                    <w:lang w:val="vi-VN" w:eastAsia="x-none"/>
                  </w:rPr>
                </w:rPrChange>
              </w:rPr>
              <w:pPrChange w:id="856" w:author="Tien Nguyen" w:date="2026-04-23T21:15:00Z">
                <w:pPr>
                  <w:spacing w:after="0" w:line="276" w:lineRule="auto"/>
                </w:pPr>
              </w:pPrChange>
            </w:pPr>
            <w:ins w:id="857" w:author="Tien Nguyen" w:date="2026-04-23T21:13:00Z">
              <w:r w:rsidRPr="00EF77B8">
                <w:rPr>
                  <w:rFonts w:ascii="Times New Roman" w:hAnsi="Times New Roman"/>
                  <w:sz w:val="20"/>
                  <w:szCs w:val="20"/>
                  <w:lang w:val="vi-VN" w:eastAsia="x-none"/>
                  <w:rPrChange w:id="858"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3F6246B8" w14:textId="5D5DEB2C" w:rsidR="004B4E92" w:rsidRPr="00EF77B8" w:rsidDel="00E67CBA" w:rsidRDefault="004B4E92" w:rsidP="004B4E92">
            <w:pPr>
              <w:spacing w:after="0" w:line="276" w:lineRule="auto"/>
              <w:rPr>
                <w:ins w:id="859" w:author="Tien Nguyen" w:date="2026-04-22T17:06:00Z"/>
                <w:rFonts w:ascii="Times New Roman" w:hAnsi="Times New Roman"/>
                <w:sz w:val="20"/>
                <w:szCs w:val="20"/>
                <w:lang w:val="vi-VN" w:eastAsia="x-none"/>
                <w:rPrChange w:id="860" w:author="Nguyet Nguyen (Senior Legal Executive)" w:date="2026-05-05T09:59:00Z">
                  <w:rPr>
                    <w:ins w:id="861" w:author="Tien Nguyen" w:date="2026-04-22T17:06:00Z"/>
                    <w:rFonts w:ascii="Times New Roman" w:hAnsi="Times New Roman"/>
                    <w:color w:val="45B0E1" w:themeColor="accent1" w:themeTint="99"/>
                    <w:sz w:val="24"/>
                    <w:szCs w:val="24"/>
                    <w:lang w:val="x-none" w:eastAsia="x-none"/>
                  </w:rPr>
                </w:rPrChange>
              </w:rPr>
            </w:pPr>
          </w:p>
        </w:tc>
        <w:tc>
          <w:tcPr>
            <w:tcW w:w="1321" w:type="dxa"/>
            <w:vAlign w:val="center"/>
          </w:tcPr>
          <w:p w14:paraId="383FD6B6" w14:textId="4D6FC820" w:rsidR="004B4E92" w:rsidRPr="00EF77B8" w:rsidDel="00E67CBA" w:rsidRDefault="004B4E92" w:rsidP="00EF77B8">
            <w:pPr>
              <w:spacing w:after="0" w:line="276" w:lineRule="auto"/>
              <w:jc w:val="right"/>
              <w:rPr>
                <w:ins w:id="862" w:author="Tien Nguyen" w:date="2026-04-22T17:06:00Z"/>
                <w:rFonts w:ascii="Times New Roman" w:hAnsi="Times New Roman"/>
                <w:sz w:val="20"/>
                <w:szCs w:val="20"/>
                <w:lang w:val="vi-VN" w:eastAsia="x-none"/>
                <w:rPrChange w:id="863" w:author="Nguyet Nguyen (Senior Legal Executive)" w:date="2026-05-05T09:59:00Z">
                  <w:rPr>
                    <w:ins w:id="864" w:author="Tien Nguyen" w:date="2026-04-22T17:06:00Z"/>
                    <w:rFonts w:ascii="Times New Roman" w:hAnsi="Times New Roman"/>
                    <w:color w:val="45B0E1" w:themeColor="accent1" w:themeTint="99"/>
                    <w:sz w:val="24"/>
                    <w:szCs w:val="24"/>
                    <w:lang w:val="x-none" w:eastAsia="x-none"/>
                  </w:rPr>
                </w:rPrChange>
              </w:rPr>
              <w:pPrChange w:id="865" w:author="Nguyet Nguyen (Senior Legal Executive)" w:date="2026-05-05T10:02:00Z">
                <w:pPr>
                  <w:spacing w:after="0" w:line="276" w:lineRule="auto"/>
                </w:pPr>
              </w:pPrChange>
            </w:pPr>
            <w:ins w:id="866" w:author="Tien Nguyen" w:date="2026-04-22T17:12:00Z">
              <w:r w:rsidRPr="00EF77B8">
                <w:rPr>
                  <w:rFonts w:ascii="Times New Roman" w:hAnsi="Times New Roman"/>
                  <w:sz w:val="20"/>
                  <w:szCs w:val="20"/>
                  <w:lang w:val="vi-VN" w:eastAsia="x-none"/>
                  <w:rPrChange w:id="867" w:author="Nguyet Nguyen (Senior Legal Executive)" w:date="2026-05-05T09:59:00Z">
                    <w:rPr>
                      <w:rFonts w:ascii="Times New Roman" w:hAnsi="Times New Roman"/>
                      <w:color w:val="45B0E1" w:themeColor="accent1" w:themeTint="99"/>
                      <w:sz w:val="24"/>
                      <w:szCs w:val="24"/>
                      <w:lang w:val="vi-VN" w:eastAsia="x-none"/>
                    </w:rPr>
                  </w:rPrChange>
                </w:rPr>
                <w:t>30</w:t>
              </w:r>
            </w:ins>
            <w:ins w:id="868" w:author="Tien Nguyen" w:date="2026-04-22T20:53:00Z">
              <w:r w:rsidRPr="00EF77B8">
                <w:rPr>
                  <w:rFonts w:ascii="Times New Roman" w:hAnsi="Times New Roman"/>
                  <w:sz w:val="20"/>
                  <w:szCs w:val="20"/>
                  <w:lang w:val="vi-VN" w:eastAsia="x-none"/>
                  <w:rPrChange w:id="869" w:author="Nguyet Nguyen (Senior Legal Executive)" w:date="2026-05-05T09:59:00Z">
                    <w:rPr>
                      <w:rFonts w:ascii="Times New Roman" w:hAnsi="Times New Roman"/>
                      <w:color w:val="45B0E1" w:themeColor="accent1" w:themeTint="99"/>
                      <w:sz w:val="24"/>
                      <w:szCs w:val="24"/>
                      <w:lang w:val="vi-VN" w:eastAsia="x-none"/>
                    </w:rPr>
                  </w:rPrChange>
                </w:rPr>
                <w:t>.</w:t>
              </w:r>
            </w:ins>
            <w:ins w:id="870" w:author="Tien Nguyen" w:date="2026-04-22T17:12:00Z">
              <w:r w:rsidRPr="00EF77B8">
                <w:rPr>
                  <w:rFonts w:ascii="Times New Roman" w:hAnsi="Times New Roman"/>
                  <w:sz w:val="20"/>
                  <w:szCs w:val="20"/>
                  <w:lang w:val="vi-VN" w:eastAsia="x-none"/>
                  <w:rPrChange w:id="871" w:author="Nguyet Nguyen (Senior Legal Executive)" w:date="2026-05-05T09:59:00Z">
                    <w:rPr>
                      <w:rFonts w:ascii="Times New Roman" w:hAnsi="Times New Roman"/>
                      <w:color w:val="45B0E1" w:themeColor="accent1" w:themeTint="99"/>
                      <w:sz w:val="24"/>
                      <w:szCs w:val="24"/>
                      <w:lang w:val="vi-VN" w:eastAsia="x-none"/>
                    </w:rPr>
                  </w:rPrChange>
                </w:rPr>
                <w:t>000</w:t>
              </w:r>
            </w:ins>
            <w:ins w:id="872" w:author="Tien Nguyen" w:date="2026-04-22T20:53:00Z">
              <w:r w:rsidRPr="00EF77B8">
                <w:rPr>
                  <w:rFonts w:ascii="Times New Roman" w:hAnsi="Times New Roman"/>
                  <w:sz w:val="20"/>
                  <w:szCs w:val="20"/>
                  <w:lang w:val="vi-VN" w:eastAsia="x-none"/>
                  <w:rPrChange w:id="873" w:author="Nguyet Nguyen (Senior Legal Executive)" w:date="2026-05-05T09:59:00Z">
                    <w:rPr>
                      <w:rFonts w:ascii="Times New Roman" w:hAnsi="Times New Roman"/>
                      <w:color w:val="45B0E1" w:themeColor="accent1" w:themeTint="99"/>
                      <w:sz w:val="24"/>
                      <w:szCs w:val="24"/>
                      <w:lang w:val="vi-VN" w:eastAsia="x-none"/>
                    </w:rPr>
                  </w:rPrChange>
                </w:rPr>
                <w:t>.</w:t>
              </w:r>
            </w:ins>
            <w:ins w:id="874" w:author="Tien Nguyen" w:date="2026-04-22T17:12:00Z">
              <w:r w:rsidRPr="00EF77B8">
                <w:rPr>
                  <w:rFonts w:ascii="Times New Roman" w:hAnsi="Times New Roman"/>
                  <w:sz w:val="20"/>
                  <w:szCs w:val="20"/>
                  <w:lang w:val="vi-VN" w:eastAsia="x-none"/>
                  <w:rPrChange w:id="875"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vAlign w:val="center"/>
          </w:tcPr>
          <w:p w14:paraId="041CE41B" w14:textId="3FD8F98C" w:rsidR="004B4E92" w:rsidRPr="00EF77B8" w:rsidDel="00E67CBA" w:rsidRDefault="004B4E92" w:rsidP="00EF77B8">
            <w:pPr>
              <w:spacing w:after="0" w:line="276" w:lineRule="auto"/>
              <w:jc w:val="right"/>
              <w:rPr>
                <w:ins w:id="876" w:author="Tien Nguyen" w:date="2026-04-22T17:06:00Z"/>
                <w:rFonts w:ascii="Times New Roman" w:hAnsi="Times New Roman"/>
                <w:sz w:val="20"/>
                <w:szCs w:val="20"/>
                <w:lang w:val="vi-VN" w:eastAsia="x-none"/>
                <w:rPrChange w:id="877" w:author="Nguyet Nguyen (Senior Legal Executive)" w:date="2026-05-05T09:59:00Z">
                  <w:rPr>
                    <w:ins w:id="878" w:author="Tien Nguyen" w:date="2026-04-22T17:06:00Z"/>
                    <w:rFonts w:ascii="Times New Roman" w:hAnsi="Times New Roman"/>
                    <w:color w:val="45B0E1" w:themeColor="accent1" w:themeTint="99"/>
                    <w:sz w:val="24"/>
                    <w:szCs w:val="24"/>
                    <w:lang w:val="x-none" w:eastAsia="x-none"/>
                  </w:rPr>
                </w:rPrChange>
              </w:rPr>
              <w:pPrChange w:id="879" w:author="Nguyet Nguyen (Senior Legal Executive)" w:date="2026-05-05T10:02:00Z">
                <w:pPr>
                  <w:spacing w:after="0" w:line="276" w:lineRule="auto"/>
                </w:pPr>
              </w:pPrChange>
            </w:pPr>
            <w:ins w:id="880" w:author="Tien Nguyen" w:date="2026-04-22T20:20:00Z">
              <w:r w:rsidRPr="00EF77B8">
                <w:rPr>
                  <w:rFonts w:ascii="Times New Roman" w:hAnsi="Times New Roman"/>
                  <w:sz w:val="20"/>
                  <w:szCs w:val="20"/>
                  <w:lang w:val="vi-VN" w:eastAsia="x-none"/>
                  <w:rPrChange w:id="881" w:author="Nguyet Nguyen (Senior Legal Executive)" w:date="2026-05-05T09:59:00Z">
                    <w:rPr>
                      <w:rFonts w:ascii="Times New Roman" w:hAnsi="Times New Roman"/>
                      <w:color w:val="45B0E1" w:themeColor="accent1" w:themeTint="99"/>
                      <w:sz w:val="24"/>
                      <w:szCs w:val="24"/>
                      <w:lang w:val="vi-VN" w:eastAsia="x-none"/>
                    </w:rPr>
                  </w:rPrChange>
                </w:rPr>
                <w:t>30</w:t>
              </w:r>
            </w:ins>
            <w:ins w:id="882" w:author="Tien Nguyen" w:date="2026-04-22T20:53:00Z">
              <w:r w:rsidRPr="00EF77B8">
                <w:rPr>
                  <w:rFonts w:ascii="Times New Roman" w:hAnsi="Times New Roman"/>
                  <w:sz w:val="20"/>
                  <w:szCs w:val="20"/>
                  <w:lang w:val="vi-VN" w:eastAsia="x-none"/>
                  <w:rPrChange w:id="883" w:author="Nguyet Nguyen (Senior Legal Executive)" w:date="2026-05-05T09:59:00Z">
                    <w:rPr>
                      <w:rFonts w:ascii="Times New Roman" w:hAnsi="Times New Roman"/>
                      <w:color w:val="45B0E1" w:themeColor="accent1" w:themeTint="99"/>
                      <w:sz w:val="24"/>
                      <w:szCs w:val="24"/>
                      <w:lang w:val="vi-VN" w:eastAsia="x-none"/>
                    </w:rPr>
                  </w:rPrChange>
                </w:rPr>
                <w:t>.</w:t>
              </w:r>
            </w:ins>
            <w:ins w:id="884" w:author="Tien Nguyen" w:date="2026-04-22T20:20:00Z">
              <w:r w:rsidRPr="00EF77B8">
                <w:rPr>
                  <w:rFonts w:ascii="Times New Roman" w:hAnsi="Times New Roman"/>
                  <w:sz w:val="20"/>
                  <w:szCs w:val="20"/>
                  <w:lang w:val="vi-VN" w:eastAsia="x-none"/>
                  <w:rPrChange w:id="885" w:author="Nguyet Nguyen (Senior Legal Executive)" w:date="2026-05-05T09:59:00Z">
                    <w:rPr>
                      <w:rFonts w:ascii="Times New Roman" w:hAnsi="Times New Roman"/>
                      <w:color w:val="45B0E1" w:themeColor="accent1" w:themeTint="99"/>
                      <w:sz w:val="24"/>
                      <w:szCs w:val="24"/>
                      <w:lang w:val="vi-VN" w:eastAsia="x-none"/>
                    </w:rPr>
                  </w:rPrChange>
                </w:rPr>
                <w:t>000</w:t>
              </w:r>
            </w:ins>
            <w:ins w:id="886" w:author="Tien Nguyen" w:date="2026-04-22T20:53:00Z">
              <w:r w:rsidRPr="00EF77B8">
                <w:rPr>
                  <w:rFonts w:ascii="Times New Roman" w:hAnsi="Times New Roman"/>
                  <w:sz w:val="20"/>
                  <w:szCs w:val="20"/>
                  <w:lang w:val="vi-VN" w:eastAsia="x-none"/>
                  <w:rPrChange w:id="887" w:author="Nguyet Nguyen (Senior Legal Executive)" w:date="2026-05-05T09:59:00Z">
                    <w:rPr>
                      <w:rFonts w:ascii="Times New Roman" w:hAnsi="Times New Roman"/>
                      <w:color w:val="45B0E1" w:themeColor="accent1" w:themeTint="99"/>
                      <w:sz w:val="24"/>
                      <w:szCs w:val="24"/>
                      <w:lang w:val="vi-VN" w:eastAsia="x-none"/>
                    </w:rPr>
                  </w:rPrChange>
                </w:rPr>
                <w:t>.</w:t>
              </w:r>
            </w:ins>
            <w:ins w:id="888" w:author="Tien Nguyen" w:date="2026-04-22T20:20:00Z">
              <w:r w:rsidRPr="00EF77B8">
                <w:rPr>
                  <w:rFonts w:ascii="Times New Roman" w:hAnsi="Times New Roman"/>
                  <w:sz w:val="20"/>
                  <w:szCs w:val="20"/>
                  <w:lang w:val="vi-VN" w:eastAsia="x-none"/>
                  <w:rPrChange w:id="889"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63678712" w14:textId="77777777" w:rsidR="004B4E92" w:rsidRPr="00EF77B8" w:rsidDel="00E67CBA" w:rsidRDefault="004B4E92" w:rsidP="004B4E92">
            <w:pPr>
              <w:spacing w:after="0" w:line="276" w:lineRule="auto"/>
              <w:rPr>
                <w:ins w:id="890" w:author="Tien Nguyen" w:date="2026-04-22T17:06:00Z"/>
                <w:rFonts w:ascii="Times New Roman" w:hAnsi="Times New Roman"/>
                <w:sz w:val="20"/>
                <w:szCs w:val="20"/>
                <w:lang w:val="x-none" w:eastAsia="x-none"/>
                <w:rPrChange w:id="891" w:author="Nguyet Nguyen (Senior Legal Executive)" w:date="2026-05-05T09:59:00Z">
                  <w:rPr>
                    <w:ins w:id="892"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08123982" w14:textId="77777777" w:rsidTr="00EF77B8">
        <w:trPr>
          <w:ins w:id="893" w:author="Tien Nguyen" w:date="2026-04-22T17:06:00Z"/>
        </w:trPr>
        <w:tc>
          <w:tcPr>
            <w:tcW w:w="540" w:type="dxa"/>
          </w:tcPr>
          <w:p w14:paraId="7385AA02" w14:textId="34FF4FF6" w:rsidR="004B4E92" w:rsidRPr="00EF77B8" w:rsidRDefault="00A71CBF" w:rsidP="004B4E92">
            <w:pPr>
              <w:spacing w:after="0" w:line="276" w:lineRule="auto"/>
              <w:jc w:val="center"/>
              <w:rPr>
                <w:ins w:id="894" w:author="Tien Nguyen" w:date="2026-04-22T17:06:00Z"/>
                <w:rFonts w:ascii="Times New Roman" w:hAnsi="Times New Roman"/>
                <w:sz w:val="20"/>
                <w:szCs w:val="20"/>
                <w:rPrChange w:id="895" w:author="Nguyet Nguyen (Senior Legal Executive)" w:date="2026-05-05T09:59:00Z">
                  <w:rPr>
                    <w:ins w:id="896" w:author="Tien Nguyen" w:date="2026-04-22T17:06:00Z"/>
                    <w:rFonts w:ascii="Times New Roman" w:hAnsi="Times New Roman"/>
                    <w:sz w:val="24"/>
                    <w:szCs w:val="24"/>
                  </w:rPr>
                </w:rPrChange>
              </w:rPr>
            </w:pPr>
            <w:ins w:id="897" w:author="Nguyet Nguyen (Senior Legal Executive) " w:date="2026-05-05T11:57:00Z">
              <w:r>
                <w:rPr>
                  <w:rFonts w:ascii="Times New Roman" w:hAnsi="Times New Roman"/>
                  <w:sz w:val="20"/>
                  <w:szCs w:val="20"/>
                </w:rPr>
                <w:t>2</w:t>
              </w:r>
            </w:ins>
          </w:p>
        </w:tc>
        <w:tc>
          <w:tcPr>
            <w:tcW w:w="1530" w:type="dxa"/>
          </w:tcPr>
          <w:p w14:paraId="74369144" w14:textId="7FE79D3C" w:rsidR="00722116" w:rsidRDefault="00722116" w:rsidP="004B4E92">
            <w:pPr>
              <w:spacing w:after="0" w:line="276" w:lineRule="auto"/>
              <w:rPr>
                <w:ins w:id="898" w:author="Nguyet Nguyen (Senior Legal Executive) " w:date="2026-05-05T12:01:00Z"/>
                <w:rFonts w:ascii="Times New Roman" w:hAnsi="Times New Roman"/>
                <w:sz w:val="20"/>
                <w:szCs w:val="20"/>
              </w:rPr>
            </w:pPr>
            <w:ins w:id="899" w:author="Nguyet Nguyen (Senior Legal Executive) " w:date="2026-05-05T12:01:00Z">
              <w:r>
                <w:rPr>
                  <w:rFonts w:ascii="Times New Roman" w:hAnsi="Times New Roman"/>
                  <w:sz w:val="20"/>
                  <w:szCs w:val="20"/>
                </w:rPr>
                <w:t>Design Production/</w:t>
              </w:r>
            </w:ins>
          </w:p>
          <w:p w14:paraId="69D812F9" w14:textId="1DEEFB97" w:rsidR="004B4E92" w:rsidRPr="00EF77B8" w:rsidDel="00E67CBA" w:rsidRDefault="004B4E92" w:rsidP="004B4E92">
            <w:pPr>
              <w:spacing w:after="0" w:line="276" w:lineRule="auto"/>
              <w:rPr>
                <w:ins w:id="900" w:author="Tien Nguyen" w:date="2026-04-22T17:06:00Z"/>
                <w:rFonts w:ascii="Times New Roman" w:hAnsi="Times New Roman"/>
                <w:sz w:val="20"/>
                <w:szCs w:val="20"/>
                <w:lang w:val="x-none" w:eastAsia="x-none"/>
                <w:rPrChange w:id="901" w:author="Nguyet Nguyen (Senior Legal Executive)" w:date="2026-05-05T09:59:00Z">
                  <w:rPr>
                    <w:ins w:id="902" w:author="Tien Nguyen" w:date="2026-04-22T17:06:00Z"/>
                    <w:rFonts w:ascii="Times New Roman" w:hAnsi="Times New Roman"/>
                    <w:color w:val="45B0E1" w:themeColor="accent1" w:themeTint="99"/>
                    <w:sz w:val="24"/>
                    <w:szCs w:val="24"/>
                    <w:lang w:val="x-none" w:eastAsia="x-none"/>
                  </w:rPr>
                </w:rPrChange>
              </w:rPr>
            </w:pPr>
            <w:ins w:id="903" w:author="Tien Nguyen" w:date="2026-04-22T17:13:00Z">
              <w:r w:rsidRPr="00EF77B8">
                <w:rPr>
                  <w:rFonts w:ascii="Times New Roman" w:hAnsi="Times New Roman"/>
                  <w:sz w:val="20"/>
                  <w:szCs w:val="20"/>
                  <w:rPrChange w:id="904" w:author="Nguyet Nguyen (Senior Legal Executive)" w:date="2026-05-05T09:59:00Z">
                    <w:rPr/>
                  </w:rPrChange>
                </w:rPr>
                <w:t>Sản xuất thiết kế</w:t>
              </w:r>
            </w:ins>
          </w:p>
        </w:tc>
        <w:tc>
          <w:tcPr>
            <w:tcW w:w="2658" w:type="dxa"/>
          </w:tcPr>
          <w:p w14:paraId="7A9AA8A2" w14:textId="1C79CDE0" w:rsidR="004B4E92" w:rsidRPr="00EF77B8" w:rsidDel="00A71CBF" w:rsidRDefault="004B4E92" w:rsidP="004B4E92">
            <w:pPr>
              <w:spacing w:after="0" w:line="276" w:lineRule="auto"/>
              <w:rPr>
                <w:ins w:id="905" w:author="Tien Nguyen" w:date="2026-04-22T17:15:00Z"/>
                <w:del w:id="906" w:author="Nguyet Nguyen (Senior Legal Executive) " w:date="2026-05-05T11:54:00Z"/>
                <w:rFonts w:ascii="Times New Roman" w:hAnsi="Times New Roman"/>
                <w:sz w:val="20"/>
                <w:szCs w:val="20"/>
                <w:rPrChange w:id="907" w:author="Nguyet Nguyen (Senior Legal Executive)" w:date="2026-05-05T09:59:00Z">
                  <w:rPr>
                    <w:ins w:id="908" w:author="Tien Nguyen" w:date="2026-04-22T17:15:00Z"/>
                    <w:del w:id="909" w:author="Nguyet Nguyen (Senior Legal Executive) " w:date="2026-05-05T11:54:00Z"/>
                  </w:rPr>
                </w:rPrChange>
              </w:rPr>
            </w:pPr>
            <w:ins w:id="910" w:author="Tien Nguyen" w:date="2026-04-22T17:13:00Z">
              <w:r w:rsidRPr="00EF77B8">
                <w:rPr>
                  <w:rFonts w:ascii="Times New Roman" w:hAnsi="Times New Roman"/>
                  <w:sz w:val="20"/>
                  <w:szCs w:val="20"/>
                  <w:lang w:val="vi-VN"/>
                  <w:rPrChange w:id="911" w:author="Nguyet Nguyen (Senior Legal Executive)" w:date="2026-05-05T09:59:00Z">
                    <w:rPr>
                      <w:lang w:val="vi-VN"/>
                    </w:rPr>
                  </w:rPrChange>
                </w:rPr>
                <w:t xml:space="preserve"> </w:t>
              </w:r>
            </w:ins>
            <w:ins w:id="912" w:author="Tien Nguyen" w:date="2026-04-22T17:15:00Z">
              <w:r w:rsidRPr="00EF77B8">
                <w:rPr>
                  <w:rFonts w:ascii="Times New Roman" w:hAnsi="Times New Roman"/>
                  <w:sz w:val="20"/>
                  <w:szCs w:val="20"/>
                  <w:lang w:val="vi-VN"/>
                  <w:rPrChange w:id="913" w:author="Nguyet Nguyen (Senior Legal Executive)" w:date="2026-05-05T09:59:00Z">
                    <w:rPr>
                      <w:lang w:val="vi-VN"/>
                    </w:rPr>
                  </w:rPrChange>
                </w:rPr>
                <w:t xml:space="preserve">+ </w:t>
              </w:r>
            </w:ins>
            <w:ins w:id="914" w:author="Tien Nguyen" w:date="2026-04-22T17:13:00Z">
              <w:r w:rsidRPr="00A71CBF">
                <w:rPr>
                  <w:rFonts w:ascii="Times New Roman" w:hAnsi="Times New Roman"/>
                  <w:sz w:val="20"/>
                  <w:szCs w:val="20"/>
                  <w:highlight w:val="green"/>
                  <w:rPrChange w:id="915" w:author="Nguyet Nguyen (Senior Legal Executive) " w:date="2026-05-05T11:58:00Z">
                    <w:rPr/>
                  </w:rPrChange>
                </w:rPr>
                <w:t>Adap</w:t>
              </w:r>
              <w:r w:rsidRPr="00EF77B8">
                <w:rPr>
                  <w:rFonts w:ascii="Times New Roman" w:hAnsi="Times New Roman"/>
                  <w:sz w:val="20"/>
                  <w:szCs w:val="20"/>
                  <w:rPrChange w:id="916" w:author="Nguyet Nguyen (Senior Legal Executive)" w:date="2026-05-05T09:59:00Z">
                    <w:rPr/>
                  </w:rPrChange>
                </w:rPr>
                <w:t>t thiết kế từ bộ nhận diện/toàn bộ asset global</w:t>
              </w:r>
            </w:ins>
          </w:p>
          <w:p w14:paraId="4DEC23FF" w14:textId="77777777" w:rsidR="004B4E92" w:rsidRPr="00EF77B8" w:rsidRDefault="004B4E92" w:rsidP="004B4E92">
            <w:pPr>
              <w:spacing w:after="0" w:line="276" w:lineRule="auto"/>
              <w:rPr>
                <w:ins w:id="917" w:author="Tien Nguyen" w:date="2026-04-22T17:15:00Z"/>
                <w:rFonts w:ascii="Times New Roman" w:hAnsi="Times New Roman"/>
                <w:sz w:val="20"/>
                <w:szCs w:val="20"/>
                <w:rPrChange w:id="918" w:author="Nguyet Nguyen (Senior Legal Executive)" w:date="2026-05-05T09:59:00Z">
                  <w:rPr>
                    <w:ins w:id="919" w:author="Tien Nguyen" w:date="2026-04-22T17:15:00Z"/>
                  </w:rPr>
                </w:rPrChange>
              </w:rPr>
            </w:pPr>
          </w:p>
          <w:p w14:paraId="215CCB3A" w14:textId="6E6FB7CE" w:rsidR="004B4E92" w:rsidRPr="00EF77B8" w:rsidDel="00E67CBA" w:rsidRDefault="004B4E92" w:rsidP="004B4E92">
            <w:pPr>
              <w:spacing w:after="0" w:line="276" w:lineRule="auto"/>
              <w:rPr>
                <w:ins w:id="920" w:author="Tien Nguyen" w:date="2026-04-22T17:06:00Z"/>
                <w:rFonts w:ascii="Times New Roman" w:hAnsi="Times New Roman"/>
                <w:sz w:val="20"/>
                <w:szCs w:val="20"/>
                <w:lang w:val="vi-VN"/>
                <w:rPrChange w:id="921" w:author="Nguyet Nguyen (Senior Legal Executive)" w:date="2026-05-05T09:59:00Z">
                  <w:rPr>
                    <w:ins w:id="922" w:author="Tien Nguyen" w:date="2026-04-22T17:06:00Z"/>
                    <w:rFonts w:ascii="Times New Roman" w:hAnsi="Times New Roman"/>
                    <w:color w:val="45B0E1" w:themeColor="accent1" w:themeTint="99"/>
                    <w:sz w:val="24"/>
                    <w:szCs w:val="24"/>
                    <w:lang w:val="x-none" w:eastAsia="x-none"/>
                  </w:rPr>
                </w:rPrChange>
              </w:rPr>
            </w:pPr>
            <w:ins w:id="923" w:author="Tien Nguyen" w:date="2026-04-22T17:15:00Z">
              <w:r w:rsidRPr="00EF77B8">
                <w:rPr>
                  <w:rFonts w:ascii="Times New Roman" w:hAnsi="Times New Roman"/>
                  <w:sz w:val="20"/>
                  <w:szCs w:val="20"/>
                  <w:lang w:val="vi-VN"/>
                  <w:rPrChange w:id="924" w:author="Nguyet Nguyen (Senior Legal Executive)" w:date="2026-05-05T09:59:00Z">
                    <w:rPr>
                      <w:lang w:val="vi-VN"/>
                    </w:rPr>
                  </w:rPrChange>
                </w:rPr>
                <w:t>+</w:t>
              </w:r>
              <w:r w:rsidRPr="00EF77B8">
                <w:rPr>
                  <w:rFonts w:ascii="Times New Roman" w:hAnsi="Times New Roman"/>
                  <w:sz w:val="20"/>
                  <w:szCs w:val="20"/>
                  <w:rPrChange w:id="925" w:author="Nguyet Nguyen (Senior Legal Executive)" w:date="2026-05-05T09:59:00Z">
                    <w:rPr/>
                  </w:rPrChange>
                </w:rPr>
                <w:t xml:space="preserve"> </w:t>
              </w:r>
              <w:r w:rsidRPr="00A71CBF">
                <w:rPr>
                  <w:rFonts w:ascii="Times New Roman" w:hAnsi="Times New Roman"/>
                  <w:sz w:val="20"/>
                  <w:szCs w:val="20"/>
                  <w:highlight w:val="green"/>
                  <w:rPrChange w:id="926" w:author="Nguyet Nguyen (Senior Legal Executive) " w:date="2026-05-05T11:58:00Z">
                    <w:rPr/>
                  </w:rPrChange>
                </w:rPr>
                <w:t xml:space="preserve">Resize &amp; điều chỉnh layout </w:t>
              </w:r>
              <w:commentRangeStart w:id="927"/>
              <w:r w:rsidRPr="00A71CBF">
                <w:rPr>
                  <w:rFonts w:ascii="Times New Roman" w:hAnsi="Times New Roman"/>
                  <w:sz w:val="20"/>
                  <w:szCs w:val="20"/>
                  <w:highlight w:val="green"/>
                  <w:rPrChange w:id="928" w:author="Nguyet Nguyen (Senior Legal Executive) " w:date="2026-05-05T11:58:00Z">
                    <w:rPr/>
                  </w:rPrChange>
                </w:rPr>
                <w:t>KV</w:t>
              </w:r>
            </w:ins>
            <w:commentRangeEnd w:id="927"/>
            <w:r w:rsidR="00C31EB7" w:rsidRPr="00A71CBF">
              <w:rPr>
                <w:rStyle w:val="CommentReference"/>
                <w:rFonts w:ascii="Times New Roman" w:eastAsia="Times New Roman" w:hAnsi="Times New Roman"/>
                <w:highlight w:val="green"/>
                <w:rPrChange w:id="929" w:author="Nguyet Nguyen (Senior Legal Executive) " w:date="2026-05-05T11:58:00Z">
                  <w:rPr>
                    <w:rStyle w:val="CommentReference"/>
                    <w:rFonts w:ascii="Times New Roman" w:eastAsia="Times New Roman" w:hAnsi="Times New Roman"/>
                  </w:rPr>
                </w:rPrChange>
              </w:rPr>
              <w:commentReference w:id="927"/>
            </w:r>
          </w:p>
        </w:tc>
        <w:tc>
          <w:tcPr>
            <w:tcW w:w="818" w:type="dxa"/>
          </w:tcPr>
          <w:p w14:paraId="44A9F0C9" w14:textId="77777777" w:rsidR="004B4E92" w:rsidRDefault="004B4E92" w:rsidP="004B4E92">
            <w:pPr>
              <w:spacing w:after="0" w:line="276" w:lineRule="auto"/>
              <w:rPr>
                <w:ins w:id="930" w:author="Nguyet Nguyen (Senior Legal Executive)" w:date="2026-05-05T11:43:00Z"/>
                <w:rFonts w:ascii="Times New Roman" w:hAnsi="Times New Roman"/>
                <w:sz w:val="20"/>
                <w:szCs w:val="20"/>
                <w:lang w:val="x-none" w:eastAsia="x-none"/>
              </w:rPr>
            </w:pPr>
          </w:p>
          <w:p w14:paraId="24E38AAF" w14:textId="77777777" w:rsidR="00C31EB7" w:rsidRDefault="00C31EB7" w:rsidP="004B4E92">
            <w:pPr>
              <w:spacing w:after="0" w:line="276" w:lineRule="auto"/>
              <w:rPr>
                <w:ins w:id="931" w:author="Nguyet Nguyen (Senior Legal Executive)" w:date="2026-05-05T11:43:00Z"/>
                <w:rFonts w:ascii="Times New Roman" w:hAnsi="Times New Roman"/>
                <w:sz w:val="20"/>
                <w:szCs w:val="20"/>
                <w:lang w:val="x-none" w:eastAsia="x-none"/>
              </w:rPr>
            </w:pPr>
          </w:p>
          <w:p w14:paraId="7FED31B4" w14:textId="66FF5010" w:rsidR="00C31EB7" w:rsidRPr="00C31EB7" w:rsidDel="00E67CBA" w:rsidRDefault="00C31EB7" w:rsidP="00C31EB7">
            <w:pPr>
              <w:spacing w:after="0" w:line="276" w:lineRule="auto"/>
              <w:jc w:val="center"/>
              <w:rPr>
                <w:ins w:id="932" w:author="Tien Nguyen" w:date="2026-04-22T17:06:00Z"/>
                <w:rFonts w:ascii="Times New Roman" w:hAnsi="Times New Roman"/>
                <w:sz w:val="20"/>
                <w:szCs w:val="20"/>
                <w:lang w:eastAsia="x-none"/>
                <w:rPrChange w:id="933" w:author="Nguyet Nguyen (Senior Legal Executive)" w:date="2026-05-05T11:43:00Z">
                  <w:rPr>
                    <w:ins w:id="934" w:author="Tien Nguyen" w:date="2026-04-22T17:06:00Z"/>
                    <w:rFonts w:ascii="Times New Roman" w:hAnsi="Times New Roman"/>
                    <w:color w:val="45B0E1" w:themeColor="accent1" w:themeTint="99"/>
                    <w:sz w:val="24"/>
                    <w:szCs w:val="24"/>
                    <w:lang w:val="x-none" w:eastAsia="x-none"/>
                  </w:rPr>
                </w:rPrChange>
              </w:rPr>
              <w:pPrChange w:id="935" w:author="Nguyet Nguyen (Senior Legal Executive)" w:date="2026-05-05T11:43:00Z">
                <w:pPr>
                  <w:spacing w:after="0" w:line="276" w:lineRule="auto"/>
                </w:pPr>
              </w:pPrChange>
            </w:pPr>
            <w:ins w:id="936" w:author="Nguyet Nguyen (Senior Legal Executive)" w:date="2026-05-05T11:43:00Z">
              <w:r w:rsidRPr="00C31EB7">
                <w:rPr>
                  <w:rFonts w:ascii="Times New Roman" w:hAnsi="Times New Roman"/>
                  <w:sz w:val="20"/>
                  <w:szCs w:val="20"/>
                  <w:highlight w:val="green"/>
                  <w:lang w:eastAsia="x-none"/>
                  <w:rPrChange w:id="937" w:author="Nguyet Nguyen (Senior Legal Executive)" w:date="2026-05-05T11:43:00Z">
                    <w:rPr>
                      <w:rFonts w:ascii="Times New Roman" w:hAnsi="Times New Roman"/>
                      <w:sz w:val="20"/>
                      <w:szCs w:val="20"/>
                      <w:lang w:eastAsia="x-none"/>
                    </w:rPr>
                  </w:rPrChange>
                </w:rPr>
                <w:t>……</w:t>
              </w:r>
            </w:ins>
          </w:p>
        </w:tc>
        <w:tc>
          <w:tcPr>
            <w:tcW w:w="693" w:type="dxa"/>
            <w:vAlign w:val="center"/>
          </w:tcPr>
          <w:p w14:paraId="28094AA7" w14:textId="3887CAAD" w:rsidR="004B4E92" w:rsidRPr="00EF77B8" w:rsidRDefault="004B4E92">
            <w:pPr>
              <w:spacing w:after="0" w:line="276" w:lineRule="auto"/>
              <w:jc w:val="center"/>
              <w:rPr>
                <w:ins w:id="938" w:author="Tien Nguyen" w:date="2026-04-23T20:51:00Z"/>
                <w:rFonts w:ascii="Times New Roman" w:hAnsi="Times New Roman"/>
                <w:sz w:val="20"/>
                <w:szCs w:val="20"/>
                <w:lang w:val="vi-VN" w:eastAsia="x-none"/>
                <w:rPrChange w:id="939" w:author="Nguyet Nguyen (Senior Legal Executive)" w:date="2026-05-05T09:59:00Z">
                  <w:rPr>
                    <w:ins w:id="940" w:author="Tien Nguyen" w:date="2026-04-23T20:51:00Z"/>
                    <w:rFonts w:ascii="Times New Roman" w:hAnsi="Times New Roman"/>
                    <w:color w:val="45B0E1" w:themeColor="accent1" w:themeTint="99"/>
                    <w:sz w:val="24"/>
                    <w:szCs w:val="24"/>
                    <w:lang w:val="vi-VN" w:eastAsia="x-none"/>
                  </w:rPr>
                </w:rPrChange>
              </w:rPr>
              <w:pPrChange w:id="941" w:author="Tien Nguyen" w:date="2026-04-23T21:15:00Z">
                <w:pPr>
                  <w:spacing w:after="0" w:line="276" w:lineRule="auto"/>
                </w:pPr>
              </w:pPrChange>
            </w:pPr>
            <w:ins w:id="942" w:author="Tien Nguyen" w:date="2026-04-23T21:13:00Z">
              <w:r w:rsidRPr="00EF77B8">
                <w:rPr>
                  <w:rFonts w:ascii="Times New Roman" w:hAnsi="Times New Roman"/>
                  <w:sz w:val="20"/>
                  <w:szCs w:val="20"/>
                  <w:lang w:val="vi-VN" w:eastAsia="x-none"/>
                  <w:rPrChange w:id="943" w:author="Nguyet Nguyen (Senior Legal Executive)" w:date="2026-05-05T09:59:00Z">
                    <w:rPr>
                      <w:rFonts w:ascii="Times New Roman" w:hAnsi="Times New Roman"/>
                      <w:color w:val="45B0E1" w:themeColor="accent1" w:themeTint="99"/>
                      <w:sz w:val="24"/>
                      <w:szCs w:val="24"/>
                      <w:lang w:val="vi-VN" w:eastAsia="x-none"/>
                    </w:rPr>
                  </w:rPrChange>
                </w:rPr>
                <w:t>5</w:t>
              </w:r>
            </w:ins>
          </w:p>
        </w:tc>
        <w:tc>
          <w:tcPr>
            <w:tcW w:w="720" w:type="dxa"/>
          </w:tcPr>
          <w:p w14:paraId="4998CB17" w14:textId="7EC9D562" w:rsidR="004B4E92" w:rsidRPr="00EF77B8" w:rsidDel="00E67CBA" w:rsidRDefault="004B4E92" w:rsidP="004B4E92">
            <w:pPr>
              <w:spacing w:after="0" w:line="276" w:lineRule="auto"/>
              <w:rPr>
                <w:ins w:id="944" w:author="Tien Nguyen" w:date="2026-04-22T17:06:00Z"/>
                <w:rFonts w:ascii="Times New Roman" w:hAnsi="Times New Roman"/>
                <w:sz w:val="20"/>
                <w:szCs w:val="20"/>
                <w:lang w:val="vi-VN" w:eastAsia="x-none"/>
                <w:rPrChange w:id="945" w:author="Nguyet Nguyen (Senior Legal Executive)" w:date="2026-05-05T09:59:00Z">
                  <w:rPr>
                    <w:ins w:id="946" w:author="Tien Nguyen" w:date="2026-04-22T17:06:00Z"/>
                    <w:rFonts w:ascii="Times New Roman" w:hAnsi="Times New Roman"/>
                    <w:color w:val="45B0E1" w:themeColor="accent1" w:themeTint="99"/>
                    <w:sz w:val="24"/>
                    <w:szCs w:val="24"/>
                    <w:lang w:val="x-none" w:eastAsia="x-none"/>
                  </w:rPr>
                </w:rPrChange>
              </w:rPr>
            </w:pPr>
          </w:p>
        </w:tc>
        <w:tc>
          <w:tcPr>
            <w:tcW w:w="1321" w:type="dxa"/>
            <w:vAlign w:val="center"/>
          </w:tcPr>
          <w:p w14:paraId="05B3FF36" w14:textId="24F9A102" w:rsidR="004B4E92" w:rsidRPr="00EF77B8" w:rsidDel="00E67CBA" w:rsidRDefault="004B4E92" w:rsidP="00EF77B8">
            <w:pPr>
              <w:spacing w:after="0" w:line="276" w:lineRule="auto"/>
              <w:jc w:val="right"/>
              <w:rPr>
                <w:ins w:id="947" w:author="Tien Nguyen" w:date="2026-04-22T17:06:00Z"/>
                <w:rFonts w:ascii="Times New Roman" w:hAnsi="Times New Roman"/>
                <w:sz w:val="20"/>
                <w:szCs w:val="20"/>
                <w:lang w:val="vi-VN" w:eastAsia="x-none"/>
                <w:rPrChange w:id="948" w:author="Nguyet Nguyen (Senior Legal Executive)" w:date="2026-05-05T09:59:00Z">
                  <w:rPr>
                    <w:ins w:id="949" w:author="Tien Nguyen" w:date="2026-04-22T17:06:00Z"/>
                    <w:rFonts w:ascii="Times New Roman" w:hAnsi="Times New Roman"/>
                    <w:color w:val="45B0E1" w:themeColor="accent1" w:themeTint="99"/>
                    <w:sz w:val="24"/>
                    <w:szCs w:val="24"/>
                    <w:lang w:val="x-none" w:eastAsia="x-none"/>
                  </w:rPr>
                </w:rPrChange>
              </w:rPr>
              <w:pPrChange w:id="950" w:author="Nguyet Nguyen (Senior Legal Executive)" w:date="2026-05-05T10:02:00Z">
                <w:pPr>
                  <w:spacing w:after="0" w:line="276" w:lineRule="auto"/>
                </w:pPr>
              </w:pPrChange>
            </w:pPr>
            <w:ins w:id="951" w:author="Tien Nguyen" w:date="2026-04-22T20:20:00Z">
              <w:r w:rsidRPr="00EF77B8">
                <w:rPr>
                  <w:rFonts w:ascii="Times New Roman" w:hAnsi="Times New Roman"/>
                  <w:sz w:val="20"/>
                  <w:szCs w:val="20"/>
                  <w:lang w:val="vi-VN" w:eastAsia="x-none"/>
                  <w:rPrChange w:id="952" w:author="Nguyet Nguyen (Senior Legal Executive)" w:date="2026-05-05T09:59:00Z">
                    <w:rPr>
                      <w:rFonts w:ascii="Times New Roman" w:hAnsi="Times New Roman"/>
                      <w:color w:val="45B0E1" w:themeColor="accent1" w:themeTint="99"/>
                      <w:sz w:val="24"/>
                      <w:szCs w:val="24"/>
                      <w:lang w:val="vi-VN" w:eastAsia="x-none"/>
                    </w:rPr>
                  </w:rPrChange>
                </w:rPr>
                <w:t>-</w:t>
              </w:r>
            </w:ins>
          </w:p>
        </w:tc>
        <w:tc>
          <w:tcPr>
            <w:tcW w:w="1418" w:type="dxa"/>
            <w:vAlign w:val="center"/>
          </w:tcPr>
          <w:p w14:paraId="65526387" w14:textId="1573F91D" w:rsidR="004B4E92" w:rsidRPr="00EF77B8" w:rsidDel="00E67CBA" w:rsidRDefault="004B4E92" w:rsidP="00EF77B8">
            <w:pPr>
              <w:spacing w:after="0" w:line="276" w:lineRule="auto"/>
              <w:jc w:val="right"/>
              <w:rPr>
                <w:ins w:id="953" w:author="Tien Nguyen" w:date="2026-04-22T17:06:00Z"/>
                <w:rFonts w:ascii="Times New Roman" w:hAnsi="Times New Roman"/>
                <w:sz w:val="20"/>
                <w:szCs w:val="20"/>
                <w:lang w:val="vi-VN" w:eastAsia="x-none"/>
                <w:rPrChange w:id="954" w:author="Nguyet Nguyen (Senior Legal Executive)" w:date="2026-05-05T09:59:00Z">
                  <w:rPr>
                    <w:ins w:id="955" w:author="Tien Nguyen" w:date="2026-04-22T17:06:00Z"/>
                    <w:rFonts w:ascii="Times New Roman" w:hAnsi="Times New Roman"/>
                    <w:color w:val="45B0E1" w:themeColor="accent1" w:themeTint="99"/>
                    <w:sz w:val="24"/>
                    <w:szCs w:val="24"/>
                    <w:lang w:val="x-none" w:eastAsia="x-none"/>
                  </w:rPr>
                </w:rPrChange>
              </w:rPr>
              <w:pPrChange w:id="956" w:author="Nguyet Nguyen (Senior Legal Executive)" w:date="2026-05-05T10:02:00Z">
                <w:pPr>
                  <w:spacing w:after="0" w:line="276" w:lineRule="auto"/>
                </w:pPr>
              </w:pPrChange>
            </w:pPr>
            <w:ins w:id="957" w:author="Tien Nguyen" w:date="2026-04-22T20:20:00Z">
              <w:r w:rsidRPr="00EF77B8">
                <w:rPr>
                  <w:rFonts w:ascii="Times New Roman" w:hAnsi="Times New Roman"/>
                  <w:sz w:val="20"/>
                  <w:szCs w:val="20"/>
                  <w:lang w:val="vi-VN" w:eastAsia="x-none"/>
                  <w:rPrChange w:id="958" w:author="Nguyet Nguyen (Senior Legal Executive)" w:date="2026-05-05T09:59:00Z">
                    <w:rPr>
                      <w:rFonts w:ascii="Times New Roman" w:hAnsi="Times New Roman"/>
                      <w:color w:val="45B0E1" w:themeColor="accent1" w:themeTint="99"/>
                      <w:sz w:val="24"/>
                      <w:szCs w:val="24"/>
                      <w:lang w:val="vi-VN" w:eastAsia="x-none"/>
                    </w:rPr>
                  </w:rPrChange>
                </w:rPr>
                <w:t>-</w:t>
              </w:r>
            </w:ins>
          </w:p>
        </w:tc>
        <w:tc>
          <w:tcPr>
            <w:tcW w:w="652" w:type="dxa"/>
          </w:tcPr>
          <w:p w14:paraId="24C112A1" w14:textId="12184F77" w:rsidR="004B4E92" w:rsidRPr="00EF77B8" w:rsidDel="00E67CBA" w:rsidRDefault="004B4E92" w:rsidP="004B4E92">
            <w:pPr>
              <w:spacing w:after="0" w:line="276" w:lineRule="auto"/>
              <w:rPr>
                <w:ins w:id="959" w:author="Tien Nguyen" w:date="2026-04-22T17:06:00Z"/>
                <w:rFonts w:ascii="Times New Roman" w:hAnsi="Times New Roman"/>
                <w:sz w:val="20"/>
                <w:szCs w:val="20"/>
                <w:lang w:val="vi-VN" w:eastAsia="x-none"/>
                <w:rPrChange w:id="960" w:author="Nguyet Nguyen (Senior Legal Executive)" w:date="2026-05-05T09:59:00Z">
                  <w:rPr>
                    <w:ins w:id="961"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38AC7BEA" w14:textId="77777777" w:rsidTr="00EF77B8">
        <w:trPr>
          <w:ins w:id="962" w:author="Tien Nguyen" w:date="2026-04-22T17:06:00Z"/>
        </w:trPr>
        <w:tc>
          <w:tcPr>
            <w:tcW w:w="540" w:type="dxa"/>
          </w:tcPr>
          <w:p w14:paraId="6E84B5B8" w14:textId="1D7CC3B4" w:rsidR="004B4E92" w:rsidRPr="00EF77B8" w:rsidRDefault="00A71CBF" w:rsidP="004B4E92">
            <w:pPr>
              <w:spacing w:after="0" w:line="276" w:lineRule="auto"/>
              <w:jc w:val="center"/>
              <w:rPr>
                <w:ins w:id="963" w:author="Tien Nguyen" w:date="2026-04-22T17:06:00Z"/>
                <w:rFonts w:ascii="Times New Roman" w:hAnsi="Times New Roman"/>
                <w:sz w:val="20"/>
                <w:szCs w:val="20"/>
                <w:rPrChange w:id="964" w:author="Nguyet Nguyen (Senior Legal Executive)" w:date="2026-05-05T09:59:00Z">
                  <w:rPr>
                    <w:ins w:id="965" w:author="Tien Nguyen" w:date="2026-04-22T17:06:00Z"/>
                    <w:rFonts w:ascii="Times New Roman" w:hAnsi="Times New Roman"/>
                    <w:sz w:val="24"/>
                    <w:szCs w:val="24"/>
                  </w:rPr>
                </w:rPrChange>
              </w:rPr>
            </w:pPr>
            <w:ins w:id="966" w:author="Nguyet Nguyen (Senior Legal Executive) " w:date="2026-05-05T11:57:00Z">
              <w:r>
                <w:rPr>
                  <w:rFonts w:ascii="Times New Roman" w:hAnsi="Times New Roman"/>
                  <w:sz w:val="20"/>
                  <w:szCs w:val="20"/>
                </w:rPr>
                <w:t>3</w:t>
              </w:r>
            </w:ins>
          </w:p>
        </w:tc>
        <w:tc>
          <w:tcPr>
            <w:tcW w:w="1530" w:type="dxa"/>
          </w:tcPr>
          <w:p w14:paraId="743C4D60" w14:textId="57043BF2" w:rsidR="004B4E92" w:rsidRPr="00A46EF4" w:rsidDel="00E67CBA" w:rsidRDefault="004B4E92" w:rsidP="004B4E92">
            <w:pPr>
              <w:spacing w:after="0" w:line="276" w:lineRule="auto"/>
              <w:rPr>
                <w:ins w:id="967" w:author="Tien Nguyen" w:date="2026-04-22T17:06:00Z"/>
                <w:rFonts w:ascii="Times New Roman" w:hAnsi="Times New Roman"/>
                <w:sz w:val="20"/>
                <w:szCs w:val="20"/>
                <w:lang w:eastAsia="x-none"/>
                <w:rPrChange w:id="968" w:author="Nguyet Nguyen (Senior Legal Executive)" w:date="2026-05-05T11:35:00Z">
                  <w:rPr>
                    <w:ins w:id="969" w:author="Tien Nguyen" w:date="2026-04-22T17:06:00Z"/>
                    <w:rFonts w:ascii="Times New Roman" w:hAnsi="Times New Roman"/>
                    <w:color w:val="45B0E1" w:themeColor="accent1" w:themeTint="99"/>
                    <w:sz w:val="24"/>
                    <w:szCs w:val="24"/>
                    <w:lang w:val="x-none" w:eastAsia="x-none"/>
                  </w:rPr>
                </w:rPrChange>
              </w:rPr>
            </w:pPr>
            <w:commentRangeStart w:id="970"/>
            <w:commentRangeEnd w:id="970"/>
            <w:r w:rsidRPr="00EF77B8">
              <w:rPr>
                <w:rStyle w:val="CommentReference"/>
                <w:rFonts w:ascii="Times New Roman" w:eastAsia="Times New Roman" w:hAnsi="Times New Roman"/>
                <w:sz w:val="20"/>
                <w:szCs w:val="20"/>
                <w:rPrChange w:id="971" w:author="Nguyet Nguyen (Senior Legal Executive)" w:date="2026-05-05T09:59:00Z">
                  <w:rPr>
                    <w:rStyle w:val="CommentReference"/>
                    <w:rFonts w:ascii="Times New Roman" w:eastAsia="Times New Roman" w:hAnsi="Times New Roman"/>
                  </w:rPr>
                </w:rPrChange>
              </w:rPr>
              <w:commentReference w:id="970"/>
            </w:r>
            <w:ins w:id="972" w:author="Nguyet Nguyen (Senior Legal Executive)" w:date="2026-05-05T11:35:00Z">
              <w:r w:rsidR="00A46EF4" w:rsidRPr="00A46EF4">
                <w:rPr>
                  <w:rFonts w:ascii="Times New Roman" w:hAnsi="Times New Roman"/>
                  <w:sz w:val="20"/>
                  <w:szCs w:val="20"/>
                  <w:highlight w:val="green"/>
                  <w:lang w:eastAsia="x-none"/>
                  <w:rPrChange w:id="973" w:author="Nguyet Nguyen (Senior Legal Executive)" w:date="2026-05-05T11:35:00Z">
                    <w:rPr>
                      <w:rFonts w:ascii="Times New Roman" w:hAnsi="Times New Roman"/>
                      <w:sz w:val="20"/>
                      <w:szCs w:val="20"/>
                      <w:lang w:eastAsia="x-none"/>
                    </w:rPr>
                  </w:rPrChange>
                </w:rPr>
                <w:t>……….</w:t>
              </w:r>
            </w:ins>
          </w:p>
        </w:tc>
        <w:tc>
          <w:tcPr>
            <w:tcW w:w="2658" w:type="dxa"/>
          </w:tcPr>
          <w:p w14:paraId="21B241B4" w14:textId="244502C1" w:rsidR="004B4E92" w:rsidRPr="00EF77B8" w:rsidDel="00A71CBF" w:rsidRDefault="004B4E92" w:rsidP="004B4E92">
            <w:pPr>
              <w:spacing w:after="0" w:line="276" w:lineRule="auto"/>
              <w:rPr>
                <w:ins w:id="974" w:author="Tien Nguyen" w:date="2026-04-22T17:17:00Z"/>
                <w:del w:id="975" w:author="Nguyet Nguyen (Senior Legal Executive) " w:date="2026-05-05T11:54:00Z"/>
                <w:rFonts w:ascii="Times New Roman" w:hAnsi="Times New Roman"/>
                <w:sz w:val="20"/>
                <w:szCs w:val="20"/>
                <w:rPrChange w:id="976" w:author="Nguyet Nguyen (Senior Legal Executive)" w:date="2026-05-05T09:59:00Z">
                  <w:rPr>
                    <w:ins w:id="977" w:author="Tien Nguyen" w:date="2026-04-22T17:17:00Z"/>
                    <w:del w:id="978" w:author="Nguyet Nguyen (Senior Legal Executive) " w:date="2026-05-05T11:54:00Z"/>
                  </w:rPr>
                </w:rPrChange>
              </w:rPr>
            </w:pPr>
            <w:ins w:id="979" w:author="Tien Nguyen" w:date="2026-04-22T17:17:00Z">
              <w:r w:rsidRPr="00EF77B8">
                <w:rPr>
                  <w:rFonts w:ascii="Times New Roman" w:hAnsi="Times New Roman"/>
                  <w:sz w:val="20"/>
                  <w:szCs w:val="20"/>
                  <w:lang w:val="vi-VN"/>
                  <w:rPrChange w:id="980" w:author="Nguyet Nguyen (Senior Legal Executive)" w:date="2026-05-05T09:59:00Z">
                    <w:rPr>
                      <w:lang w:val="vi-VN"/>
                    </w:rPr>
                  </w:rPrChange>
                </w:rPr>
                <w:t>S</w:t>
              </w:r>
              <w:r w:rsidRPr="00EF77B8">
                <w:rPr>
                  <w:rFonts w:ascii="Times New Roman" w:hAnsi="Times New Roman"/>
                  <w:sz w:val="20"/>
                  <w:szCs w:val="20"/>
                  <w:rPrChange w:id="981" w:author="Nguyet Nguyen (Senior Legal Executive)" w:date="2026-05-05T09:59:00Z">
                    <w:rPr/>
                  </w:rPrChange>
                </w:rPr>
                <w:t>áng tạo</w:t>
              </w:r>
              <w:r w:rsidRPr="00EF77B8">
                <w:rPr>
                  <w:rFonts w:ascii="Times New Roman" w:hAnsi="Times New Roman"/>
                  <w:sz w:val="20"/>
                  <w:szCs w:val="20"/>
                  <w:lang w:val="vi-VN"/>
                  <w:rPrChange w:id="982" w:author="Nguyet Nguyen (Senior Legal Executive)" w:date="2026-05-05T09:59:00Z">
                    <w:rPr>
                      <w:lang w:val="vi-VN"/>
                    </w:rPr>
                  </w:rPrChange>
                </w:rPr>
                <w:t xml:space="preserve"> thiết kế </w:t>
              </w:r>
            </w:ins>
            <w:ins w:id="983" w:author="Tien Nguyen" w:date="2026-04-22T20:21:00Z">
              <w:r w:rsidRPr="00EF77B8">
                <w:rPr>
                  <w:rFonts w:ascii="Times New Roman" w:hAnsi="Times New Roman"/>
                  <w:sz w:val="20"/>
                  <w:szCs w:val="20"/>
                  <w:lang w:val="vi-VN"/>
                  <w:rPrChange w:id="984" w:author="Nguyet Nguyen (Senior Legal Executive)" w:date="2026-05-05T09:59:00Z">
                    <w:rPr>
                      <w:lang w:val="vi-VN"/>
                    </w:rPr>
                  </w:rPrChange>
                </w:rPr>
                <w:t xml:space="preserve">tại </w:t>
              </w:r>
            </w:ins>
            <w:ins w:id="985" w:author="Tien Nguyen" w:date="2026-04-22T17:17:00Z">
              <w:r w:rsidRPr="00EF77B8">
                <w:rPr>
                  <w:rFonts w:ascii="Times New Roman" w:hAnsi="Times New Roman"/>
                  <w:sz w:val="20"/>
                  <w:szCs w:val="20"/>
                  <w:lang w:val="vi-VN"/>
                  <w:rPrChange w:id="986" w:author="Nguyet Nguyen (Senior Legal Executive)" w:date="2026-05-05T09:59:00Z">
                    <w:rPr>
                      <w:lang w:val="vi-VN"/>
                    </w:rPr>
                  </w:rPrChange>
                </w:rPr>
                <w:t>thị trường</w:t>
              </w:r>
              <w:r w:rsidRPr="00EF77B8">
                <w:rPr>
                  <w:rFonts w:ascii="Times New Roman" w:hAnsi="Times New Roman"/>
                  <w:sz w:val="20"/>
                  <w:szCs w:val="20"/>
                  <w:rPrChange w:id="987" w:author="Nguyet Nguyen (Senior Legal Executive)" w:date="2026-05-05T09:59:00Z">
                    <w:rPr/>
                  </w:rPrChange>
                </w:rPr>
                <w:t xml:space="preserve"> nội địa</w:t>
              </w:r>
            </w:ins>
          </w:p>
          <w:p w14:paraId="47D3141D" w14:textId="77777777" w:rsidR="004B4E92" w:rsidRPr="00EF77B8" w:rsidRDefault="004B4E92" w:rsidP="004B4E92">
            <w:pPr>
              <w:spacing w:after="0" w:line="276" w:lineRule="auto"/>
              <w:rPr>
                <w:ins w:id="988" w:author="Tien Nguyen" w:date="2026-04-22T17:17:00Z"/>
                <w:rFonts w:ascii="Times New Roman" w:hAnsi="Times New Roman"/>
                <w:sz w:val="20"/>
                <w:szCs w:val="20"/>
                <w:rPrChange w:id="989" w:author="Nguyet Nguyen (Senior Legal Executive)" w:date="2026-05-05T09:59:00Z">
                  <w:rPr>
                    <w:ins w:id="990" w:author="Tien Nguyen" w:date="2026-04-22T17:17:00Z"/>
                  </w:rPr>
                </w:rPrChange>
              </w:rPr>
            </w:pPr>
          </w:p>
          <w:p w14:paraId="48714DB1" w14:textId="3AEAE631" w:rsidR="004B4E92" w:rsidRPr="00EF77B8" w:rsidDel="00E67CBA" w:rsidRDefault="004B4E92" w:rsidP="004B4E92">
            <w:pPr>
              <w:spacing w:after="0" w:line="276" w:lineRule="auto"/>
              <w:rPr>
                <w:ins w:id="991" w:author="Tien Nguyen" w:date="2026-04-22T17:06:00Z"/>
                <w:rFonts w:ascii="Times New Roman" w:hAnsi="Times New Roman"/>
                <w:sz w:val="20"/>
                <w:szCs w:val="20"/>
                <w:rPrChange w:id="992" w:author="Nguyet Nguyen (Senior Legal Executive)" w:date="2026-05-05T09:59:00Z">
                  <w:rPr>
                    <w:ins w:id="993" w:author="Tien Nguyen" w:date="2026-04-22T17:06:00Z"/>
                    <w:rFonts w:ascii="Times New Roman" w:hAnsi="Times New Roman"/>
                    <w:color w:val="45B0E1" w:themeColor="accent1" w:themeTint="99"/>
                    <w:sz w:val="24"/>
                    <w:szCs w:val="24"/>
                    <w:lang w:val="x-none" w:eastAsia="x-none"/>
                  </w:rPr>
                </w:rPrChange>
              </w:rPr>
            </w:pPr>
            <w:ins w:id="994" w:author="Tien Nguyen" w:date="2026-04-22T17:16:00Z">
              <w:r w:rsidRPr="00EF77B8">
                <w:rPr>
                  <w:rFonts w:ascii="Times New Roman" w:hAnsi="Times New Roman"/>
                  <w:sz w:val="20"/>
                  <w:szCs w:val="20"/>
                  <w:rPrChange w:id="995" w:author="Nguyet Nguyen (Senior Legal Executive)" w:date="2026-05-05T09:59:00Z">
                    <w:rPr/>
                  </w:rPrChange>
                </w:rPr>
                <w:lastRenderedPageBreak/>
                <w:t>Thiết kế nội dung social phục vụ các hoạt động</w:t>
              </w:r>
            </w:ins>
            <w:ins w:id="996" w:author="Tien Nguyen" w:date="2026-04-22T20:21:00Z">
              <w:r w:rsidRPr="00EF77B8">
                <w:rPr>
                  <w:rFonts w:ascii="Times New Roman" w:hAnsi="Times New Roman"/>
                  <w:sz w:val="20"/>
                  <w:szCs w:val="20"/>
                  <w:lang w:val="vi-VN"/>
                  <w:rPrChange w:id="997" w:author="Nguyet Nguyen (Senior Legal Executive)" w:date="2026-05-05T09:59:00Z">
                    <w:rPr>
                      <w:lang w:val="vi-VN"/>
                    </w:rPr>
                  </w:rPrChange>
                </w:rPr>
                <w:t xml:space="preserve"> </w:t>
              </w:r>
            </w:ins>
            <w:ins w:id="998" w:author="Tien Nguyen" w:date="2026-04-22T17:16:00Z">
              <w:r w:rsidRPr="00EF77B8">
                <w:rPr>
                  <w:rFonts w:ascii="Times New Roman" w:hAnsi="Times New Roman"/>
                  <w:sz w:val="20"/>
                  <w:szCs w:val="20"/>
                  <w:rPrChange w:id="999" w:author="Nguyet Nguyen (Senior Legal Executive)" w:date="2026-05-05T09:59:00Z">
                    <w:rPr/>
                  </w:rPrChange>
                </w:rPr>
                <w:t>activation</w:t>
              </w:r>
            </w:ins>
          </w:p>
        </w:tc>
        <w:tc>
          <w:tcPr>
            <w:tcW w:w="818" w:type="dxa"/>
            <w:vAlign w:val="center"/>
          </w:tcPr>
          <w:p w14:paraId="3DBE55D8" w14:textId="0DC8B040" w:rsidR="004B4E92" w:rsidRPr="00EF77B8" w:rsidDel="00E67CBA" w:rsidRDefault="004B4E92">
            <w:pPr>
              <w:spacing w:after="0" w:line="276" w:lineRule="auto"/>
              <w:jc w:val="center"/>
              <w:rPr>
                <w:ins w:id="1000" w:author="Tien Nguyen" w:date="2026-04-22T17:06:00Z"/>
                <w:rFonts w:ascii="Times New Roman" w:hAnsi="Times New Roman"/>
                <w:sz w:val="20"/>
                <w:szCs w:val="20"/>
                <w:lang w:val="vi-VN" w:eastAsia="x-none"/>
                <w:rPrChange w:id="1001" w:author="Nguyet Nguyen (Senior Legal Executive)" w:date="2026-05-05T09:59:00Z">
                  <w:rPr>
                    <w:ins w:id="1002" w:author="Tien Nguyen" w:date="2026-04-22T17:06:00Z"/>
                    <w:rFonts w:ascii="Times New Roman" w:hAnsi="Times New Roman"/>
                    <w:color w:val="45B0E1" w:themeColor="accent1" w:themeTint="99"/>
                    <w:sz w:val="24"/>
                    <w:szCs w:val="24"/>
                    <w:lang w:val="x-none" w:eastAsia="x-none"/>
                  </w:rPr>
                </w:rPrChange>
              </w:rPr>
              <w:pPrChange w:id="1003" w:author="Tien Nguyen" w:date="2026-04-23T21:17:00Z">
                <w:pPr>
                  <w:spacing w:after="0" w:line="276" w:lineRule="auto"/>
                </w:pPr>
              </w:pPrChange>
            </w:pPr>
            <w:ins w:id="1004" w:author="Tien Nguyen" w:date="2026-04-23T21:15:00Z">
              <w:r w:rsidRPr="00EF77B8">
                <w:rPr>
                  <w:rFonts w:ascii="Times New Roman" w:hAnsi="Times New Roman"/>
                  <w:sz w:val="20"/>
                  <w:szCs w:val="20"/>
                  <w:lang w:val="vi-VN" w:eastAsia="x-none"/>
                  <w:rPrChange w:id="1005" w:author="Nguyet Nguyen (Senior Legal Executive)" w:date="2026-05-05T09:59:00Z">
                    <w:rPr>
                      <w:rFonts w:ascii="Times New Roman" w:hAnsi="Times New Roman"/>
                      <w:color w:val="45B0E1" w:themeColor="accent1" w:themeTint="99"/>
                      <w:sz w:val="24"/>
                      <w:szCs w:val="24"/>
                      <w:lang w:val="vi-VN" w:eastAsia="x-none"/>
                    </w:rPr>
                  </w:rPrChange>
                </w:rPr>
                <w:lastRenderedPageBreak/>
                <w:t>Bài viết</w:t>
              </w:r>
            </w:ins>
          </w:p>
        </w:tc>
        <w:tc>
          <w:tcPr>
            <w:tcW w:w="693" w:type="dxa"/>
            <w:vAlign w:val="center"/>
          </w:tcPr>
          <w:p w14:paraId="145571D6" w14:textId="635A3A96" w:rsidR="004B4E92" w:rsidRPr="00EF77B8" w:rsidRDefault="004B4E92" w:rsidP="004B4E92">
            <w:pPr>
              <w:spacing w:after="0" w:line="276" w:lineRule="auto"/>
              <w:jc w:val="center"/>
              <w:rPr>
                <w:ins w:id="1006" w:author="Tien Nguyen" w:date="2026-04-23T20:51:00Z"/>
                <w:rFonts w:ascii="Times New Roman" w:hAnsi="Times New Roman"/>
                <w:sz w:val="20"/>
                <w:szCs w:val="20"/>
                <w:lang w:val="vi-VN" w:eastAsia="x-none"/>
                <w:rPrChange w:id="1007" w:author="Nguyet Nguyen (Senior Legal Executive)" w:date="2026-05-05T09:59:00Z">
                  <w:rPr>
                    <w:ins w:id="1008" w:author="Tien Nguyen" w:date="2026-04-23T20:51:00Z"/>
                    <w:rFonts w:ascii="Times New Roman" w:hAnsi="Times New Roman"/>
                    <w:color w:val="45B0E1" w:themeColor="accent1" w:themeTint="99"/>
                    <w:sz w:val="24"/>
                    <w:szCs w:val="24"/>
                    <w:lang w:val="vi-VN" w:eastAsia="x-none"/>
                  </w:rPr>
                </w:rPrChange>
              </w:rPr>
            </w:pPr>
            <w:ins w:id="1009" w:author="Tien Nguyen" w:date="2026-04-23T21:14:00Z">
              <w:r w:rsidRPr="00EF77B8">
                <w:rPr>
                  <w:rFonts w:ascii="Times New Roman" w:hAnsi="Times New Roman"/>
                  <w:sz w:val="20"/>
                  <w:szCs w:val="20"/>
                  <w:lang w:val="vi-VN" w:eastAsia="x-none"/>
                  <w:rPrChange w:id="1010" w:author="Nguyet Nguyen (Senior Legal Executive)" w:date="2026-05-05T09:59:00Z">
                    <w:rPr>
                      <w:rFonts w:ascii="Times New Roman" w:hAnsi="Times New Roman"/>
                      <w:color w:val="45B0E1" w:themeColor="accent1" w:themeTint="99"/>
                      <w:sz w:val="24"/>
                      <w:szCs w:val="24"/>
                      <w:lang w:val="vi-VN" w:eastAsia="x-none"/>
                    </w:rPr>
                  </w:rPrChange>
                </w:rPr>
                <w:t>15</w:t>
              </w:r>
            </w:ins>
          </w:p>
        </w:tc>
        <w:tc>
          <w:tcPr>
            <w:tcW w:w="720" w:type="dxa"/>
            <w:vAlign w:val="center"/>
          </w:tcPr>
          <w:p w14:paraId="49F01171" w14:textId="60AFF22C" w:rsidR="004B4E92" w:rsidRPr="00EF77B8" w:rsidDel="00E67CBA" w:rsidRDefault="004B4E92">
            <w:pPr>
              <w:spacing w:after="0" w:line="276" w:lineRule="auto"/>
              <w:jc w:val="center"/>
              <w:rPr>
                <w:ins w:id="1011" w:author="Tien Nguyen" w:date="2026-04-22T17:06:00Z"/>
                <w:rFonts w:ascii="Times New Roman" w:hAnsi="Times New Roman"/>
                <w:sz w:val="20"/>
                <w:szCs w:val="20"/>
                <w:lang w:val="vi-VN" w:eastAsia="x-none"/>
                <w:rPrChange w:id="1012" w:author="Nguyet Nguyen (Senior Legal Executive)" w:date="2026-05-05T09:59:00Z">
                  <w:rPr>
                    <w:ins w:id="1013" w:author="Tien Nguyen" w:date="2026-04-22T17:06:00Z"/>
                    <w:rFonts w:ascii="Times New Roman" w:hAnsi="Times New Roman"/>
                    <w:color w:val="45B0E1" w:themeColor="accent1" w:themeTint="99"/>
                    <w:sz w:val="24"/>
                    <w:szCs w:val="24"/>
                    <w:lang w:val="x-none" w:eastAsia="x-none"/>
                  </w:rPr>
                </w:rPrChange>
              </w:rPr>
              <w:pPrChange w:id="1014" w:author="Tien Nguyen" w:date="2026-04-23T21:17:00Z">
                <w:pPr>
                  <w:spacing w:after="0" w:line="276" w:lineRule="auto"/>
                </w:pPr>
              </w:pPrChange>
            </w:pPr>
          </w:p>
        </w:tc>
        <w:tc>
          <w:tcPr>
            <w:tcW w:w="1321" w:type="dxa"/>
            <w:vAlign w:val="center"/>
          </w:tcPr>
          <w:p w14:paraId="19D9EAF4" w14:textId="71AA8D59" w:rsidR="004B4E92" w:rsidRPr="00EF77B8" w:rsidDel="00E67CBA" w:rsidRDefault="004B4E92" w:rsidP="00EF77B8">
            <w:pPr>
              <w:spacing w:after="0" w:line="276" w:lineRule="auto"/>
              <w:jc w:val="right"/>
              <w:rPr>
                <w:ins w:id="1015" w:author="Tien Nguyen" w:date="2026-04-22T17:06:00Z"/>
                <w:rFonts w:ascii="Times New Roman" w:hAnsi="Times New Roman"/>
                <w:sz w:val="20"/>
                <w:szCs w:val="20"/>
                <w:lang w:val="vi-VN" w:eastAsia="x-none"/>
                <w:rPrChange w:id="1016" w:author="Nguyet Nguyen (Senior Legal Executive)" w:date="2026-05-05T09:59:00Z">
                  <w:rPr>
                    <w:ins w:id="1017" w:author="Tien Nguyen" w:date="2026-04-22T17:06:00Z"/>
                    <w:rFonts w:ascii="Times New Roman" w:hAnsi="Times New Roman"/>
                    <w:color w:val="45B0E1" w:themeColor="accent1" w:themeTint="99"/>
                    <w:sz w:val="24"/>
                    <w:szCs w:val="24"/>
                    <w:lang w:val="x-none" w:eastAsia="x-none"/>
                  </w:rPr>
                </w:rPrChange>
              </w:rPr>
              <w:pPrChange w:id="1018" w:author="Nguyet Nguyen (Senior Legal Executive)" w:date="2026-05-05T10:02:00Z">
                <w:pPr>
                  <w:spacing w:after="0" w:line="276" w:lineRule="auto"/>
                </w:pPr>
              </w:pPrChange>
            </w:pPr>
            <w:ins w:id="1019" w:author="Tien Nguyen" w:date="2026-04-22T17:18:00Z">
              <w:r w:rsidRPr="00EF77B8">
                <w:rPr>
                  <w:rFonts w:ascii="Times New Roman" w:hAnsi="Times New Roman"/>
                  <w:sz w:val="20"/>
                  <w:szCs w:val="20"/>
                  <w:lang w:val="vi-VN" w:eastAsia="x-none"/>
                  <w:rPrChange w:id="1020" w:author="Nguyet Nguyen (Senior Legal Executive)" w:date="2026-05-05T09:59:00Z">
                    <w:rPr>
                      <w:rFonts w:ascii="Times New Roman" w:hAnsi="Times New Roman"/>
                      <w:color w:val="45B0E1" w:themeColor="accent1" w:themeTint="99"/>
                      <w:sz w:val="24"/>
                      <w:szCs w:val="24"/>
                      <w:lang w:val="vi-VN" w:eastAsia="x-none"/>
                    </w:rPr>
                  </w:rPrChange>
                </w:rPr>
                <w:t>2</w:t>
              </w:r>
            </w:ins>
            <w:ins w:id="1021" w:author="Tien Nguyen" w:date="2026-04-22T20:52:00Z">
              <w:r w:rsidRPr="00EF77B8">
                <w:rPr>
                  <w:rFonts w:ascii="Times New Roman" w:hAnsi="Times New Roman"/>
                  <w:sz w:val="20"/>
                  <w:szCs w:val="20"/>
                  <w:lang w:val="vi-VN" w:eastAsia="x-none"/>
                  <w:rPrChange w:id="1022" w:author="Nguyet Nguyen (Senior Legal Executive)" w:date="2026-05-05T09:59:00Z">
                    <w:rPr>
                      <w:rFonts w:ascii="Times New Roman" w:hAnsi="Times New Roman"/>
                      <w:color w:val="45B0E1" w:themeColor="accent1" w:themeTint="99"/>
                      <w:sz w:val="24"/>
                      <w:szCs w:val="24"/>
                      <w:lang w:val="vi-VN" w:eastAsia="x-none"/>
                    </w:rPr>
                  </w:rPrChange>
                </w:rPr>
                <w:t>.</w:t>
              </w:r>
            </w:ins>
            <w:ins w:id="1023" w:author="Tien Nguyen" w:date="2026-04-22T17:18:00Z">
              <w:r w:rsidRPr="00EF77B8">
                <w:rPr>
                  <w:rFonts w:ascii="Times New Roman" w:hAnsi="Times New Roman"/>
                  <w:sz w:val="20"/>
                  <w:szCs w:val="20"/>
                  <w:lang w:val="vi-VN" w:eastAsia="x-none"/>
                  <w:rPrChange w:id="1024" w:author="Nguyet Nguyen (Senior Legal Executive)" w:date="2026-05-05T09:59:00Z">
                    <w:rPr>
                      <w:rFonts w:ascii="Times New Roman" w:hAnsi="Times New Roman"/>
                      <w:color w:val="45B0E1" w:themeColor="accent1" w:themeTint="99"/>
                      <w:sz w:val="24"/>
                      <w:szCs w:val="24"/>
                      <w:lang w:val="vi-VN" w:eastAsia="x-none"/>
                    </w:rPr>
                  </w:rPrChange>
                </w:rPr>
                <w:t>000</w:t>
              </w:r>
            </w:ins>
            <w:ins w:id="1025" w:author="Tien Nguyen" w:date="2026-04-22T20:52:00Z">
              <w:r w:rsidRPr="00EF77B8">
                <w:rPr>
                  <w:rFonts w:ascii="Times New Roman" w:hAnsi="Times New Roman"/>
                  <w:sz w:val="20"/>
                  <w:szCs w:val="20"/>
                  <w:lang w:val="vi-VN" w:eastAsia="x-none"/>
                  <w:rPrChange w:id="1026" w:author="Nguyet Nguyen (Senior Legal Executive)" w:date="2026-05-05T09:59:00Z">
                    <w:rPr>
                      <w:rFonts w:ascii="Times New Roman" w:hAnsi="Times New Roman"/>
                      <w:color w:val="45B0E1" w:themeColor="accent1" w:themeTint="99"/>
                      <w:sz w:val="24"/>
                      <w:szCs w:val="24"/>
                      <w:lang w:val="vi-VN" w:eastAsia="x-none"/>
                    </w:rPr>
                  </w:rPrChange>
                </w:rPr>
                <w:t>.</w:t>
              </w:r>
            </w:ins>
            <w:ins w:id="1027" w:author="Tien Nguyen" w:date="2026-04-22T17:18:00Z">
              <w:r w:rsidRPr="00EF77B8">
                <w:rPr>
                  <w:rFonts w:ascii="Times New Roman" w:hAnsi="Times New Roman"/>
                  <w:sz w:val="20"/>
                  <w:szCs w:val="20"/>
                  <w:lang w:val="vi-VN" w:eastAsia="x-none"/>
                  <w:rPrChange w:id="1028"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vAlign w:val="center"/>
          </w:tcPr>
          <w:p w14:paraId="58175061" w14:textId="77C95136" w:rsidR="004B4E92" w:rsidRPr="00EF77B8" w:rsidDel="00E67CBA" w:rsidRDefault="004B4E92" w:rsidP="00EF77B8">
            <w:pPr>
              <w:spacing w:after="0" w:line="276" w:lineRule="auto"/>
              <w:jc w:val="right"/>
              <w:rPr>
                <w:ins w:id="1029" w:author="Tien Nguyen" w:date="2026-04-22T17:06:00Z"/>
                <w:rFonts w:ascii="Times New Roman" w:hAnsi="Times New Roman"/>
                <w:sz w:val="20"/>
                <w:szCs w:val="20"/>
                <w:lang w:val="vi-VN" w:eastAsia="x-none"/>
                <w:rPrChange w:id="1030" w:author="Nguyet Nguyen (Senior Legal Executive)" w:date="2026-05-05T09:59:00Z">
                  <w:rPr>
                    <w:ins w:id="1031" w:author="Tien Nguyen" w:date="2026-04-22T17:06:00Z"/>
                    <w:rFonts w:ascii="Times New Roman" w:hAnsi="Times New Roman"/>
                    <w:color w:val="45B0E1" w:themeColor="accent1" w:themeTint="99"/>
                    <w:sz w:val="24"/>
                    <w:szCs w:val="24"/>
                    <w:lang w:val="x-none" w:eastAsia="x-none"/>
                  </w:rPr>
                </w:rPrChange>
              </w:rPr>
              <w:pPrChange w:id="1032" w:author="Nguyet Nguyen (Senior Legal Executive)" w:date="2026-05-05T10:02:00Z">
                <w:pPr>
                  <w:spacing w:after="0" w:line="276" w:lineRule="auto"/>
                </w:pPr>
              </w:pPrChange>
            </w:pPr>
            <w:ins w:id="1033" w:author="Tien Nguyen" w:date="2026-04-22T20:21:00Z">
              <w:r w:rsidRPr="00EF77B8">
                <w:rPr>
                  <w:rFonts w:ascii="Times New Roman" w:hAnsi="Times New Roman"/>
                  <w:sz w:val="20"/>
                  <w:szCs w:val="20"/>
                  <w:lang w:val="vi-VN" w:eastAsia="x-none"/>
                  <w:rPrChange w:id="1034" w:author="Nguyet Nguyen (Senior Legal Executive)" w:date="2026-05-05T09:59:00Z">
                    <w:rPr>
                      <w:rFonts w:ascii="Times New Roman" w:hAnsi="Times New Roman"/>
                      <w:color w:val="45B0E1" w:themeColor="accent1" w:themeTint="99"/>
                      <w:sz w:val="24"/>
                      <w:szCs w:val="24"/>
                      <w:lang w:val="vi-VN" w:eastAsia="x-none"/>
                    </w:rPr>
                  </w:rPrChange>
                </w:rPr>
                <w:t>30</w:t>
              </w:r>
            </w:ins>
            <w:ins w:id="1035" w:author="Tien Nguyen" w:date="2026-04-22T20:53:00Z">
              <w:r w:rsidRPr="00EF77B8">
                <w:rPr>
                  <w:rFonts w:ascii="Times New Roman" w:hAnsi="Times New Roman"/>
                  <w:sz w:val="20"/>
                  <w:szCs w:val="20"/>
                  <w:lang w:val="vi-VN" w:eastAsia="x-none"/>
                  <w:rPrChange w:id="1036" w:author="Nguyet Nguyen (Senior Legal Executive)" w:date="2026-05-05T09:59:00Z">
                    <w:rPr>
                      <w:rFonts w:ascii="Times New Roman" w:hAnsi="Times New Roman"/>
                      <w:color w:val="45B0E1" w:themeColor="accent1" w:themeTint="99"/>
                      <w:sz w:val="24"/>
                      <w:szCs w:val="24"/>
                      <w:lang w:val="vi-VN" w:eastAsia="x-none"/>
                    </w:rPr>
                  </w:rPrChange>
                </w:rPr>
                <w:t>.</w:t>
              </w:r>
            </w:ins>
            <w:ins w:id="1037" w:author="Tien Nguyen" w:date="2026-04-22T20:21:00Z">
              <w:r w:rsidRPr="00EF77B8">
                <w:rPr>
                  <w:rFonts w:ascii="Times New Roman" w:hAnsi="Times New Roman"/>
                  <w:sz w:val="20"/>
                  <w:szCs w:val="20"/>
                  <w:lang w:val="vi-VN" w:eastAsia="x-none"/>
                  <w:rPrChange w:id="1038" w:author="Nguyet Nguyen (Senior Legal Executive)" w:date="2026-05-05T09:59:00Z">
                    <w:rPr>
                      <w:rFonts w:ascii="Times New Roman" w:hAnsi="Times New Roman"/>
                      <w:color w:val="45B0E1" w:themeColor="accent1" w:themeTint="99"/>
                      <w:sz w:val="24"/>
                      <w:szCs w:val="24"/>
                      <w:lang w:val="vi-VN" w:eastAsia="x-none"/>
                    </w:rPr>
                  </w:rPrChange>
                </w:rPr>
                <w:t>000</w:t>
              </w:r>
            </w:ins>
            <w:ins w:id="1039" w:author="Tien Nguyen" w:date="2026-04-22T20:53:00Z">
              <w:r w:rsidRPr="00EF77B8">
                <w:rPr>
                  <w:rFonts w:ascii="Times New Roman" w:hAnsi="Times New Roman"/>
                  <w:sz w:val="20"/>
                  <w:szCs w:val="20"/>
                  <w:lang w:val="vi-VN" w:eastAsia="x-none"/>
                  <w:rPrChange w:id="1040" w:author="Nguyet Nguyen (Senior Legal Executive)" w:date="2026-05-05T09:59:00Z">
                    <w:rPr>
                      <w:rFonts w:ascii="Times New Roman" w:hAnsi="Times New Roman"/>
                      <w:color w:val="45B0E1" w:themeColor="accent1" w:themeTint="99"/>
                      <w:sz w:val="24"/>
                      <w:szCs w:val="24"/>
                      <w:lang w:val="vi-VN" w:eastAsia="x-none"/>
                    </w:rPr>
                  </w:rPrChange>
                </w:rPr>
                <w:t>.</w:t>
              </w:r>
            </w:ins>
            <w:ins w:id="1041" w:author="Tien Nguyen" w:date="2026-04-22T20:21:00Z">
              <w:r w:rsidRPr="00EF77B8">
                <w:rPr>
                  <w:rFonts w:ascii="Times New Roman" w:hAnsi="Times New Roman"/>
                  <w:sz w:val="20"/>
                  <w:szCs w:val="20"/>
                  <w:lang w:val="vi-VN" w:eastAsia="x-none"/>
                  <w:rPrChange w:id="1042"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11738CDB" w14:textId="77777777" w:rsidR="004B4E92" w:rsidRPr="00EF77B8" w:rsidDel="00E67CBA" w:rsidRDefault="004B4E92" w:rsidP="004B4E92">
            <w:pPr>
              <w:spacing w:after="0" w:line="276" w:lineRule="auto"/>
              <w:rPr>
                <w:ins w:id="1043" w:author="Tien Nguyen" w:date="2026-04-22T17:06:00Z"/>
                <w:rFonts w:ascii="Times New Roman" w:hAnsi="Times New Roman"/>
                <w:sz w:val="20"/>
                <w:szCs w:val="20"/>
                <w:lang w:val="x-none" w:eastAsia="x-none"/>
                <w:rPrChange w:id="1044" w:author="Nguyet Nguyen (Senior Legal Executive)" w:date="2026-05-05T09:59:00Z">
                  <w:rPr>
                    <w:ins w:id="1045"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24CB2777" w14:textId="77777777" w:rsidTr="00EF77B8">
        <w:trPr>
          <w:ins w:id="1046" w:author="Tien Nguyen" w:date="2026-04-22T17:06:00Z"/>
        </w:trPr>
        <w:tc>
          <w:tcPr>
            <w:tcW w:w="540" w:type="dxa"/>
          </w:tcPr>
          <w:p w14:paraId="33F9F5F7" w14:textId="0DD410AD" w:rsidR="004B4E92" w:rsidRPr="00EF77B8" w:rsidRDefault="00A71CBF" w:rsidP="004B4E92">
            <w:pPr>
              <w:spacing w:after="0" w:line="276" w:lineRule="auto"/>
              <w:jc w:val="center"/>
              <w:rPr>
                <w:ins w:id="1047" w:author="Tien Nguyen" w:date="2026-04-22T17:06:00Z"/>
                <w:rFonts w:ascii="Times New Roman" w:hAnsi="Times New Roman"/>
                <w:sz w:val="20"/>
                <w:szCs w:val="20"/>
                <w:rPrChange w:id="1048" w:author="Nguyet Nguyen (Senior Legal Executive)" w:date="2026-05-05T09:59:00Z">
                  <w:rPr>
                    <w:ins w:id="1049" w:author="Tien Nguyen" w:date="2026-04-22T17:06:00Z"/>
                    <w:rFonts w:ascii="Times New Roman" w:hAnsi="Times New Roman"/>
                    <w:sz w:val="24"/>
                    <w:szCs w:val="24"/>
                  </w:rPr>
                </w:rPrChange>
              </w:rPr>
            </w:pPr>
            <w:ins w:id="1050" w:author="Nguyet Nguyen (Senior Legal Executive) " w:date="2026-05-05T11:57:00Z">
              <w:r>
                <w:rPr>
                  <w:rFonts w:ascii="Times New Roman" w:hAnsi="Times New Roman"/>
                  <w:sz w:val="20"/>
                  <w:szCs w:val="20"/>
                </w:rPr>
                <w:lastRenderedPageBreak/>
                <w:t>4</w:t>
              </w:r>
            </w:ins>
          </w:p>
        </w:tc>
        <w:tc>
          <w:tcPr>
            <w:tcW w:w="1530" w:type="dxa"/>
          </w:tcPr>
          <w:p w14:paraId="175DE0BF" w14:textId="6EF74DB5" w:rsidR="004B4E92" w:rsidRPr="00EF77B8" w:rsidDel="00E67CBA" w:rsidRDefault="004B4E92" w:rsidP="004B4E92">
            <w:pPr>
              <w:spacing w:after="0" w:line="276" w:lineRule="auto"/>
              <w:rPr>
                <w:ins w:id="1051" w:author="Tien Nguyen" w:date="2026-04-22T17:06:00Z"/>
                <w:rFonts w:ascii="Times New Roman" w:hAnsi="Times New Roman"/>
                <w:sz w:val="20"/>
                <w:szCs w:val="20"/>
                <w:lang w:val="vi-VN" w:eastAsia="x-none"/>
                <w:rPrChange w:id="1052" w:author="Nguyet Nguyen (Senior Legal Executive)" w:date="2026-05-05T09:59:00Z">
                  <w:rPr>
                    <w:ins w:id="1053" w:author="Tien Nguyen" w:date="2026-04-22T17:06:00Z"/>
                    <w:rFonts w:ascii="Times New Roman" w:hAnsi="Times New Roman"/>
                    <w:color w:val="45B0E1" w:themeColor="accent1" w:themeTint="99"/>
                    <w:sz w:val="24"/>
                    <w:szCs w:val="24"/>
                    <w:lang w:val="x-none" w:eastAsia="x-none"/>
                  </w:rPr>
                </w:rPrChange>
              </w:rPr>
            </w:pPr>
            <w:commentRangeStart w:id="1054"/>
            <w:ins w:id="1055" w:author="Tien Nguyen" w:date="2026-04-22T17:19:00Z">
              <w:r w:rsidRPr="00444E1D">
                <w:rPr>
                  <w:rFonts w:ascii="Times New Roman" w:hAnsi="Times New Roman"/>
                  <w:sz w:val="20"/>
                  <w:szCs w:val="20"/>
                  <w:highlight w:val="green"/>
                  <w:lang w:val="vi-VN" w:eastAsia="x-none"/>
                  <w:rPrChange w:id="1056" w:author="Nguyet Nguyen (Senior Legal Executive)" w:date="2026-05-05T11:28:00Z">
                    <w:rPr>
                      <w:rFonts w:ascii="Times New Roman" w:hAnsi="Times New Roman"/>
                      <w:color w:val="45B0E1" w:themeColor="accent1" w:themeTint="99"/>
                      <w:sz w:val="24"/>
                      <w:szCs w:val="24"/>
                      <w:lang w:val="vi-VN" w:eastAsia="x-none"/>
                    </w:rPr>
                  </w:rPrChange>
                </w:rPr>
                <w:t>Copywriter</w:t>
              </w:r>
              <w:r w:rsidRPr="00EF77B8">
                <w:rPr>
                  <w:rFonts w:ascii="Times New Roman" w:hAnsi="Times New Roman"/>
                  <w:sz w:val="20"/>
                  <w:szCs w:val="20"/>
                  <w:lang w:val="vi-VN" w:eastAsia="x-none"/>
                  <w:rPrChange w:id="1057"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commentRangeEnd w:id="1054"/>
            <w:r w:rsidR="00444E1D">
              <w:rPr>
                <w:rStyle w:val="CommentReference"/>
                <w:rFonts w:ascii="Times New Roman" w:eastAsia="Times New Roman" w:hAnsi="Times New Roman"/>
              </w:rPr>
              <w:commentReference w:id="1054"/>
            </w:r>
          </w:p>
        </w:tc>
        <w:tc>
          <w:tcPr>
            <w:tcW w:w="2658" w:type="dxa"/>
          </w:tcPr>
          <w:p w14:paraId="0783B4F7" w14:textId="40024153" w:rsidR="004B4E92" w:rsidRPr="00EF77B8" w:rsidDel="00E67CBA" w:rsidRDefault="004B4E92" w:rsidP="004B4E92">
            <w:pPr>
              <w:spacing w:after="0" w:line="276" w:lineRule="auto"/>
              <w:rPr>
                <w:ins w:id="1058" w:author="Tien Nguyen" w:date="2026-04-22T17:06:00Z"/>
                <w:rFonts w:ascii="Times New Roman" w:hAnsi="Times New Roman"/>
                <w:sz w:val="20"/>
                <w:szCs w:val="20"/>
                <w:lang w:val="x-none" w:eastAsia="x-none"/>
                <w:rPrChange w:id="1059" w:author="Nguyet Nguyen (Senior Legal Executive)" w:date="2026-05-05T09:59:00Z">
                  <w:rPr>
                    <w:ins w:id="1060" w:author="Tien Nguyen" w:date="2026-04-22T17:06:00Z"/>
                    <w:rFonts w:ascii="Times New Roman" w:hAnsi="Times New Roman"/>
                    <w:color w:val="45B0E1" w:themeColor="accent1" w:themeTint="99"/>
                    <w:sz w:val="24"/>
                    <w:szCs w:val="24"/>
                    <w:lang w:val="x-none" w:eastAsia="x-none"/>
                  </w:rPr>
                </w:rPrChange>
              </w:rPr>
            </w:pPr>
            <w:ins w:id="1061" w:author="Tien Nguyen" w:date="2026-04-22T17:19:00Z">
              <w:r w:rsidRPr="00A46EF4">
                <w:rPr>
                  <w:rFonts w:ascii="Times New Roman" w:hAnsi="Times New Roman"/>
                  <w:sz w:val="20"/>
                  <w:szCs w:val="20"/>
                  <w:highlight w:val="green"/>
                  <w:rPrChange w:id="1062" w:author="Nguyet Nguyen (Senior Legal Executive)" w:date="2026-05-05T11:29:00Z">
                    <w:rPr/>
                  </w:rPrChange>
                </w:rPr>
                <w:t>Adapt nội dung/thiết kế từ bộ asset global</w:t>
              </w:r>
            </w:ins>
          </w:p>
        </w:tc>
        <w:tc>
          <w:tcPr>
            <w:tcW w:w="818" w:type="dxa"/>
            <w:vAlign w:val="center"/>
          </w:tcPr>
          <w:p w14:paraId="62C21656" w14:textId="53BF5751" w:rsidR="004B4E92" w:rsidRPr="00EF77B8" w:rsidDel="00E67CBA" w:rsidRDefault="004B4E92">
            <w:pPr>
              <w:spacing w:after="0" w:line="276" w:lineRule="auto"/>
              <w:jc w:val="center"/>
              <w:rPr>
                <w:ins w:id="1063" w:author="Tien Nguyen" w:date="2026-04-22T17:06:00Z"/>
                <w:rFonts w:ascii="Times New Roman" w:hAnsi="Times New Roman"/>
                <w:sz w:val="20"/>
                <w:szCs w:val="20"/>
                <w:lang w:val="x-none" w:eastAsia="x-none"/>
                <w:rPrChange w:id="1064" w:author="Nguyet Nguyen (Senior Legal Executive)" w:date="2026-05-05T09:59:00Z">
                  <w:rPr>
                    <w:ins w:id="1065" w:author="Tien Nguyen" w:date="2026-04-22T17:06:00Z"/>
                    <w:rFonts w:ascii="Times New Roman" w:hAnsi="Times New Roman"/>
                    <w:color w:val="45B0E1" w:themeColor="accent1" w:themeTint="99"/>
                    <w:sz w:val="24"/>
                    <w:szCs w:val="24"/>
                    <w:lang w:val="x-none" w:eastAsia="x-none"/>
                  </w:rPr>
                </w:rPrChange>
              </w:rPr>
              <w:pPrChange w:id="1066" w:author="Tien Nguyen" w:date="2026-04-23T21:17:00Z">
                <w:pPr>
                  <w:spacing w:after="0" w:line="276" w:lineRule="auto"/>
                </w:pPr>
              </w:pPrChange>
            </w:pPr>
            <w:ins w:id="1067" w:author="Tien Nguyen" w:date="2026-04-23T21:17:00Z">
              <w:r w:rsidRPr="00EF77B8">
                <w:rPr>
                  <w:rFonts w:ascii="Times New Roman" w:hAnsi="Times New Roman"/>
                  <w:sz w:val="20"/>
                  <w:szCs w:val="20"/>
                  <w:lang w:val="vi-VN" w:eastAsia="x-none"/>
                  <w:rPrChange w:id="1068" w:author="Nguyet Nguyen (Senior Legal Executive)" w:date="2026-05-05T09:59:00Z">
                    <w:rPr>
                      <w:rFonts w:ascii="Times New Roman" w:hAnsi="Times New Roman"/>
                      <w:color w:val="45B0E1" w:themeColor="accent1" w:themeTint="99"/>
                      <w:sz w:val="24"/>
                      <w:szCs w:val="24"/>
                      <w:lang w:val="vi-VN" w:eastAsia="x-none"/>
                    </w:rPr>
                  </w:rPrChange>
                </w:rPr>
                <w:t>Bài viết</w:t>
              </w:r>
            </w:ins>
          </w:p>
        </w:tc>
        <w:tc>
          <w:tcPr>
            <w:tcW w:w="693" w:type="dxa"/>
            <w:vAlign w:val="center"/>
          </w:tcPr>
          <w:p w14:paraId="7DD994D1" w14:textId="62A907FD" w:rsidR="004B4E92" w:rsidRPr="00EF77B8" w:rsidRDefault="004B4E92">
            <w:pPr>
              <w:spacing w:after="0" w:line="276" w:lineRule="auto"/>
              <w:jc w:val="center"/>
              <w:rPr>
                <w:ins w:id="1069" w:author="Tien Nguyen" w:date="2026-04-23T20:51:00Z"/>
                <w:rFonts w:ascii="Times New Roman" w:hAnsi="Times New Roman"/>
                <w:sz w:val="20"/>
                <w:szCs w:val="20"/>
                <w:lang w:val="vi-VN" w:eastAsia="x-none"/>
                <w:rPrChange w:id="1070" w:author="Nguyet Nguyen (Senior Legal Executive)" w:date="2026-05-05T09:59:00Z">
                  <w:rPr>
                    <w:ins w:id="1071" w:author="Tien Nguyen" w:date="2026-04-23T20:51:00Z"/>
                    <w:rFonts w:ascii="Times New Roman" w:hAnsi="Times New Roman"/>
                    <w:color w:val="45B0E1" w:themeColor="accent1" w:themeTint="99"/>
                    <w:sz w:val="24"/>
                    <w:szCs w:val="24"/>
                    <w:lang w:val="vi-VN" w:eastAsia="x-none"/>
                  </w:rPr>
                </w:rPrChange>
              </w:rPr>
              <w:pPrChange w:id="1072" w:author="Tien Nguyen" w:date="2026-04-23T21:17:00Z">
                <w:pPr>
                  <w:spacing w:after="0" w:line="276" w:lineRule="auto"/>
                </w:pPr>
              </w:pPrChange>
            </w:pPr>
            <w:ins w:id="1073" w:author="Tien Nguyen" w:date="2026-04-23T21:16:00Z">
              <w:r w:rsidRPr="00EF77B8">
                <w:rPr>
                  <w:rFonts w:ascii="Times New Roman" w:hAnsi="Times New Roman"/>
                  <w:sz w:val="20"/>
                  <w:szCs w:val="20"/>
                  <w:lang w:val="vi-VN" w:eastAsia="x-none"/>
                  <w:rPrChange w:id="1074" w:author="Nguyet Nguyen (Senior Legal Executive)" w:date="2026-05-05T09:59:00Z">
                    <w:rPr>
                      <w:rFonts w:ascii="Times New Roman" w:hAnsi="Times New Roman"/>
                      <w:color w:val="45B0E1" w:themeColor="accent1" w:themeTint="99"/>
                      <w:sz w:val="24"/>
                      <w:szCs w:val="24"/>
                      <w:lang w:val="vi-VN" w:eastAsia="x-none"/>
                    </w:rPr>
                  </w:rPrChange>
                </w:rPr>
                <w:t>5</w:t>
              </w:r>
            </w:ins>
          </w:p>
        </w:tc>
        <w:tc>
          <w:tcPr>
            <w:tcW w:w="720" w:type="dxa"/>
            <w:vAlign w:val="center"/>
          </w:tcPr>
          <w:p w14:paraId="4ADFBA55" w14:textId="7BAE7CA7" w:rsidR="004B4E92" w:rsidRPr="00EF77B8" w:rsidDel="00E67CBA" w:rsidRDefault="004B4E92">
            <w:pPr>
              <w:spacing w:after="0" w:line="276" w:lineRule="auto"/>
              <w:jc w:val="center"/>
              <w:rPr>
                <w:ins w:id="1075" w:author="Tien Nguyen" w:date="2026-04-22T17:06:00Z"/>
                <w:rFonts w:ascii="Times New Roman" w:hAnsi="Times New Roman"/>
                <w:sz w:val="20"/>
                <w:szCs w:val="20"/>
                <w:lang w:val="vi-VN" w:eastAsia="x-none"/>
                <w:rPrChange w:id="1076" w:author="Nguyet Nguyen (Senior Legal Executive)" w:date="2026-05-05T09:59:00Z">
                  <w:rPr>
                    <w:ins w:id="1077" w:author="Tien Nguyen" w:date="2026-04-22T17:06:00Z"/>
                    <w:rFonts w:ascii="Times New Roman" w:hAnsi="Times New Roman"/>
                    <w:color w:val="45B0E1" w:themeColor="accent1" w:themeTint="99"/>
                    <w:sz w:val="24"/>
                    <w:szCs w:val="24"/>
                    <w:lang w:val="x-none" w:eastAsia="x-none"/>
                  </w:rPr>
                </w:rPrChange>
              </w:rPr>
              <w:pPrChange w:id="1078" w:author="Tien Nguyen" w:date="2026-04-23T21:17:00Z">
                <w:pPr>
                  <w:spacing w:after="0" w:line="276" w:lineRule="auto"/>
                </w:pPr>
              </w:pPrChange>
            </w:pPr>
          </w:p>
        </w:tc>
        <w:tc>
          <w:tcPr>
            <w:tcW w:w="1321" w:type="dxa"/>
            <w:vAlign w:val="center"/>
          </w:tcPr>
          <w:p w14:paraId="03FC2799" w14:textId="4633FF11" w:rsidR="004B4E92" w:rsidRPr="00EF77B8" w:rsidDel="00E67CBA" w:rsidRDefault="004B4E92" w:rsidP="00EF77B8">
            <w:pPr>
              <w:spacing w:after="0" w:line="276" w:lineRule="auto"/>
              <w:jc w:val="right"/>
              <w:rPr>
                <w:ins w:id="1079" w:author="Tien Nguyen" w:date="2026-04-22T17:06:00Z"/>
                <w:rFonts w:ascii="Times New Roman" w:hAnsi="Times New Roman"/>
                <w:sz w:val="20"/>
                <w:szCs w:val="20"/>
                <w:lang w:val="vi-VN" w:eastAsia="x-none"/>
                <w:rPrChange w:id="1080" w:author="Nguyet Nguyen (Senior Legal Executive)" w:date="2026-05-05T09:59:00Z">
                  <w:rPr>
                    <w:ins w:id="1081" w:author="Tien Nguyen" w:date="2026-04-22T17:06:00Z"/>
                    <w:rFonts w:ascii="Times New Roman" w:hAnsi="Times New Roman"/>
                    <w:color w:val="45B0E1" w:themeColor="accent1" w:themeTint="99"/>
                    <w:sz w:val="24"/>
                    <w:szCs w:val="24"/>
                    <w:lang w:val="x-none" w:eastAsia="x-none"/>
                  </w:rPr>
                </w:rPrChange>
              </w:rPr>
              <w:pPrChange w:id="1082" w:author="Nguyet Nguyen (Senior Legal Executive)" w:date="2026-05-05T10:02:00Z">
                <w:pPr>
                  <w:spacing w:after="0" w:line="276" w:lineRule="auto"/>
                </w:pPr>
              </w:pPrChange>
            </w:pPr>
            <w:ins w:id="1083" w:author="Tien Nguyen" w:date="2026-04-23T00:07:00Z">
              <w:r w:rsidRPr="00EF77B8">
                <w:rPr>
                  <w:rFonts w:ascii="Times New Roman" w:hAnsi="Times New Roman"/>
                  <w:sz w:val="20"/>
                  <w:szCs w:val="20"/>
                  <w:lang w:val="vi-VN" w:eastAsia="x-none"/>
                  <w:rPrChange w:id="1084" w:author="Nguyet Nguyen (Senior Legal Executive)" w:date="2026-05-05T09:59:00Z">
                    <w:rPr>
                      <w:rFonts w:ascii="Times New Roman" w:hAnsi="Times New Roman"/>
                      <w:color w:val="45B0E1" w:themeColor="accent1" w:themeTint="99"/>
                      <w:sz w:val="24"/>
                      <w:szCs w:val="24"/>
                      <w:lang w:val="vi-VN" w:eastAsia="x-none"/>
                    </w:rPr>
                  </w:rPrChange>
                </w:rPr>
                <w:t>-</w:t>
              </w:r>
            </w:ins>
          </w:p>
        </w:tc>
        <w:tc>
          <w:tcPr>
            <w:tcW w:w="1418" w:type="dxa"/>
            <w:vAlign w:val="center"/>
          </w:tcPr>
          <w:p w14:paraId="7B87CE74" w14:textId="1C02E9C6" w:rsidR="004B4E92" w:rsidRPr="00EF77B8" w:rsidDel="00E67CBA" w:rsidRDefault="004B4E92" w:rsidP="00EF77B8">
            <w:pPr>
              <w:spacing w:after="0" w:line="276" w:lineRule="auto"/>
              <w:jc w:val="right"/>
              <w:rPr>
                <w:ins w:id="1085" w:author="Tien Nguyen" w:date="2026-04-22T17:06:00Z"/>
                <w:rFonts w:ascii="Times New Roman" w:hAnsi="Times New Roman"/>
                <w:sz w:val="20"/>
                <w:szCs w:val="20"/>
                <w:lang w:val="vi-VN" w:eastAsia="x-none"/>
                <w:rPrChange w:id="1086" w:author="Nguyet Nguyen (Senior Legal Executive)" w:date="2026-05-05T09:59:00Z">
                  <w:rPr>
                    <w:ins w:id="1087" w:author="Tien Nguyen" w:date="2026-04-22T17:06:00Z"/>
                    <w:rFonts w:ascii="Times New Roman" w:hAnsi="Times New Roman"/>
                    <w:color w:val="45B0E1" w:themeColor="accent1" w:themeTint="99"/>
                    <w:sz w:val="24"/>
                    <w:szCs w:val="24"/>
                    <w:lang w:val="x-none" w:eastAsia="x-none"/>
                  </w:rPr>
                </w:rPrChange>
              </w:rPr>
              <w:pPrChange w:id="1088" w:author="Nguyet Nguyen (Senior Legal Executive)" w:date="2026-05-05T10:02:00Z">
                <w:pPr>
                  <w:spacing w:after="0" w:line="276" w:lineRule="auto"/>
                </w:pPr>
              </w:pPrChange>
            </w:pPr>
            <w:ins w:id="1089" w:author="Tien Nguyen" w:date="2026-04-23T00:07:00Z">
              <w:r w:rsidRPr="00EF77B8">
                <w:rPr>
                  <w:rFonts w:ascii="Times New Roman" w:hAnsi="Times New Roman"/>
                  <w:sz w:val="20"/>
                  <w:szCs w:val="20"/>
                  <w:lang w:val="vi-VN" w:eastAsia="x-none"/>
                  <w:rPrChange w:id="1090" w:author="Nguyet Nguyen (Senior Legal Executive)" w:date="2026-05-05T09:59:00Z">
                    <w:rPr>
                      <w:rFonts w:ascii="Times New Roman" w:hAnsi="Times New Roman"/>
                      <w:color w:val="45B0E1" w:themeColor="accent1" w:themeTint="99"/>
                      <w:sz w:val="24"/>
                      <w:szCs w:val="24"/>
                      <w:lang w:val="vi-VN" w:eastAsia="x-none"/>
                    </w:rPr>
                  </w:rPrChange>
                </w:rPr>
                <w:t>-</w:t>
              </w:r>
            </w:ins>
          </w:p>
        </w:tc>
        <w:tc>
          <w:tcPr>
            <w:tcW w:w="652" w:type="dxa"/>
          </w:tcPr>
          <w:p w14:paraId="240828FC" w14:textId="77777777" w:rsidR="004B4E92" w:rsidRPr="00EF77B8" w:rsidDel="00E67CBA" w:rsidRDefault="004B4E92" w:rsidP="004B4E92">
            <w:pPr>
              <w:spacing w:after="0" w:line="276" w:lineRule="auto"/>
              <w:rPr>
                <w:ins w:id="1091" w:author="Tien Nguyen" w:date="2026-04-22T17:06:00Z"/>
                <w:rFonts w:ascii="Times New Roman" w:hAnsi="Times New Roman"/>
                <w:sz w:val="20"/>
                <w:szCs w:val="20"/>
                <w:lang w:val="x-none" w:eastAsia="x-none"/>
                <w:rPrChange w:id="1092" w:author="Nguyet Nguyen (Senior Legal Executive)" w:date="2026-05-05T09:59:00Z">
                  <w:rPr>
                    <w:ins w:id="1093"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30037612" w14:textId="77777777" w:rsidTr="00EF77B8">
        <w:trPr>
          <w:ins w:id="1094" w:author="Tien Nguyen" w:date="2026-04-22T17:06:00Z"/>
        </w:trPr>
        <w:tc>
          <w:tcPr>
            <w:tcW w:w="540" w:type="dxa"/>
          </w:tcPr>
          <w:p w14:paraId="252CB620" w14:textId="77777777" w:rsidR="004B4E92" w:rsidRPr="00EF77B8" w:rsidRDefault="004B4E92" w:rsidP="004B4E92">
            <w:pPr>
              <w:spacing w:after="0" w:line="276" w:lineRule="auto"/>
              <w:jc w:val="center"/>
              <w:rPr>
                <w:ins w:id="1095" w:author="Tien Nguyen" w:date="2026-04-22T17:06:00Z"/>
                <w:rFonts w:ascii="Times New Roman" w:hAnsi="Times New Roman"/>
                <w:sz w:val="20"/>
                <w:szCs w:val="20"/>
                <w:rPrChange w:id="1096" w:author="Nguyet Nguyen (Senior Legal Executive)" w:date="2026-05-05T09:59:00Z">
                  <w:rPr>
                    <w:ins w:id="1097" w:author="Tien Nguyen" w:date="2026-04-22T17:06:00Z"/>
                    <w:rFonts w:ascii="Times New Roman" w:hAnsi="Times New Roman"/>
                    <w:sz w:val="24"/>
                    <w:szCs w:val="24"/>
                  </w:rPr>
                </w:rPrChange>
              </w:rPr>
            </w:pPr>
          </w:p>
        </w:tc>
        <w:tc>
          <w:tcPr>
            <w:tcW w:w="1530" w:type="dxa"/>
          </w:tcPr>
          <w:p w14:paraId="3F53AF89" w14:textId="77777777" w:rsidR="004B4E92" w:rsidRPr="00EF77B8" w:rsidDel="00E67CBA" w:rsidRDefault="004B4E92" w:rsidP="004B4E92">
            <w:pPr>
              <w:spacing w:after="0" w:line="276" w:lineRule="auto"/>
              <w:rPr>
                <w:ins w:id="1098" w:author="Tien Nguyen" w:date="2026-04-22T17:06:00Z"/>
                <w:rFonts w:ascii="Times New Roman" w:hAnsi="Times New Roman"/>
                <w:sz w:val="20"/>
                <w:szCs w:val="20"/>
                <w:lang w:val="x-none" w:eastAsia="x-none"/>
                <w:rPrChange w:id="1099" w:author="Nguyet Nguyen (Senior Legal Executive)" w:date="2026-05-05T09:59:00Z">
                  <w:rPr>
                    <w:ins w:id="1100"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6E3A2DAD" w14:textId="44E198EE" w:rsidR="004B4E92" w:rsidRPr="00EF77B8" w:rsidDel="00A71CBF" w:rsidRDefault="004B4E92" w:rsidP="004B4E92">
            <w:pPr>
              <w:spacing w:after="0" w:line="276" w:lineRule="auto"/>
              <w:rPr>
                <w:ins w:id="1101" w:author="Tien Nguyen" w:date="2026-04-22T17:20:00Z"/>
                <w:del w:id="1102" w:author="Nguyet Nguyen (Senior Legal Executive) " w:date="2026-05-05T11:56:00Z"/>
                <w:rFonts w:ascii="Times New Roman" w:hAnsi="Times New Roman"/>
                <w:sz w:val="20"/>
                <w:szCs w:val="20"/>
                <w:rPrChange w:id="1103" w:author="Nguyet Nguyen (Senior Legal Executive)" w:date="2026-05-05T09:59:00Z">
                  <w:rPr>
                    <w:ins w:id="1104" w:author="Tien Nguyen" w:date="2026-04-22T17:20:00Z"/>
                    <w:del w:id="1105" w:author="Nguyet Nguyen (Senior Legal Executive) " w:date="2026-05-05T11:56:00Z"/>
                  </w:rPr>
                </w:rPrChange>
              </w:rPr>
            </w:pPr>
            <w:ins w:id="1106" w:author="Tien Nguyen" w:date="2026-04-22T17:19:00Z">
              <w:r w:rsidRPr="00EF77B8">
                <w:rPr>
                  <w:rFonts w:ascii="Times New Roman" w:hAnsi="Times New Roman"/>
                  <w:sz w:val="20"/>
                  <w:szCs w:val="20"/>
                  <w:rPrChange w:id="1107" w:author="Nguyet Nguyen (Senior Legal Executive)" w:date="2026-05-05T09:59:00Z">
                    <w:rPr/>
                  </w:rPrChange>
                </w:rPr>
                <w:t xml:space="preserve">Sáng tạo nội dung cho thị trường </w:t>
              </w:r>
            </w:ins>
            <w:ins w:id="1108" w:author="Tien Nguyen" w:date="2026-04-22T17:20:00Z">
              <w:r w:rsidRPr="00EF77B8">
                <w:rPr>
                  <w:rFonts w:ascii="Times New Roman" w:hAnsi="Times New Roman"/>
                  <w:sz w:val="20"/>
                  <w:szCs w:val="20"/>
                  <w:rPrChange w:id="1109" w:author="Nguyet Nguyen (Senior Legal Executive)" w:date="2026-05-05T09:59:00Z">
                    <w:rPr/>
                  </w:rPrChange>
                </w:rPr>
                <w:t>Triển khai theo định hướng activation &amp; KOL</w:t>
              </w:r>
            </w:ins>
          </w:p>
          <w:p w14:paraId="0881E04F" w14:textId="3CCB8CDA" w:rsidR="004B4E92" w:rsidRPr="00EF77B8" w:rsidDel="00E67CBA" w:rsidRDefault="004B4E92" w:rsidP="004B4E92">
            <w:pPr>
              <w:spacing w:after="0" w:line="276" w:lineRule="auto"/>
              <w:rPr>
                <w:ins w:id="1110" w:author="Tien Nguyen" w:date="2026-04-22T17:06:00Z"/>
                <w:rFonts w:ascii="Times New Roman" w:hAnsi="Times New Roman"/>
                <w:sz w:val="20"/>
                <w:szCs w:val="20"/>
                <w:lang w:val="vi-VN" w:eastAsia="x-none"/>
                <w:rPrChange w:id="1111" w:author="Nguyet Nguyen (Senior Legal Executive)" w:date="2026-05-05T09:59:00Z">
                  <w:rPr>
                    <w:ins w:id="1112" w:author="Tien Nguyen" w:date="2026-04-22T17:06:00Z"/>
                    <w:rFonts w:ascii="Times New Roman" w:hAnsi="Times New Roman"/>
                    <w:color w:val="45B0E1" w:themeColor="accent1" w:themeTint="99"/>
                    <w:sz w:val="24"/>
                    <w:szCs w:val="24"/>
                    <w:lang w:val="x-none" w:eastAsia="x-none"/>
                  </w:rPr>
                </w:rPrChange>
              </w:rPr>
            </w:pPr>
          </w:p>
        </w:tc>
        <w:tc>
          <w:tcPr>
            <w:tcW w:w="818" w:type="dxa"/>
            <w:vAlign w:val="center"/>
          </w:tcPr>
          <w:p w14:paraId="7986D963" w14:textId="7523C632" w:rsidR="004B4E92" w:rsidRPr="00EF77B8" w:rsidDel="00E67CBA" w:rsidRDefault="004B4E92">
            <w:pPr>
              <w:spacing w:after="0" w:line="276" w:lineRule="auto"/>
              <w:jc w:val="center"/>
              <w:rPr>
                <w:ins w:id="1113" w:author="Tien Nguyen" w:date="2026-04-22T17:06:00Z"/>
                <w:rFonts w:ascii="Times New Roman" w:hAnsi="Times New Roman"/>
                <w:sz w:val="20"/>
                <w:szCs w:val="20"/>
                <w:lang w:val="x-none" w:eastAsia="x-none"/>
                <w:rPrChange w:id="1114" w:author="Nguyet Nguyen (Senior Legal Executive)" w:date="2026-05-05T09:59:00Z">
                  <w:rPr>
                    <w:ins w:id="1115" w:author="Tien Nguyen" w:date="2026-04-22T17:06:00Z"/>
                    <w:rFonts w:ascii="Times New Roman" w:hAnsi="Times New Roman"/>
                    <w:color w:val="45B0E1" w:themeColor="accent1" w:themeTint="99"/>
                    <w:sz w:val="24"/>
                    <w:szCs w:val="24"/>
                    <w:lang w:val="x-none" w:eastAsia="x-none"/>
                  </w:rPr>
                </w:rPrChange>
              </w:rPr>
              <w:pPrChange w:id="1116" w:author="Tien Nguyen" w:date="2026-04-23T21:17:00Z">
                <w:pPr>
                  <w:spacing w:after="0" w:line="276" w:lineRule="auto"/>
                </w:pPr>
              </w:pPrChange>
            </w:pPr>
            <w:ins w:id="1117" w:author="Tien Nguyen" w:date="2026-04-23T21:17:00Z">
              <w:r w:rsidRPr="00EF77B8">
                <w:rPr>
                  <w:rFonts w:ascii="Times New Roman" w:hAnsi="Times New Roman"/>
                  <w:sz w:val="20"/>
                  <w:szCs w:val="20"/>
                  <w:lang w:val="vi-VN" w:eastAsia="x-none"/>
                  <w:rPrChange w:id="1118" w:author="Nguyet Nguyen (Senior Legal Executive)" w:date="2026-05-05T09:59:00Z">
                    <w:rPr>
                      <w:rFonts w:ascii="Times New Roman" w:hAnsi="Times New Roman"/>
                      <w:color w:val="45B0E1" w:themeColor="accent1" w:themeTint="99"/>
                      <w:sz w:val="24"/>
                      <w:szCs w:val="24"/>
                      <w:lang w:val="vi-VN" w:eastAsia="x-none"/>
                    </w:rPr>
                  </w:rPrChange>
                </w:rPr>
                <w:t>Bài viết</w:t>
              </w:r>
            </w:ins>
          </w:p>
        </w:tc>
        <w:tc>
          <w:tcPr>
            <w:tcW w:w="693" w:type="dxa"/>
            <w:vAlign w:val="center"/>
          </w:tcPr>
          <w:p w14:paraId="6D11BA7E" w14:textId="6D0A12D7" w:rsidR="004B4E92" w:rsidRPr="00EF77B8" w:rsidRDefault="004B4E92">
            <w:pPr>
              <w:spacing w:after="0" w:line="276" w:lineRule="auto"/>
              <w:jc w:val="center"/>
              <w:rPr>
                <w:ins w:id="1119" w:author="Tien Nguyen" w:date="2026-04-23T20:51:00Z"/>
                <w:rFonts w:ascii="Times New Roman" w:hAnsi="Times New Roman"/>
                <w:sz w:val="20"/>
                <w:szCs w:val="20"/>
                <w:lang w:val="vi-VN" w:eastAsia="x-none"/>
                <w:rPrChange w:id="1120" w:author="Nguyet Nguyen (Senior Legal Executive)" w:date="2026-05-05T09:59:00Z">
                  <w:rPr>
                    <w:ins w:id="1121" w:author="Tien Nguyen" w:date="2026-04-23T20:51:00Z"/>
                    <w:rFonts w:ascii="Times New Roman" w:hAnsi="Times New Roman"/>
                    <w:color w:val="45B0E1" w:themeColor="accent1" w:themeTint="99"/>
                    <w:sz w:val="24"/>
                    <w:szCs w:val="24"/>
                    <w:lang w:val="vi-VN" w:eastAsia="x-none"/>
                  </w:rPr>
                </w:rPrChange>
              </w:rPr>
              <w:pPrChange w:id="1122" w:author="Tien Nguyen" w:date="2026-04-23T21:17:00Z">
                <w:pPr>
                  <w:spacing w:after="0" w:line="276" w:lineRule="auto"/>
                </w:pPr>
              </w:pPrChange>
            </w:pPr>
            <w:ins w:id="1123" w:author="Tien Nguyen" w:date="2026-04-23T21:16:00Z">
              <w:r w:rsidRPr="00EF77B8">
                <w:rPr>
                  <w:rFonts w:ascii="Times New Roman" w:hAnsi="Times New Roman"/>
                  <w:sz w:val="20"/>
                  <w:szCs w:val="20"/>
                  <w:lang w:val="vi-VN" w:eastAsia="x-none"/>
                  <w:rPrChange w:id="1124" w:author="Nguyet Nguyen (Senior Legal Executive)" w:date="2026-05-05T09:59:00Z">
                    <w:rPr>
                      <w:rFonts w:ascii="Times New Roman" w:hAnsi="Times New Roman"/>
                      <w:color w:val="45B0E1" w:themeColor="accent1" w:themeTint="99"/>
                      <w:sz w:val="24"/>
                      <w:szCs w:val="24"/>
                      <w:lang w:val="vi-VN" w:eastAsia="x-none"/>
                    </w:rPr>
                  </w:rPrChange>
                </w:rPr>
                <w:t>30</w:t>
              </w:r>
            </w:ins>
          </w:p>
        </w:tc>
        <w:tc>
          <w:tcPr>
            <w:tcW w:w="720" w:type="dxa"/>
            <w:vAlign w:val="center"/>
          </w:tcPr>
          <w:p w14:paraId="454EAEFD" w14:textId="6985D91F" w:rsidR="004B4E92" w:rsidRPr="00EF77B8" w:rsidDel="00E67CBA" w:rsidRDefault="004B4E92">
            <w:pPr>
              <w:spacing w:after="0" w:line="276" w:lineRule="auto"/>
              <w:jc w:val="center"/>
              <w:rPr>
                <w:ins w:id="1125" w:author="Tien Nguyen" w:date="2026-04-22T17:06:00Z"/>
                <w:rFonts w:ascii="Times New Roman" w:hAnsi="Times New Roman"/>
                <w:sz w:val="20"/>
                <w:szCs w:val="20"/>
                <w:lang w:val="vi-VN" w:eastAsia="x-none"/>
                <w:rPrChange w:id="1126" w:author="Nguyet Nguyen (Senior Legal Executive)" w:date="2026-05-05T09:59:00Z">
                  <w:rPr>
                    <w:ins w:id="1127" w:author="Tien Nguyen" w:date="2026-04-22T17:06:00Z"/>
                    <w:rFonts w:ascii="Times New Roman" w:hAnsi="Times New Roman"/>
                    <w:color w:val="45B0E1" w:themeColor="accent1" w:themeTint="99"/>
                    <w:sz w:val="24"/>
                    <w:szCs w:val="24"/>
                    <w:lang w:val="x-none" w:eastAsia="x-none"/>
                  </w:rPr>
                </w:rPrChange>
              </w:rPr>
              <w:pPrChange w:id="1128" w:author="Tien Nguyen" w:date="2026-04-23T21:17:00Z">
                <w:pPr>
                  <w:spacing w:after="0" w:line="276" w:lineRule="auto"/>
                </w:pPr>
              </w:pPrChange>
            </w:pPr>
          </w:p>
        </w:tc>
        <w:tc>
          <w:tcPr>
            <w:tcW w:w="1321" w:type="dxa"/>
            <w:vAlign w:val="center"/>
          </w:tcPr>
          <w:p w14:paraId="769BFBD8" w14:textId="3B4FD7C1" w:rsidR="004B4E92" w:rsidRPr="00EF77B8" w:rsidDel="00E67CBA" w:rsidRDefault="004B4E92" w:rsidP="00EF77B8">
            <w:pPr>
              <w:spacing w:after="0" w:line="276" w:lineRule="auto"/>
              <w:jc w:val="right"/>
              <w:rPr>
                <w:ins w:id="1129" w:author="Tien Nguyen" w:date="2026-04-22T17:06:00Z"/>
                <w:rFonts w:ascii="Times New Roman" w:hAnsi="Times New Roman"/>
                <w:sz w:val="20"/>
                <w:szCs w:val="20"/>
                <w:lang w:val="vi-VN" w:eastAsia="x-none"/>
                <w:rPrChange w:id="1130" w:author="Nguyet Nguyen (Senior Legal Executive)" w:date="2026-05-05T09:59:00Z">
                  <w:rPr>
                    <w:ins w:id="1131" w:author="Tien Nguyen" w:date="2026-04-22T17:06:00Z"/>
                    <w:rFonts w:ascii="Times New Roman" w:hAnsi="Times New Roman"/>
                    <w:color w:val="45B0E1" w:themeColor="accent1" w:themeTint="99"/>
                    <w:sz w:val="24"/>
                    <w:szCs w:val="24"/>
                    <w:lang w:val="x-none" w:eastAsia="x-none"/>
                  </w:rPr>
                </w:rPrChange>
              </w:rPr>
              <w:pPrChange w:id="1132" w:author="Nguyet Nguyen (Senior Legal Executive)" w:date="2026-05-05T10:02:00Z">
                <w:pPr>
                  <w:spacing w:after="0" w:line="276" w:lineRule="auto"/>
                </w:pPr>
              </w:pPrChange>
            </w:pPr>
            <w:ins w:id="1133" w:author="Tien Nguyen" w:date="2026-04-22T17:20:00Z">
              <w:r w:rsidRPr="00EF77B8">
                <w:rPr>
                  <w:rFonts w:ascii="Times New Roman" w:hAnsi="Times New Roman"/>
                  <w:sz w:val="20"/>
                  <w:szCs w:val="20"/>
                  <w:lang w:val="vi-VN" w:eastAsia="x-none"/>
                  <w:rPrChange w:id="1134" w:author="Nguyet Nguyen (Senior Legal Executive)" w:date="2026-05-05T09:59:00Z">
                    <w:rPr>
                      <w:rFonts w:ascii="Times New Roman" w:hAnsi="Times New Roman"/>
                      <w:color w:val="45B0E1" w:themeColor="accent1" w:themeTint="99"/>
                      <w:sz w:val="24"/>
                      <w:szCs w:val="24"/>
                      <w:lang w:val="vi-VN" w:eastAsia="x-none"/>
                    </w:rPr>
                  </w:rPrChange>
                </w:rPr>
                <w:t>2</w:t>
              </w:r>
            </w:ins>
            <w:ins w:id="1135" w:author="Tien Nguyen" w:date="2026-04-22T20:52:00Z">
              <w:r w:rsidRPr="00EF77B8">
                <w:rPr>
                  <w:rFonts w:ascii="Times New Roman" w:hAnsi="Times New Roman"/>
                  <w:sz w:val="20"/>
                  <w:szCs w:val="20"/>
                  <w:lang w:val="vi-VN" w:eastAsia="x-none"/>
                  <w:rPrChange w:id="1136" w:author="Nguyet Nguyen (Senior Legal Executive)" w:date="2026-05-05T09:59:00Z">
                    <w:rPr>
                      <w:rFonts w:ascii="Times New Roman" w:hAnsi="Times New Roman"/>
                      <w:color w:val="45B0E1" w:themeColor="accent1" w:themeTint="99"/>
                      <w:sz w:val="24"/>
                      <w:szCs w:val="24"/>
                      <w:lang w:val="vi-VN" w:eastAsia="x-none"/>
                    </w:rPr>
                  </w:rPrChange>
                </w:rPr>
                <w:t>.</w:t>
              </w:r>
            </w:ins>
            <w:ins w:id="1137" w:author="Tien Nguyen" w:date="2026-04-22T17:20:00Z">
              <w:r w:rsidRPr="00EF77B8">
                <w:rPr>
                  <w:rFonts w:ascii="Times New Roman" w:hAnsi="Times New Roman"/>
                  <w:sz w:val="20"/>
                  <w:szCs w:val="20"/>
                  <w:lang w:val="vi-VN" w:eastAsia="x-none"/>
                  <w:rPrChange w:id="1138" w:author="Nguyet Nguyen (Senior Legal Executive)" w:date="2026-05-05T09:59:00Z">
                    <w:rPr>
                      <w:rFonts w:ascii="Times New Roman" w:hAnsi="Times New Roman"/>
                      <w:color w:val="45B0E1" w:themeColor="accent1" w:themeTint="99"/>
                      <w:sz w:val="24"/>
                      <w:szCs w:val="24"/>
                      <w:lang w:val="vi-VN" w:eastAsia="x-none"/>
                    </w:rPr>
                  </w:rPrChange>
                </w:rPr>
                <w:t>000</w:t>
              </w:r>
            </w:ins>
            <w:ins w:id="1139" w:author="Tien Nguyen" w:date="2026-04-22T20:52:00Z">
              <w:r w:rsidRPr="00EF77B8">
                <w:rPr>
                  <w:rFonts w:ascii="Times New Roman" w:hAnsi="Times New Roman"/>
                  <w:sz w:val="20"/>
                  <w:szCs w:val="20"/>
                  <w:lang w:val="vi-VN" w:eastAsia="x-none"/>
                  <w:rPrChange w:id="1140" w:author="Nguyet Nguyen (Senior Legal Executive)" w:date="2026-05-05T09:59:00Z">
                    <w:rPr>
                      <w:rFonts w:ascii="Times New Roman" w:hAnsi="Times New Roman"/>
                      <w:color w:val="45B0E1" w:themeColor="accent1" w:themeTint="99"/>
                      <w:sz w:val="24"/>
                      <w:szCs w:val="24"/>
                      <w:lang w:val="vi-VN" w:eastAsia="x-none"/>
                    </w:rPr>
                  </w:rPrChange>
                </w:rPr>
                <w:t>.</w:t>
              </w:r>
            </w:ins>
            <w:ins w:id="1141" w:author="Tien Nguyen" w:date="2026-04-22T17:20:00Z">
              <w:r w:rsidRPr="00EF77B8">
                <w:rPr>
                  <w:rFonts w:ascii="Times New Roman" w:hAnsi="Times New Roman"/>
                  <w:sz w:val="20"/>
                  <w:szCs w:val="20"/>
                  <w:lang w:val="vi-VN" w:eastAsia="x-none"/>
                  <w:rPrChange w:id="1142"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vAlign w:val="center"/>
          </w:tcPr>
          <w:p w14:paraId="591988CD" w14:textId="158C25B2" w:rsidR="004B4E92" w:rsidRPr="00EF77B8" w:rsidDel="00E67CBA" w:rsidRDefault="004B4E92" w:rsidP="00EF77B8">
            <w:pPr>
              <w:spacing w:after="0" w:line="276" w:lineRule="auto"/>
              <w:jc w:val="right"/>
              <w:rPr>
                <w:ins w:id="1143" w:author="Tien Nguyen" w:date="2026-04-22T17:06:00Z"/>
                <w:rFonts w:ascii="Times New Roman" w:hAnsi="Times New Roman"/>
                <w:sz w:val="20"/>
                <w:szCs w:val="20"/>
                <w:lang w:val="vi-VN" w:eastAsia="x-none"/>
                <w:rPrChange w:id="1144" w:author="Nguyet Nguyen (Senior Legal Executive)" w:date="2026-05-05T09:59:00Z">
                  <w:rPr>
                    <w:ins w:id="1145" w:author="Tien Nguyen" w:date="2026-04-22T17:06:00Z"/>
                    <w:rFonts w:ascii="Times New Roman" w:hAnsi="Times New Roman"/>
                    <w:color w:val="45B0E1" w:themeColor="accent1" w:themeTint="99"/>
                    <w:sz w:val="24"/>
                    <w:szCs w:val="24"/>
                    <w:lang w:val="x-none" w:eastAsia="x-none"/>
                  </w:rPr>
                </w:rPrChange>
              </w:rPr>
              <w:pPrChange w:id="1146" w:author="Nguyet Nguyen (Senior Legal Executive)" w:date="2026-05-05T10:02:00Z">
                <w:pPr>
                  <w:spacing w:after="0" w:line="276" w:lineRule="auto"/>
                </w:pPr>
              </w:pPrChange>
            </w:pPr>
            <w:ins w:id="1147" w:author="Tien Nguyen" w:date="2026-04-22T20:22:00Z">
              <w:r w:rsidRPr="00EF77B8">
                <w:rPr>
                  <w:rFonts w:ascii="Times New Roman" w:hAnsi="Times New Roman"/>
                  <w:sz w:val="20"/>
                  <w:szCs w:val="20"/>
                  <w:lang w:val="vi-VN" w:eastAsia="x-none"/>
                  <w:rPrChange w:id="1148" w:author="Nguyet Nguyen (Senior Legal Executive)" w:date="2026-05-05T09:59:00Z">
                    <w:rPr>
                      <w:rFonts w:ascii="Times New Roman" w:hAnsi="Times New Roman"/>
                      <w:color w:val="45B0E1" w:themeColor="accent1" w:themeTint="99"/>
                      <w:sz w:val="24"/>
                      <w:szCs w:val="24"/>
                      <w:lang w:val="vi-VN" w:eastAsia="x-none"/>
                    </w:rPr>
                  </w:rPrChange>
                </w:rPr>
                <w:t>60</w:t>
              </w:r>
            </w:ins>
            <w:ins w:id="1149" w:author="Tien Nguyen" w:date="2026-04-22T20:52:00Z">
              <w:r w:rsidRPr="00EF77B8">
                <w:rPr>
                  <w:rFonts w:ascii="Times New Roman" w:hAnsi="Times New Roman"/>
                  <w:sz w:val="20"/>
                  <w:szCs w:val="20"/>
                  <w:lang w:val="vi-VN" w:eastAsia="x-none"/>
                  <w:rPrChange w:id="1150" w:author="Nguyet Nguyen (Senior Legal Executive)" w:date="2026-05-05T09:59:00Z">
                    <w:rPr>
                      <w:rFonts w:ascii="Times New Roman" w:hAnsi="Times New Roman"/>
                      <w:color w:val="45B0E1" w:themeColor="accent1" w:themeTint="99"/>
                      <w:sz w:val="24"/>
                      <w:szCs w:val="24"/>
                      <w:lang w:val="vi-VN" w:eastAsia="x-none"/>
                    </w:rPr>
                  </w:rPrChange>
                </w:rPr>
                <w:t>.</w:t>
              </w:r>
            </w:ins>
            <w:ins w:id="1151" w:author="Tien Nguyen" w:date="2026-04-22T20:22:00Z">
              <w:r w:rsidRPr="00EF77B8">
                <w:rPr>
                  <w:rFonts w:ascii="Times New Roman" w:hAnsi="Times New Roman"/>
                  <w:sz w:val="20"/>
                  <w:szCs w:val="20"/>
                  <w:lang w:val="vi-VN" w:eastAsia="x-none"/>
                  <w:rPrChange w:id="1152" w:author="Nguyet Nguyen (Senior Legal Executive)" w:date="2026-05-05T09:59:00Z">
                    <w:rPr>
                      <w:rFonts w:ascii="Times New Roman" w:hAnsi="Times New Roman"/>
                      <w:color w:val="45B0E1" w:themeColor="accent1" w:themeTint="99"/>
                      <w:sz w:val="24"/>
                      <w:szCs w:val="24"/>
                      <w:lang w:val="vi-VN" w:eastAsia="x-none"/>
                    </w:rPr>
                  </w:rPrChange>
                </w:rPr>
                <w:t>000</w:t>
              </w:r>
            </w:ins>
            <w:ins w:id="1153" w:author="Tien Nguyen" w:date="2026-04-22T20:52:00Z">
              <w:r w:rsidRPr="00EF77B8">
                <w:rPr>
                  <w:rFonts w:ascii="Times New Roman" w:hAnsi="Times New Roman"/>
                  <w:sz w:val="20"/>
                  <w:szCs w:val="20"/>
                  <w:lang w:val="vi-VN" w:eastAsia="x-none"/>
                  <w:rPrChange w:id="1154" w:author="Nguyet Nguyen (Senior Legal Executive)" w:date="2026-05-05T09:59:00Z">
                    <w:rPr>
                      <w:rFonts w:ascii="Times New Roman" w:hAnsi="Times New Roman"/>
                      <w:color w:val="45B0E1" w:themeColor="accent1" w:themeTint="99"/>
                      <w:sz w:val="24"/>
                      <w:szCs w:val="24"/>
                      <w:lang w:val="vi-VN" w:eastAsia="x-none"/>
                    </w:rPr>
                  </w:rPrChange>
                </w:rPr>
                <w:t>.</w:t>
              </w:r>
            </w:ins>
            <w:ins w:id="1155" w:author="Tien Nguyen" w:date="2026-04-22T20:22:00Z">
              <w:r w:rsidRPr="00EF77B8">
                <w:rPr>
                  <w:rFonts w:ascii="Times New Roman" w:hAnsi="Times New Roman"/>
                  <w:sz w:val="20"/>
                  <w:szCs w:val="20"/>
                  <w:lang w:val="vi-VN" w:eastAsia="x-none"/>
                  <w:rPrChange w:id="1156"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43A1F9B6" w14:textId="77777777" w:rsidR="004B4E92" w:rsidRPr="00EF77B8" w:rsidDel="00E67CBA" w:rsidRDefault="004B4E92" w:rsidP="004B4E92">
            <w:pPr>
              <w:spacing w:after="0" w:line="276" w:lineRule="auto"/>
              <w:rPr>
                <w:ins w:id="1157" w:author="Tien Nguyen" w:date="2026-04-22T17:06:00Z"/>
                <w:rFonts w:ascii="Times New Roman" w:hAnsi="Times New Roman"/>
                <w:sz w:val="20"/>
                <w:szCs w:val="20"/>
                <w:lang w:val="x-none" w:eastAsia="x-none"/>
                <w:rPrChange w:id="1158" w:author="Nguyet Nguyen (Senior Legal Executive)" w:date="2026-05-05T09:59:00Z">
                  <w:rPr>
                    <w:ins w:id="1159"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06336D33" w14:textId="77777777" w:rsidTr="00EF77B8">
        <w:trPr>
          <w:ins w:id="1160" w:author="Tien Nguyen" w:date="2026-04-22T17:06:00Z"/>
        </w:trPr>
        <w:tc>
          <w:tcPr>
            <w:tcW w:w="540" w:type="dxa"/>
          </w:tcPr>
          <w:p w14:paraId="654BD68F" w14:textId="77777777" w:rsidR="004B4E92" w:rsidRPr="00EF77B8" w:rsidRDefault="004B4E92" w:rsidP="004B4E92">
            <w:pPr>
              <w:spacing w:after="0" w:line="276" w:lineRule="auto"/>
              <w:jc w:val="center"/>
              <w:rPr>
                <w:ins w:id="1161" w:author="Tien Nguyen" w:date="2026-04-22T17:06:00Z"/>
                <w:rFonts w:ascii="Times New Roman" w:hAnsi="Times New Roman"/>
                <w:sz w:val="20"/>
                <w:szCs w:val="20"/>
                <w:rPrChange w:id="1162" w:author="Nguyet Nguyen (Senior Legal Executive)" w:date="2026-05-05T09:59:00Z">
                  <w:rPr>
                    <w:ins w:id="1163" w:author="Tien Nguyen" w:date="2026-04-22T17:06:00Z"/>
                    <w:rFonts w:ascii="Times New Roman" w:hAnsi="Times New Roman"/>
                    <w:sz w:val="24"/>
                    <w:szCs w:val="24"/>
                  </w:rPr>
                </w:rPrChange>
              </w:rPr>
            </w:pPr>
          </w:p>
        </w:tc>
        <w:tc>
          <w:tcPr>
            <w:tcW w:w="1530" w:type="dxa"/>
          </w:tcPr>
          <w:p w14:paraId="29731D8B" w14:textId="6BAE4664" w:rsidR="004B4E92" w:rsidRPr="00EF77B8" w:rsidDel="00E67CBA" w:rsidRDefault="004B4E92" w:rsidP="004B4E92">
            <w:pPr>
              <w:spacing w:after="0" w:line="276" w:lineRule="auto"/>
              <w:rPr>
                <w:ins w:id="1164" w:author="Tien Nguyen" w:date="2026-04-22T17:06:00Z"/>
                <w:rFonts w:ascii="Times New Roman" w:hAnsi="Times New Roman"/>
                <w:sz w:val="20"/>
                <w:szCs w:val="20"/>
                <w:lang w:val="x-none" w:eastAsia="x-none"/>
                <w:rPrChange w:id="1165" w:author="Nguyet Nguyen (Senior Legal Executive)" w:date="2026-05-05T09:59:00Z">
                  <w:rPr>
                    <w:ins w:id="1166" w:author="Tien Nguyen" w:date="2026-04-22T17:06:00Z"/>
                    <w:rFonts w:ascii="Times New Roman" w:hAnsi="Times New Roman"/>
                    <w:color w:val="45B0E1" w:themeColor="accent1" w:themeTint="99"/>
                    <w:sz w:val="24"/>
                    <w:szCs w:val="24"/>
                    <w:lang w:val="x-none" w:eastAsia="x-none"/>
                  </w:rPr>
                </w:rPrChange>
              </w:rPr>
            </w:pPr>
            <w:ins w:id="1167" w:author="Tien Nguyen" w:date="2026-04-22T17:21:00Z">
              <w:r w:rsidRPr="00EF77B8">
                <w:rPr>
                  <w:rFonts w:ascii="Times New Roman" w:hAnsi="Times New Roman"/>
                  <w:sz w:val="20"/>
                  <w:szCs w:val="20"/>
                  <w:rPrChange w:id="1168" w:author="Nguyet Nguyen (Senior Legal Executive)" w:date="2026-05-05T09:59:00Z">
                    <w:rPr/>
                  </w:rPrChange>
                </w:rPr>
                <w:t>Quản lý cộng đồng &amp; xác nhận tham dự (RSVP)</w:t>
              </w:r>
            </w:ins>
          </w:p>
        </w:tc>
        <w:tc>
          <w:tcPr>
            <w:tcW w:w="2658" w:type="dxa"/>
          </w:tcPr>
          <w:p w14:paraId="5F89CA03" w14:textId="77777777" w:rsidR="004B4E92" w:rsidRPr="00EF77B8" w:rsidRDefault="004B4E92" w:rsidP="004B4E92">
            <w:pPr>
              <w:spacing w:after="0" w:line="276" w:lineRule="auto"/>
              <w:rPr>
                <w:ins w:id="1169" w:author="Tien Nguyen" w:date="2026-04-22T17:22:00Z"/>
                <w:rFonts w:ascii="Times New Roman" w:hAnsi="Times New Roman"/>
                <w:sz w:val="20"/>
                <w:szCs w:val="20"/>
                <w:rPrChange w:id="1170" w:author="Nguyet Nguyen (Senior Legal Executive)" w:date="2026-05-05T09:59:00Z">
                  <w:rPr>
                    <w:ins w:id="1171" w:author="Tien Nguyen" w:date="2026-04-22T17:22:00Z"/>
                  </w:rPr>
                </w:rPrChange>
              </w:rPr>
            </w:pPr>
            <w:ins w:id="1172" w:author="Tien Nguyen" w:date="2026-04-22T17:22:00Z">
              <w:r w:rsidRPr="00EF77B8">
                <w:rPr>
                  <w:rFonts w:ascii="Times New Roman" w:hAnsi="Times New Roman"/>
                  <w:sz w:val="20"/>
                  <w:szCs w:val="20"/>
                  <w:lang w:val="vi-VN"/>
                  <w:rPrChange w:id="1173" w:author="Nguyet Nguyen (Senior Legal Executive)" w:date="2026-05-05T09:59:00Z">
                    <w:rPr>
                      <w:lang w:val="vi-VN"/>
                    </w:rPr>
                  </w:rPrChange>
                </w:rPr>
                <w:t xml:space="preserve">- </w:t>
              </w:r>
              <w:r w:rsidRPr="00EF77B8">
                <w:rPr>
                  <w:rFonts w:ascii="Times New Roman" w:hAnsi="Times New Roman"/>
                  <w:sz w:val="20"/>
                  <w:szCs w:val="20"/>
                  <w:rPrChange w:id="1174" w:author="Nguyet Nguyen (Senior Legal Executive)" w:date="2026-05-05T09:59:00Z">
                    <w:rPr/>
                  </w:rPrChange>
                </w:rPr>
                <w:t>Quản lý tin nhắn &amp; bình luận</w:t>
              </w:r>
            </w:ins>
          </w:p>
          <w:p w14:paraId="0B1B7D26" w14:textId="77777777" w:rsidR="004B4E92" w:rsidRPr="00EF77B8" w:rsidRDefault="004B4E92" w:rsidP="004B4E92">
            <w:pPr>
              <w:spacing w:after="0" w:line="240" w:lineRule="auto"/>
              <w:rPr>
                <w:ins w:id="1175" w:author="Tien Nguyen" w:date="2026-04-22T17:23:00Z"/>
                <w:rFonts w:ascii="Times New Roman" w:hAnsi="Times New Roman"/>
                <w:sz w:val="20"/>
                <w:szCs w:val="20"/>
                <w:rPrChange w:id="1176" w:author="Nguyet Nguyen (Senior Legal Executive)" w:date="2026-05-05T09:59:00Z">
                  <w:rPr>
                    <w:ins w:id="1177" w:author="Tien Nguyen" w:date="2026-04-22T17:23:00Z"/>
                    <w:rFonts w:hAnsi="Symbol"/>
                  </w:rPr>
                </w:rPrChange>
              </w:rPr>
            </w:pPr>
            <w:ins w:id="1178" w:author="Tien Nguyen" w:date="2026-04-22T17:22:00Z">
              <w:r w:rsidRPr="00EF77B8">
                <w:rPr>
                  <w:rFonts w:ascii="Times New Roman" w:hAnsi="Times New Roman"/>
                  <w:sz w:val="20"/>
                  <w:szCs w:val="20"/>
                  <w:lang w:val="vi-VN"/>
                  <w:rPrChange w:id="1179" w:author="Nguyet Nguyen (Senior Legal Executive)" w:date="2026-05-05T09:59:00Z">
                    <w:rPr>
                      <w:lang w:val="vi-VN"/>
                    </w:rPr>
                  </w:rPrChange>
                </w:rPr>
                <w:t xml:space="preserve">- </w:t>
              </w:r>
              <w:r w:rsidRPr="00EF77B8">
                <w:rPr>
                  <w:rFonts w:ascii="Times New Roman" w:hAnsi="Times New Roman"/>
                  <w:sz w:val="20"/>
                  <w:szCs w:val="20"/>
                  <w:rPrChange w:id="1180" w:author="Nguyet Nguyen (Senior Legal Executive)" w:date="2026-05-05T09:59:00Z">
                    <w:rPr/>
                  </w:rPrChange>
                </w:rPr>
                <w:t>Vận hành hệ thống đăng ký/xác nhận tham dự</w:t>
              </w:r>
            </w:ins>
            <w:ins w:id="1181" w:author="Tien Nguyen" w:date="2026-04-22T17:23:00Z">
              <w:r w:rsidRPr="00EF77B8">
                <w:rPr>
                  <w:rFonts w:ascii="Times New Roman" w:hAnsi="Times New Roman"/>
                  <w:sz w:val="20"/>
                  <w:szCs w:val="20"/>
                  <w:lang w:val="vi-VN"/>
                  <w:rPrChange w:id="1182" w:author="Nguyet Nguyen (Senior Legal Executive)" w:date="2026-05-05T09:59:00Z">
                    <w:rPr>
                      <w:lang w:val="vi-VN"/>
                    </w:rPr>
                  </w:rPrChange>
                </w:rPr>
                <w:t xml:space="preserve">: </w:t>
              </w:r>
            </w:ins>
          </w:p>
          <w:p w14:paraId="7E1CF535" w14:textId="51494380" w:rsidR="004B4E92" w:rsidRPr="00A46EF4" w:rsidRDefault="004B4E92" w:rsidP="004B4E92">
            <w:pPr>
              <w:spacing w:after="0" w:line="240" w:lineRule="auto"/>
              <w:rPr>
                <w:ins w:id="1183" w:author="Tien Nguyen" w:date="2026-04-22T17:23:00Z"/>
                <w:rFonts w:ascii="Times New Roman" w:hAnsi="Times New Roman"/>
                <w:b/>
                <w:bCs/>
                <w:sz w:val="20"/>
                <w:szCs w:val="20"/>
                <w:highlight w:val="green"/>
                <w:rPrChange w:id="1184" w:author="Nguyet Nguyen (Senior Legal Executive)" w:date="2026-05-05T11:29:00Z">
                  <w:rPr>
                    <w:ins w:id="1185" w:author="Tien Nguyen" w:date="2026-04-22T17:23:00Z"/>
                    <w:sz w:val="24"/>
                    <w:szCs w:val="24"/>
                  </w:rPr>
                </w:rPrChange>
              </w:rPr>
            </w:pPr>
            <w:ins w:id="1186" w:author="Tien Nguyen" w:date="2026-04-22T17:23:00Z">
              <w:r w:rsidRPr="00EF77B8">
                <w:rPr>
                  <w:rFonts w:ascii="Times New Roman" w:hAnsi="Times New Roman"/>
                  <w:b/>
                  <w:bCs/>
                  <w:sz w:val="20"/>
                  <w:szCs w:val="20"/>
                  <w:lang w:val="vi-VN"/>
                  <w:rPrChange w:id="1187" w:author="Nguyet Nguyen (Senior Legal Executive)" w:date="2026-05-05T09:59:00Z">
                    <w:rPr>
                      <w:lang w:val="vi-VN"/>
                    </w:rPr>
                  </w:rPrChange>
                </w:rPr>
                <w:t xml:space="preserve">+ </w:t>
              </w:r>
              <w:r w:rsidRPr="00EF77B8">
                <w:rPr>
                  <w:rFonts w:ascii="Times New Roman" w:hAnsi="Times New Roman"/>
                  <w:b/>
                  <w:bCs/>
                  <w:sz w:val="20"/>
                  <w:szCs w:val="20"/>
                  <w:rPrChange w:id="1188" w:author="Nguyet Nguyen (Senior Legal Executive)" w:date="2026-05-05T09:59:00Z">
                    <w:rPr/>
                  </w:rPrChange>
                </w:rPr>
                <w:t xml:space="preserve"> </w:t>
              </w:r>
              <w:r w:rsidRPr="00A46EF4">
                <w:rPr>
                  <w:rStyle w:val="Strong"/>
                  <w:rFonts w:ascii="Times New Roman" w:hAnsi="Times New Roman"/>
                  <w:b w:val="0"/>
                  <w:sz w:val="20"/>
                  <w:szCs w:val="20"/>
                  <w:highlight w:val="green"/>
                  <w:rPrChange w:id="1189" w:author="Nguyet Nguyen (Senior Legal Executive)" w:date="2026-05-05T11:29:00Z">
                    <w:rPr>
                      <w:rStyle w:val="Strong"/>
                    </w:rPr>
                  </w:rPrChange>
                </w:rPr>
                <w:t>Shakeout Run (</w:t>
              </w:r>
              <w:r w:rsidRPr="00A46EF4">
                <w:rPr>
                  <w:rFonts w:ascii="Times New Roman" w:hAnsi="Times New Roman"/>
                  <w:b/>
                  <w:bCs/>
                  <w:sz w:val="20"/>
                  <w:szCs w:val="20"/>
                  <w:highlight w:val="green"/>
                  <w:rPrChange w:id="1190" w:author="Nguyet Nguyen (Senior Legal Executive)" w:date="2026-05-05T11:29:00Z">
                    <w:rPr/>
                  </w:rPrChange>
                </w:rPr>
                <w:t xml:space="preserve"> </w:t>
              </w:r>
              <w:r w:rsidRPr="00A46EF4">
                <w:rPr>
                  <w:rFonts w:ascii="Times New Roman" w:hAnsi="Times New Roman"/>
                  <w:sz w:val="20"/>
                  <w:szCs w:val="20"/>
                  <w:highlight w:val="green"/>
                  <w:rPrChange w:id="1191" w:author="Nguyet Nguyen (Senior Legal Executive)" w:date="2026-05-05T11:29:00Z">
                    <w:rPr/>
                  </w:rPrChange>
                </w:rPr>
                <w:t>(300 người)</w:t>
              </w:r>
              <w:r w:rsidRPr="00A46EF4">
                <w:rPr>
                  <w:rFonts w:ascii="Times New Roman" w:hAnsi="Times New Roman"/>
                  <w:b/>
                  <w:bCs/>
                  <w:sz w:val="20"/>
                  <w:szCs w:val="20"/>
                  <w:highlight w:val="green"/>
                  <w:rPrChange w:id="1192" w:author="Nguyet Nguyen (Senior Legal Executive)" w:date="2026-05-05T11:29:00Z">
                    <w:rPr/>
                  </w:rPrChange>
                </w:rPr>
                <w:t xml:space="preserve"> </w:t>
              </w:r>
            </w:ins>
          </w:p>
          <w:p w14:paraId="4616EF0D" w14:textId="77777777" w:rsidR="004B4E92" w:rsidRPr="00EF77B8" w:rsidRDefault="004B4E92" w:rsidP="004B4E92">
            <w:pPr>
              <w:spacing w:after="0" w:line="276" w:lineRule="auto"/>
              <w:rPr>
                <w:ins w:id="1193" w:author="Tien Nguyen" w:date="2026-04-22T17:24:00Z"/>
                <w:rStyle w:val="Strong"/>
                <w:rFonts w:ascii="Times New Roman" w:hAnsi="Times New Roman"/>
                <w:b w:val="0"/>
                <w:sz w:val="20"/>
                <w:szCs w:val="20"/>
                <w:lang w:val="vi-VN"/>
                <w:rPrChange w:id="1194" w:author="Nguyet Nguyen (Senior Legal Executive)" w:date="2026-05-05T09:59:00Z">
                  <w:rPr>
                    <w:ins w:id="1195" w:author="Tien Nguyen" w:date="2026-04-22T17:24:00Z"/>
                    <w:rStyle w:val="Strong"/>
                    <w:b w:val="0"/>
                    <w:lang w:val="vi-VN"/>
                  </w:rPr>
                </w:rPrChange>
              </w:rPr>
            </w:pPr>
            <w:ins w:id="1196" w:author="Tien Nguyen" w:date="2026-04-22T17:23:00Z">
              <w:r w:rsidRPr="00A46EF4">
                <w:rPr>
                  <w:rFonts w:ascii="Times New Roman" w:hAnsi="Times New Roman"/>
                  <w:b/>
                  <w:bCs/>
                  <w:sz w:val="20"/>
                  <w:szCs w:val="20"/>
                  <w:highlight w:val="green"/>
                  <w:lang w:val="vi-VN"/>
                  <w:rPrChange w:id="1197" w:author="Nguyet Nguyen (Senior Legal Executive)" w:date="2026-05-05T11:29:00Z">
                    <w:rPr>
                      <w:rFonts w:hAnsi="Symbol"/>
                      <w:b/>
                      <w:bCs/>
                      <w:lang w:val="vi-VN"/>
                    </w:rPr>
                  </w:rPrChange>
                </w:rPr>
                <w:t xml:space="preserve">+ </w:t>
              </w:r>
              <w:r w:rsidRPr="00A46EF4">
                <w:rPr>
                  <w:rStyle w:val="Strong"/>
                  <w:rFonts w:ascii="Times New Roman" w:hAnsi="Times New Roman"/>
                  <w:b w:val="0"/>
                  <w:sz w:val="20"/>
                  <w:szCs w:val="20"/>
                  <w:highlight w:val="green"/>
                  <w:rPrChange w:id="1198" w:author="Nguyet Nguyen (Senior Legal Executive)" w:date="2026-05-05T11:29:00Z">
                    <w:rPr>
                      <w:rStyle w:val="Strong"/>
                    </w:rPr>
                  </w:rPrChange>
                </w:rPr>
                <w:t xml:space="preserve">Relay Run </w:t>
              </w:r>
              <w:r w:rsidRPr="00A46EF4">
                <w:rPr>
                  <w:rStyle w:val="Strong"/>
                  <w:rFonts w:ascii="Times New Roman" w:hAnsi="Times New Roman"/>
                  <w:b w:val="0"/>
                  <w:sz w:val="20"/>
                  <w:szCs w:val="20"/>
                  <w:highlight w:val="green"/>
                  <w:lang w:val="vi-VN"/>
                  <w:rPrChange w:id="1199" w:author="Nguyet Nguyen (Senior Legal Executive)" w:date="2026-05-05T11:29:00Z">
                    <w:rPr>
                      <w:rStyle w:val="Strong"/>
                      <w:lang w:val="vi-VN"/>
                    </w:rPr>
                  </w:rPrChange>
                </w:rPr>
                <w:t>(18 đội)</w:t>
              </w:r>
            </w:ins>
          </w:p>
          <w:p w14:paraId="3B1F57DF" w14:textId="49FE7CE6" w:rsidR="004B4E92" w:rsidRPr="00EF77B8" w:rsidDel="00A71CBF" w:rsidRDefault="004B4E92" w:rsidP="004B4E92">
            <w:pPr>
              <w:spacing w:after="0" w:line="276" w:lineRule="auto"/>
              <w:rPr>
                <w:ins w:id="1200" w:author="Tien Nguyen" w:date="2026-04-22T17:24:00Z"/>
                <w:del w:id="1201" w:author="Nguyet Nguyen (Senior Legal Executive) " w:date="2026-05-05T11:55:00Z"/>
                <w:rStyle w:val="Strong"/>
                <w:rFonts w:ascii="Times New Roman" w:hAnsi="Times New Roman"/>
                <w:b w:val="0"/>
                <w:sz w:val="20"/>
                <w:szCs w:val="20"/>
                <w:lang w:val="vi-VN"/>
                <w:rPrChange w:id="1202" w:author="Nguyet Nguyen (Senior Legal Executive)" w:date="2026-05-05T09:59:00Z">
                  <w:rPr>
                    <w:ins w:id="1203" w:author="Tien Nguyen" w:date="2026-04-22T17:24:00Z"/>
                    <w:del w:id="1204" w:author="Nguyet Nguyen (Senior Legal Executive) " w:date="2026-05-05T11:55:00Z"/>
                    <w:rStyle w:val="Strong"/>
                    <w:b w:val="0"/>
                    <w:lang w:val="vi-VN"/>
                  </w:rPr>
                </w:rPrChange>
              </w:rPr>
            </w:pPr>
            <w:ins w:id="1205" w:author="Tien Nguyen" w:date="2026-04-22T17:24:00Z">
              <w:r w:rsidRPr="00EF77B8">
                <w:rPr>
                  <w:rFonts w:ascii="Times New Roman" w:hAnsi="Times New Roman"/>
                  <w:sz w:val="20"/>
                  <w:szCs w:val="20"/>
                  <w:lang w:val="vi-VN"/>
                  <w:rPrChange w:id="1206" w:author="Nguyet Nguyen (Senior Legal Executive)" w:date="2026-05-05T09:59:00Z">
                    <w:rPr>
                      <w:b/>
                      <w:bCs/>
                      <w:lang w:val="vi-VN"/>
                    </w:rPr>
                  </w:rPrChange>
                </w:rPr>
                <w:t xml:space="preserve">- </w:t>
              </w:r>
              <w:r w:rsidRPr="00EF77B8">
                <w:rPr>
                  <w:rFonts w:ascii="Times New Roman" w:hAnsi="Times New Roman"/>
                  <w:sz w:val="20"/>
                  <w:szCs w:val="20"/>
                  <w:rPrChange w:id="1207" w:author="Nguyet Nguyen (Senior Legal Executive)" w:date="2026-05-05T09:59:00Z">
                    <w:rPr/>
                  </w:rPrChange>
                </w:rPr>
                <w:t>Theo dõi &amp; quản lý dữ liệu người tham gia</w:t>
              </w:r>
            </w:ins>
          </w:p>
          <w:p w14:paraId="40411F0F" w14:textId="7FDC0951" w:rsidR="004B4E92" w:rsidRPr="00A71CBF" w:rsidDel="00E67CBA" w:rsidRDefault="004B4E92" w:rsidP="00A71CBF">
            <w:pPr>
              <w:spacing w:after="0" w:line="276" w:lineRule="auto"/>
              <w:rPr>
                <w:ins w:id="1208" w:author="Tien Nguyen" w:date="2026-04-22T17:06:00Z"/>
                <w:sz w:val="20"/>
                <w:szCs w:val="20"/>
                <w:lang w:val="vi-VN"/>
                <w:rPrChange w:id="1209" w:author="Nguyet Nguyen (Senior Legal Executive) " w:date="2026-05-05T11:55:00Z">
                  <w:rPr>
                    <w:ins w:id="1210" w:author="Tien Nguyen" w:date="2026-04-22T17:06:00Z"/>
                    <w:rFonts w:ascii="Times New Roman" w:hAnsi="Times New Roman"/>
                    <w:color w:val="45B0E1" w:themeColor="accent1" w:themeTint="99"/>
                    <w:sz w:val="24"/>
                    <w:szCs w:val="24"/>
                    <w:lang w:val="x-none" w:eastAsia="x-none"/>
                  </w:rPr>
                </w:rPrChange>
              </w:rPr>
              <w:pPrChange w:id="1211" w:author="Nguyet Nguyen (Senior Legal Executive) " w:date="2026-05-05T11:55:00Z">
                <w:pPr>
                  <w:spacing w:after="0" w:line="276" w:lineRule="auto"/>
                </w:pPr>
              </w:pPrChange>
            </w:pPr>
          </w:p>
        </w:tc>
        <w:tc>
          <w:tcPr>
            <w:tcW w:w="818" w:type="dxa"/>
            <w:vAlign w:val="center"/>
          </w:tcPr>
          <w:p w14:paraId="1D5159D1" w14:textId="3E5BB576" w:rsidR="004B4E92" w:rsidRPr="00EF77B8" w:rsidDel="00E67CBA" w:rsidRDefault="004B4E92">
            <w:pPr>
              <w:spacing w:after="0" w:line="276" w:lineRule="auto"/>
              <w:jc w:val="center"/>
              <w:rPr>
                <w:ins w:id="1212" w:author="Tien Nguyen" w:date="2026-04-22T17:06:00Z"/>
                <w:rFonts w:ascii="Times New Roman" w:hAnsi="Times New Roman"/>
                <w:sz w:val="20"/>
                <w:szCs w:val="20"/>
                <w:lang w:val="vi-VN" w:eastAsia="x-none"/>
                <w:rPrChange w:id="1213" w:author="Nguyet Nguyen (Senior Legal Executive)" w:date="2026-05-05T09:59:00Z">
                  <w:rPr>
                    <w:ins w:id="1214" w:author="Tien Nguyen" w:date="2026-04-22T17:06:00Z"/>
                    <w:rFonts w:ascii="Times New Roman" w:hAnsi="Times New Roman"/>
                    <w:color w:val="45B0E1" w:themeColor="accent1" w:themeTint="99"/>
                    <w:sz w:val="24"/>
                    <w:szCs w:val="24"/>
                    <w:lang w:val="x-none" w:eastAsia="x-none"/>
                  </w:rPr>
                </w:rPrChange>
              </w:rPr>
              <w:pPrChange w:id="1215" w:author="Tien Nguyen" w:date="2026-04-22T17:28:00Z">
                <w:pPr>
                  <w:spacing w:after="0" w:line="276" w:lineRule="auto"/>
                </w:pPr>
              </w:pPrChange>
            </w:pPr>
            <w:ins w:id="1216" w:author="Tien Nguyen" w:date="2026-04-22T17:24:00Z">
              <w:r w:rsidRPr="00EF77B8">
                <w:rPr>
                  <w:rFonts w:ascii="Times New Roman" w:hAnsi="Times New Roman"/>
                  <w:sz w:val="20"/>
                  <w:szCs w:val="20"/>
                  <w:lang w:val="vi-VN" w:eastAsia="x-none"/>
                  <w:rPrChange w:id="1217"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vAlign w:val="center"/>
          </w:tcPr>
          <w:p w14:paraId="2B8D67A4" w14:textId="0E67959F" w:rsidR="004B4E92" w:rsidRPr="00EF77B8" w:rsidRDefault="004B4E92" w:rsidP="004B4E92">
            <w:pPr>
              <w:spacing w:after="0" w:line="276" w:lineRule="auto"/>
              <w:jc w:val="center"/>
              <w:rPr>
                <w:ins w:id="1218" w:author="Tien Nguyen" w:date="2026-04-23T20:51:00Z"/>
                <w:rFonts w:ascii="Times New Roman" w:hAnsi="Times New Roman"/>
                <w:sz w:val="20"/>
                <w:szCs w:val="20"/>
                <w:lang w:val="vi-VN" w:eastAsia="x-none"/>
                <w:rPrChange w:id="1219" w:author="Nguyet Nguyen (Senior Legal Executive)" w:date="2026-05-05T09:59:00Z">
                  <w:rPr>
                    <w:ins w:id="1220" w:author="Tien Nguyen" w:date="2026-04-23T20:51:00Z"/>
                    <w:rFonts w:ascii="Times New Roman" w:hAnsi="Times New Roman"/>
                    <w:color w:val="45B0E1" w:themeColor="accent1" w:themeTint="99"/>
                    <w:sz w:val="24"/>
                    <w:szCs w:val="24"/>
                    <w:lang w:val="vi-VN" w:eastAsia="x-none"/>
                  </w:rPr>
                </w:rPrChange>
              </w:rPr>
            </w:pPr>
            <w:ins w:id="1221" w:author="Tien Nguyen" w:date="2026-04-23T21:17:00Z">
              <w:r w:rsidRPr="00EF77B8">
                <w:rPr>
                  <w:rFonts w:ascii="Times New Roman" w:hAnsi="Times New Roman"/>
                  <w:sz w:val="20"/>
                  <w:szCs w:val="20"/>
                  <w:lang w:val="vi-VN" w:eastAsia="x-none"/>
                  <w:rPrChange w:id="1222"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vAlign w:val="center"/>
          </w:tcPr>
          <w:p w14:paraId="54EF78D2" w14:textId="697EB4F3" w:rsidR="004B4E92" w:rsidRPr="00EF77B8" w:rsidDel="00E67CBA" w:rsidRDefault="004B4E92">
            <w:pPr>
              <w:spacing w:after="0" w:line="276" w:lineRule="auto"/>
              <w:jc w:val="center"/>
              <w:rPr>
                <w:ins w:id="1223" w:author="Tien Nguyen" w:date="2026-04-22T17:06:00Z"/>
                <w:rFonts w:ascii="Times New Roman" w:hAnsi="Times New Roman"/>
                <w:sz w:val="20"/>
                <w:szCs w:val="20"/>
                <w:lang w:val="vi-VN" w:eastAsia="x-none"/>
                <w:rPrChange w:id="1224" w:author="Nguyet Nguyen (Senior Legal Executive)" w:date="2026-05-05T09:59:00Z">
                  <w:rPr>
                    <w:ins w:id="1225" w:author="Tien Nguyen" w:date="2026-04-22T17:06:00Z"/>
                    <w:rFonts w:ascii="Times New Roman" w:hAnsi="Times New Roman"/>
                    <w:color w:val="45B0E1" w:themeColor="accent1" w:themeTint="99"/>
                    <w:sz w:val="24"/>
                    <w:szCs w:val="24"/>
                    <w:lang w:val="x-none" w:eastAsia="x-none"/>
                  </w:rPr>
                </w:rPrChange>
              </w:rPr>
              <w:pPrChange w:id="1226" w:author="Tien Nguyen" w:date="2026-04-22T17:28:00Z">
                <w:pPr>
                  <w:spacing w:after="0" w:line="276" w:lineRule="auto"/>
                </w:pPr>
              </w:pPrChange>
            </w:pPr>
          </w:p>
        </w:tc>
        <w:tc>
          <w:tcPr>
            <w:tcW w:w="1321" w:type="dxa"/>
            <w:vAlign w:val="center"/>
          </w:tcPr>
          <w:p w14:paraId="01FAFE96" w14:textId="347C0A13" w:rsidR="004B4E92" w:rsidRPr="00EF77B8" w:rsidDel="00E67CBA" w:rsidRDefault="004B4E92" w:rsidP="00EF77B8">
            <w:pPr>
              <w:spacing w:after="0" w:line="276" w:lineRule="auto"/>
              <w:jc w:val="right"/>
              <w:rPr>
                <w:ins w:id="1227" w:author="Tien Nguyen" w:date="2026-04-22T17:06:00Z"/>
                <w:rFonts w:ascii="Times New Roman" w:hAnsi="Times New Roman"/>
                <w:sz w:val="20"/>
                <w:szCs w:val="20"/>
                <w:lang w:val="vi-VN" w:eastAsia="x-none"/>
                <w:rPrChange w:id="1228" w:author="Nguyet Nguyen (Senior Legal Executive)" w:date="2026-05-05T09:59:00Z">
                  <w:rPr>
                    <w:ins w:id="1229" w:author="Tien Nguyen" w:date="2026-04-22T17:06:00Z"/>
                    <w:rFonts w:ascii="Times New Roman" w:hAnsi="Times New Roman"/>
                    <w:color w:val="45B0E1" w:themeColor="accent1" w:themeTint="99"/>
                    <w:sz w:val="24"/>
                    <w:szCs w:val="24"/>
                    <w:lang w:val="x-none" w:eastAsia="x-none"/>
                  </w:rPr>
                </w:rPrChange>
              </w:rPr>
              <w:pPrChange w:id="1230" w:author="Nguyet Nguyen (Senior Legal Executive)" w:date="2026-05-05T10:02:00Z">
                <w:pPr>
                  <w:spacing w:after="0" w:line="276" w:lineRule="auto"/>
                </w:pPr>
              </w:pPrChange>
            </w:pPr>
            <w:ins w:id="1231" w:author="Tien Nguyen" w:date="2026-04-23T00:10:00Z">
              <w:r w:rsidRPr="00EF77B8">
                <w:rPr>
                  <w:rFonts w:ascii="Times New Roman" w:hAnsi="Times New Roman"/>
                  <w:sz w:val="20"/>
                  <w:szCs w:val="20"/>
                  <w:lang w:val="vi-VN" w:eastAsia="x-none"/>
                  <w:rPrChange w:id="1232" w:author="Nguyet Nguyen (Senior Legal Executive)" w:date="2026-05-05T09:59:00Z">
                    <w:rPr>
                      <w:rFonts w:ascii="Times New Roman" w:hAnsi="Times New Roman"/>
                      <w:color w:val="45B0E1" w:themeColor="accent1" w:themeTint="99"/>
                      <w:sz w:val="24"/>
                      <w:szCs w:val="24"/>
                      <w:lang w:val="vi-VN" w:eastAsia="x-none"/>
                    </w:rPr>
                  </w:rPrChange>
                </w:rPr>
                <w:t>10.</w:t>
              </w:r>
            </w:ins>
            <w:ins w:id="1233" w:author="Tien Nguyen" w:date="2026-04-22T17:24:00Z">
              <w:r w:rsidRPr="00EF77B8">
                <w:rPr>
                  <w:rFonts w:ascii="Times New Roman" w:hAnsi="Times New Roman"/>
                  <w:sz w:val="20"/>
                  <w:szCs w:val="20"/>
                  <w:lang w:val="vi-VN" w:eastAsia="x-none"/>
                  <w:rPrChange w:id="1234" w:author="Nguyet Nguyen (Senior Legal Executive)" w:date="2026-05-05T09:59:00Z">
                    <w:rPr>
                      <w:rFonts w:ascii="Times New Roman" w:hAnsi="Times New Roman"/>
                      <w:color w:val="45B0E1" w:themeColor="accent1" w:themeTint="99"/>
                      <w:sz w:val="24"/>
                      <w:szCs w:val="24"/>
                      <w:lang w:val="vi-VN" w:eastAsia="x-none"/>
                    </w:rPr>
                  </w:rPrChange>
                </w:rPr>
                <w:t>000</w:t>
              </w:r>
            </w:ins>
            <w:ins w:id="1235" w:author="Tien Nguyen" w:date="2026-04-22T20:53:00Z">
              <w:r w:rsidRPr="00EF77B8">
                <w:rPr>
                  <w:rFonts w:ascii="Times New Roman" w:hAnsi="Times New Roman"/>
                  <w:sz w:val="20"/>
                  <w:szCs w:val="20"/>
                  <w:lang w:val="vi-VN" w:eastAsia="x-none"/>
                  <w:rPrChange w:id="1236" w:author="Nguyet Nguyen (Senior Legal Executive)" w:date="2026-05-05T09:59:00Z">
                    <w:rPr>
                      <w:rFonts w:ascii="Times New Roman" w:hAnsi="Times New Roman"/>
                      <w:color w:val="45B0E1" w:themeColor="accent1" w:themeTint="99"/>
                      <w:sz w:val="24"/>
                      <w:szCs w:val="24"/>
                      <w:lang w:val="vi-VN" w:eastAsia="x-none"/>
                    </w:rPr>
                  </w:rPrChange>
                </w:rPr>
                <w:t>.</w:t>
              </w:r>
            </w:ins>
            <w:ins w:id="1237" w:author="Tien Nguyen" w:date="2026-04-22T17:24:00Z">
              <w:r w:rsidRPr="00EF77B8">
                <w:rPr>
                  <w:rFonts w:ascii="Times New Roman" w:hAnsi="Times New Roman"/>
                  <w:sz w:val="20"/>
                  <w:szCs w:val="20"/>
                  <w:lang w:val="vi-VN" w:eastAsia="x-none"/>
                  <w:rPrChange w:id="1238"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vAlign w:val="center"/>
          </w:tcPr>
          <w:p w14:paraId="1505825B" w14:textId="1D31CFF7" w:rsidR="004B4E92" w:rsidRPr="00EF77B8" w:rsidDel="00E67CBA" w:rsidRDefault="004B4E92" w:rsidP="00EF77B8">
            <w:pPr>
              <w:spacing w:after="0" w:line="276" w:lineRule="auto"/>
              <w:jc w:val="right"/>
              <w:rPr>
                <w:ins w:id="1239" w:author="Tien Nguyen" w:date="2026-04-22T17:06:00Z"/>
                <w:rFonts w:ascii="Times New Roman" w:hAnsi="Times New Roman"/>
                <w:sz w:val="20"/>
                <w:szCs w:val="20"/>
                <w:lang w:val="vi-VN" w:eastAsia="x-none"/>
                <w:rPrChange w:id="1240" w:author="Nguyet Nguyen (Senior Legal Executive)" w:date="2026-05-05T09:59:00Z">
                  <w:rPr>
                    <w:ins w:id="1241" w:author="Tien Nguyen" w:date="2026-04-22T17:06:00Z"/>
                    <w:rFonts w:ascii="Times New Roman" w:hAnsi="Times New Roman"/>
                    <w:color w:val="45B0E1" w:themeColor="accent1" w:themeTint="99"/>
                    <w:sz w:val="24"/>
                    <w:szCs w:val="24"/>
                    <w:lang w:val="x-none" w:eastAsia="x-none"/>
                  </w:rPr>
                </w:rPrChange>
              </w:rPr>
              <w:pPrChange w:id="1242" w:author="Nguyet Nguyen (Senior Legal Executive)" w:date="2026-05-05T10:02:00Z">
                <w:pPr>
                  <w:spacing w:after="0" w:line="276" w:lineRule="auto"/>
                </w:pPr>
              </w:pPrChange>
            </w:pPr>
            <w:ins w:id="1243" w:author="Tien Nguyen" w:date="2026-04-22T17:27:00Z">
              <w:r w:rsidRPr="00EF77B8">
                <w:rPr>
                  <w:rFonts w:ascii="Times New Roman" w:hAnsi="Times New Roman"/>
                  <w:sz w:val="20"/>
                  <w:szCs w:val="20"/>
                  <w:lang w:val="vi-VN" w:eastAsia="x-none"/>
                  <w:rPrChange w:id="1244" w:author="Nguyet Nguyen (Senior Legal Executive)" w:date="2026-05-05T09:59:00Z">
                    <w:rPr>
                      <w:rFonts w:ascii="Times New Roman" w:hAnsi="Times New Roman"/>
                      <w:color w:val="45B0E1" w:themeColor="accent1" w:themeTint="99"/>
                      <w:sz w:val="24"/>
                      <w:szCs w:val="24"/>
                      <w:lang w:val="vi-VN" w:eastAsia="x-none"/>
                    </w:rPr>
                  </w:rPrChange>
                </w:rPr>
                <w:t>1</w:t>
              </w:r>
            </w:ins>
            <w:ins w:id="1245" w:author="Tien Nguyen" w:date="2026-04-23T00:10:00Z">
              <w:r w:rsidRPr="00EF77B8">
                <w:rPr>
                  <w:rFonts w:ascii="Times New Roman" w:hAnsi="Times New Roman"/>
                  <w:sz w:val="20"/>
                  <w:szCs w:val="20"/>
                  <w:lang w:val="vi-VN" w:eastAsia="x-none"/>
                  <w:rPrChange w:id="1246" w:author="Nguyet Nguyen (Senior Legal Executive)" w:date="2026-05-05T09:59:00Z">
                    <w:rPr>
                      <w:rFonts w:ascii="Times New Roman" w:hAnsi="Times New Roman"/>
                      <w:color w:val="45B0E1" w:themeColor="accent1" w:themeTint="99"/>
                      <w:sz w:val="24"/>
                      <w:szCs w:val="24"/>
                      <w:lang w:val="vi-VN" w:eastAsia="x-none"/>
                    </w:rPr>
                  </w:rPrChange>
                </w:rPr>
                <w:t>0</w:t>
              </w:r>
            </w:ins>
            <w:ins w:id="1247" w:author="Tien Nguyen" w:date="2026-04-22T20:53:00Z">
              <w:r w:rsidRPr="00EF77B8">
                <w:rPr>
                  <w:rFonts w:ascii="Times New Roman" w:hAnsi="Times New Roman"/>
                  <w:sz w:val="20"/>
                  <w:szCs w:val="20"/>
                  <w:lang w:val="vi-VN" w:eastAsia="x-none"/>
                  <w:rPrChange w:id="1248" w:author="Nguyet Nguyen (Senior Legal Executive)" w:date="2026-05-05T09:59:00Z">
                    <w:rPr>
                      <w:rFonts w:ascii="Times New Roman" w:hAnsi="Times New Roman"/>
                      <w:color w:val="45B0E1" w:themeColor="accent1" w:themeTint="99"/>
                      <w:sz w:val="24"/>
                      <w:szCs w:val="24"/>
                      <w:lang w:val="vi-VN" w:eastAsia="x-none"/>
                    </w:rPr>
                  </w:rPrChange>
                </w:rPr>
                <w:t>.</w:t>
              </w:r>
            </w:ins>
            <w:ins w:id="1249" w:author="Tien Nguyen" w:date="2026-04-22T17:27:00Z">
              <w:r w:rsidRPr="00EF77B8">
                <w:rPr>
                  <w:rFonts w:ascii="Times New Roman" w:hAnsi="Times New Roman"/>
                  <w:sz w:val="20"/>
                  <w:szCs w:val="20"/>
                  <w:lang w:val="vi-VN" w:eastAsia="x-none"/>
                  <w:rPrChange w:id="1250" w:author="Nguyet Nguyen (Senior Legal Executive)" w:date="2026-05-05T09:59:00Z">
                    <w:rPr>
                      <w:rFonts w:ascii="Times New Roman" w:hAnsi="Times New Roman"/>
                      <w:color w:val="45B0E1" w:themeColor="accent1" w:themeTint="99"/>
                      <w:sz w:val="24"/>
                      <w:szCs w:val="24"/>
                      <w:lang w:val="vi-VN" w:eastAsia="x-none"/>
                    </w:rPr>
                  </w:rPrChange>
                </w:rPr>
                <w:t>000</w:t>
              </w:r>
            </w:ins>
            <w:ins w:id="1251" w:author="Tien Nguyen" w:date="2026-04-22T20:53:00Z">
              <w:r w:rsidRPr="00EF77B8">
                <w:rPr>
                  <w:rFonts w:ascii="Times New Roman" w:hAnsi="Times New Roman"/>
                  <w:sz w:val="20"/>
                  <w:szCs w:val="20"/>
                  <w:lang w:val="vi-VN" w:eastAsia="x-none"/>
                  <w:rPrChange w:id="1252" w:author="Nguyet Nguyen (Senior Legal Executive)" w:date="2026-05-05T09:59:00Z">
                    <w:rPr>
                      <w:rFonts w:ascii="Times New Roman" w:hAnsi="Times New Roman"/>
                      <w:color w:val="45B0E1" w:themeColor="accent1" w:themeTint="99"/>
                      <w:sz w:val="24"/>
                      <w:szCs w:val="24"/>
                      <w:lang w:val="vi-VN" w:eastAsia="x-none"/>
                    </w:rPr>
                  </w:rPrChange>
                </w:rPr>
                <w:t>.</w:t>
              </w:r>
            </w:ins>
            <w:ins w:id="1253" w:author="Tien Nguyen" w:date="2026-04-22T17:27:00Z">
              <w:r w:rsidRPr="00EF77B8">
                <w:rPr>
                  <w:rFonts w:ascii="Times New Roman" w:hAnsi="Times New Roman"/>
                  <w:sz w:val="20"/>
                  <w:szCs w:val="20"/>
                  <w:lang w:val="vi-VN" w:eastAsia="x-none"/>
                  <w:rPrChange w:id="1254"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0F66A9F1" w14:textId="77777777" w:rsidR="004B4E92" w:rsidRPr="00EF77B8" w:rsidDel="00E67CBA" w:rsidRDefault="004B4E92" w:rsidP="004B4E92">
            <w:pPr>
              <w:spacing w:after="0" w:line="276" w:lineRule="auto"/>
              <w:rPr>
                <w:ins w:id="1255" w:author="Tien Nguyen" w:date="2026-04-22T17:06:00Z"/>
                <w:rFonts w:ascii="Times New Roman" w:hAnsi="Times New Roman"/>
                <w:sz w:val="20"/>
                <w:szCs w:val="20"/>
                <w:lang w:val="x-none" w:eastAsia="x-none"/>
                <w:rPrChange w:id="1256" w:author="Nguyet Nguyen (Senior Legal Executive)" w:date="2026-05-05T09:59:00Z">
                  <w:rPr>
                    <w:ins w:id="1257"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398F1249" w14:textId="77777777" w:rsidTr="00EF77B8">
        <w:trPr>
          <w:ins w:id="1258" w:author="Tien Nguyen" w:date="2026-04-22T17:06:00Z"/>
        </w:trPr>
        <w:tc>
          <w:tcPr>
            <w:tcW w:w="540" w:type="dxa"/>
          </w:tcPr>
          <w:p w14:paraId="6BF0BA25" w14:textId="77777777" w:rsidR="004B4E92" w:rsidRPr="00EF77B8" w:rsidRDefault="004B4E92" w:rsidP="004B4E92">
            <w:pPr>
              <w:spacing w:after="0" w:line="276" w:lineRule="auto"/>
              <w:jc w:val="center"/>
              <w:rPr>
                <w:ins w:id="1259" w:author="Tien Nguyen" w:date="2026-04-22T17:06:00Z"/>
                <w:rFonts w:ascii="Times New Roman" w:hAnsi="Times New Roman"/>
                <w:sz w:val="20"/>
                <w:szCs w:val="20"/>
                <w:rPrChange w:id="1260" w:author="Nguyet Nguyen (Senior Legal Executive)" w:date="2026-05-05T09:59:00Z">
                  <w:rPr>
                    <w:ins w:id="1261" w:author="Tien Nguyen" w:date="2026-04-22T17:06:00Z"/>
                    <w:rFonts w:ascii="Times New Roman" w:hAnsi="Times New Roman"/>
                    <w:sz w:val="24"/>
                    <w:szCs w:val="24"/>
                  </w:rPr>
                </w:rPrChange>
              </w:rPr>
            </w:pPr>
          </w:p>
        </w:tc>
        <w:tc>
          <w:tcPr>
            <w:tcW w:w="1530" w:type="dxa"/>
          </w:tcPr>
          <w:p w14:paraId="0D220598" w14:textId="687FBD5D" w:rsidR="004B4E92" w:rsidRPr="00EF77B8" w:rsidDel="00E67CBA" w:rsidRDefault="004B4E92" w:rsidP="004B4E92">
            <w:pPr>
              <w:spacing w:after="0" w:line="276" w:lineRule="auto"/>
              <w:rPr>
                <w:ins w:id="1262" w:author="Tien Nguyen" w:date="2026-04-22T17:06:00Z"/>
                <w:rFonts w:ascii="Times New Roman" w:hAnsi="Times New Roman"/>
                <w:sz w:val="20"/>
                <w:szCs w:val="20"/>
                <w:lang w:val="x-none" w:eastAsia="x-none"/>
                <w:rPrChange w:id="1263" w:author="Nguyet Nguyen (Senior Legal Executive)" w:date="2026-05-05T09:59:00Z">
                  <w:rPr>
                    <w:ins w:id="1264" w:author="Tien Nguyen" w:date="2026-04-22T17:06:00Z"/>
                    <w:rFonts w:ascii="Times New Roman" w:hAnsi="Times New Roman"/>
                    <w:color w:val="45B0E1" w:themeColor="accent1" w:themeTint="99"/>
                    <w:sz w:val="24"/>
                    <w:szCs w:val="24"/>
                    <w:lang w:val="x-none" w:eastAsia="x-none"/>
                  </w:rPr>
                </w:rPrChange>
              </w:rPr>
            </w:pPr>
            <w:ins w:id="1265" w:author="Tien Nguyen" w:date="2026-04-22T17:25:00Z">
              <w:r w:rsidRPr="00EF77B8">
                <w:rPr>
                  <w:rFonts w:ascii="Times New Roman" w:hAnsi="Times New Roman"/>
                  <w:sz w:val="20"/>
                  <w:szCs w:val="20"/>
                  <w:rPrChange w:id="1266" w:author="Nguyet Nguyen (Senior Legal Executive)" w:date="2026-05-05T09:59:00Z">
                    <w:rPr/>
                  </w:rPrChange>
                </w:rPr>
                <w:t>Sản xuất nội dung sự kiện &amp; vận hành/hỗ trợ trực tiếp tại sự kiện</w:t>
              </w:r>
            </w:ins>
          </w:p>
        </w:tc>
        <w:tc>
          <w:tcPr>
            <w:tcW w:w="2658" w:type="dxa"/>
          </w:tcPr>
          <w:p w14:paraId="2C44ABE4" w14:textId="4A99432C" w:rsidR="004B4E92" w:rsidRPr="00EF77B8" w:rsidRDefault="004B4E92" w:rsidP="004B4E92">
            <w:pPr>
              <w:spacing w:after="0" w:line="276" w:lineRule="auto"/>
              <w:rPr>
                <w:ins w:id="1267" w:author="Tien Nguyen" w:date="2026-04-22T17:26:00Z"/>
                <w:rFonts w:ascii="Times New Roman" w:hAnsi="Times New Roman"/>
                <w:sz w:val="20"/>
                <w:szCs w:val="20"/>
                <w:rPrChange w:id="1268" w:author="Nguyet Nguyen (Senior Legal Executive)" w:date="2026-05-05T09:59:00Z">
                  <w:rPr>
                    <w:ins w:id="1269" w:author="Tien Nguyen" w:date="2026-04-22T17:26:00Z"/>
                  </w:rPr>
                </w:rPrChange>
              </w:rPr>
            </w:pPr>
            <w:ins w:id="1270" w:author="Tien Nguyen" w:date="2026-04-22T17:26:00Z">
              <w:r w:rsidRPr="00EF77B8">
                <w:rPr>
                  <w:rFonts w:ascii="Times New Roman" w:hAnsi="Times New Roman"/>
                  <w:sz w:val="20"/>
                  <w:szCs w:val="20"/>
                  <w:lang w:val="vi-VN"/>
                  <w:rPrChange w:id="1271" w:author="Nguyet Nguyen (Senior Legal Executive)" w:date="2026-05-05T09:59:00Z">
                    <w:rPr>
                      <w:lang w:val="vi-VN"/>
                    </w:rPr>
                  </w:rPrChange>
                </w:rPr>
                <w:t xml:space="preserve">- </w:t>
              </w:r>
              <w:r w:rsidRPr="00EF77B8">
                <w:rPr>
                  <w:rFonts w:ascii="Times New Roman" w:hAnsi="Times New Roman"/>
                  <w:sz w:val="20"/>
                  <w:szCs w:val="20"/>
                  <w:rPrChange w:id="1272" w:author="Nguyet Nguyen (Senior Legal Executive)" w:date="2026-05-05T09:59:00Z">
                    <w:rPr/>
                  </w:rPrChange>
                </w:rPr>
                <w:t>Sự kiện tại TP.HCM: ngày 15, 16, 17</w:t>
              </w:r>
            </w:ins>
          </w:p>
          <w:p w14:paraId="22964D74" w14:textId="6CFCBB02" w:rsidR="004B4E92" w:rsidRPr="00EF77B8" w:rsidRDefault="004B4E92" w:rsidP="004B4E92">
            <w:pPr>
              <w:spacing w:after="0" w:line="276" w:lineRule="auto"/>
              <w:rPr>
                <w:ins w:id="1273" w:author="Tien Nguyen" w:date="2026-04-22T17:26:00Z"/>
                <w:rFonts w:ascii="Times New Roman" w:hAnsi="Times New Roman"/>
                <w:sz w:val="20"/>
                <w:szCs w:val="20"/>
                <w:rPrChange w:id="1274" w:author="Nguyet Nguyen (Senior Legal Executive)" w:date="2026-05-05T09:59:00Z">
                  <w:rPr>
                    <w:ins w:id="1275" w:author="Tien Nguyen" w:date="2026-04-22T17:26:00Z"/>
                  </w:rPr>
                </w:rPrChange>
              </w:rPr>
            </w:pPr>
            <w:ins w:id="1276" w:author="Tien Nguyen" w:date="2026-04-22T17:26:00Z">
              <w:r w:rsidRPr="00EF77B8">
                <w:rPr>
                  <w:rFonts w:ascii="Times New Roman" w:hAnsi="Times New Roman"/>
                  <w:sz w:val="20"/>
                  <w:szCs w:val="20"/>
                  <w:lang w:val="vi-VN"/>
                  <w:rPrChange w:id="1277" w:author="Nguyet Nguyen (Senior Legal Executive)" w:date="2026-05-05T09:59:00Z">
                    <w:rPr>
                      <w:lang w:val="vi-VN"/>
                    </w:rPr>
                  </w:rPrChange>
                </w:rPr>
                <w:t xml:space="preserve">- </w:t>
              </w:r>
              <w:r w:rsidRPr="00EF77B8">
                <w:rPr>
                  <w:rFonts w:ascii="Times New Roman" w:hAnsi="Times New Roman"/>
                  <w:sz w:val="20"/>
                  <w:szCs w:val="20"/>
                  <w:rPrChange w:id="1278" w:author="Nguyet Nguyen (Senior Legal Executive)" w:date="2026-05-05T09:59:00Z">
                    <w:rPr/>
                  </w:rPrChange>
                </w:rPr>
                <w:t>Cập nhật story trực tiếp (real-time)</w:t>
              </w:r>
            </w:ins>
          </w:p>
          <w:p w14:paraId="6D3D5E46" w14:textId="174B3D3E" w:rsidR="004B4E92" w:rsidRPr="00EF77B8" w:rsidDel="00E67CBA" w:rsidRDefault="004B4E92" w:rsidP="004B4E92">
            <w:pPr>
              <w:spacing w:after="0" w:line="276" w:lineRule="auto"/>
              <w:rPr>
                <w:ins w:id="1279" w:author="Tien Nguyen" w:date="2026-04-22T17:06:00Z"/>
                <w:rFonts w:ascii="Times New Roman" w:hAnsi="Times New Roman"/>
                <w:sz w:val="20"/>
                <w:szCs w:val="20"/>
                <w:lang w:val="x-none" w:eastAsia="x-none"/>
                <w:rPrChange w:id="1280" w:author="Nguyet Nguyen (Senior Legal Executive)" w:date="2026-05-05T09:59:00Z">
                  <w:rPr>
                    <w:ins w:id="1281" w:author="Tien Nguyen" w:date="2026-04-22T17:06:00Z"/>
                    <w:rFonts w:ascii="Times New Roman" w:hAnsi="Times New Roman"/>
                    <w:color w:val="45B0E1" w:themeColor="accent1" w:themeTint="99"/>
                    <w:sz w:val="24"/>
                    <w:szCs w:val="24"/>
                    <w:lang w:val="x-none" w:eastAsia="x-none"/>
                  </w:rPr>
                </w:rPrChange>
              </w:rPr>
            </w:pPr>
            <w:ins w:id="1282" w:author="Tien Nguyen" w:date="2026-04-22T17:26:00Z">
              <w:r w:rsidRPr="00EF77B8">
                <w:rPr>
                  <w:rFonts w:ascii="Times New Roman" w:hAnsi="Times New Roman"/>
                  <w:sz w:val="20"/>
                  <w:szCs w:val="20"/>
                  <w:lang w:val="vi-VN"/>
                  <w:rPrChange w:id="1283" w:author="Nguyet Nguyen (Senior Legal Executive)" w:date="2026-05-05T09:59:00Z">
                    <w:rPr>
                      <w:lang w:val="vi-VN"/>
                    </w:rPr>
                  </w:rPrChange>
                </w:rPr>
                <w:t xml:space="preserve">- </w:t>
              </w:r>
              <w:r w:rsidRPr="00EF77B8">
                <w:rPr>
                  <w:rFonts w:ascii="Times New Roman" w:hAnsi="Times New Roman"/>
                  <w:sz w:val="20"/>
                  <w:szCs w:val="20"/>
                  <w:rPrChange w:id="1284" w:author="Nguyet Nguyen (Senior Legal Executive)" w:date="2026-05-05T09:59:00Z">
                    <w:rPr/>
                  </w:rPrChange>
                </w:rPr>
                <w:t>Điều phối &amp; phối hợp với đội sản xuất hình ảnh/video</w:t>
              </w:r>
            </w:ins>
          </w:p>
        </w:tc>
        <w:tc>
          <w:tcPr>
            <w:tcW w:w="818" w:type="dxa"/>
          </w:tcPr>
          <w:p w14:paraId="66569D43" w14:textId="25250F1C" w:rsidR="004B4E92" w:rsidRPr="00EF77B8" w:rsidDel="00E67CBA" w:rsidRDefault="004B4E92" w:rsidP="00C31EB7">
            <w:pPr>
              <w:spacing w:after="0" w:line="276" w:lineRule="auto"/>
              <w:jc w:val="center"/>
              <w:rPr>
                <w:ins w:id="1285" w:author="Tien Nguyen" w:date="2026-04-22T17:06:00Z"/>
                <w:rFonts w:ascii="Times New Roman" w:hAnsi="Times New Roman"/>
                <w:sz w:val="20"/>
                <w:szCs w:val="20"/>
                <w:lang w:val="x-none" w:eastAsia="x-none"/>
                <w:rPrChange w:id="1286" w:author="Nguyet Nguyen (Senior Legal Executive)" w:date="2026-05-05T09:59:00Z">
                  <w:rPr>
                    <w:ins w:id="1287" w:author="Tien Nguyen" w:date="2026-04-22T17:06:00Z"/>
                    <w:rFonts w:ascii="Times New Roman" w:hAnsi="Times New Roman"/>
                    <w:color w:val="45B0E1" w:themeColor="accent1" w:themeTint="99"/>
                    <w:sz w:val="24"/>
                    <w:szCs w:val="24"/>
                    <w:lang w:val="x-none" w:eastAsia="x-none"/>
                  </w:rPr>
                </w:rPrChange>
              </w:rPr>
              <w:pPrChange w:id="1288" w:author="Nguyet Nguyen (Senior Legal Executive)" w:date="2026-05-05T11:43:00Z">
                <w:pPr>
                  <w:spacing w:after="0" w:line="276" w:lineRule="auto"/>
                </w:pPr>
              </w:pPrChange>
            </w:pPr>
            <w:ins w:id="1289" w:author="Tien Nguyen" w:date="2026-04-23T00:11:00Z">
              <w:r w:rsidRPr="00EF77B8">
                <w:rPr>
                  <w:rFonts w:ascii="Times New Roman" w:hAnsi="Times New Roman"/>
                  <w:sz w:val="20"/>
                  <w:szCs w:val="20"/>
                  <w:lang w:val="vi-VN" w:eastAsia="x-none"/>
                  <w:rPrChange w:id="1290"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752DFB77" w14:textId="58736915" w:rsidR="004B4E92" w:rsidRPr="00EF77B8" w:rsidRDefault="004B4E92" w:rsidP="00C31EB7">
            <w:pPr>
              <w:spacing w:after="0" w:line="276" w:lineRule="auto"/>
              <w:jc w:val="center"/>
              <w:rPr>
                <w:ins w:id="1291" w:author="Tien Nguyen" w:date="2026-04-23T20:51:00Z"/>
                <w:rFonts w:ascii="Times New Roman" w:hAnsi="Times New Roman"/>
                <w:sz w:val="20"/>
                <w:szCs w:val="20"/>
                <w:lang w:val="vi-VN" w:eastAsia="x-none"/>
                <w:rPrChange w:id="1292" w:author="Nguyet Nguyen (Senior Legal Executive)" w:date="2026-05-05T09:59:00Z">
                  <w:rPr>
                    <w:ins w:id="1293" w:author="Tien Nguyen" w:date="2026-04-23T20:51:00Z"/>
                    <w:rFonts w:ascii="Times New Roman" w:hAnsi="Times New Roman"/>
                    <w:color w:val="45B0E1" w:themeColor="accent1" w:themeTint="99"/>
                    <w:sz w:val="24"/>
                    <w:szCs w:val="24"/>
                    <w:lang w:val="vi-VN" w:eastAsia="x-none"/>
                  </w:rPr>
                </w:rPrChange>
              </w:rPr>
              <w:pPrChange w:id="1294" w:author="Nguyet Nguyen (Senior Legal Executive)" w:date="2026-05-05T11:43:00Z">
                <w:pPr>
                  <w:spacing w:after="0" w:line="276" w:lineRule="auto"/>
                </w:pPr>
              </w:pPrChange>
            </w:pPr>
            <w:ins w:id="1295" w:author="Tien Nguyen" w:date="2026-04-23T21:17:00Z">
              <w:r w:rsidRPr="00EF77B8">
                <w:rPr>
                  <w:rFonts w:ascii="Times New Roman" w:hAnsi="Times New Roman"/>
                  <w:sz w:val="20"/>
                  <w:szCs w:val="20"/>
                  <w:lang w:val="vi-VN" w:eastAsia="x-none"/>
                  <w:rPrChange w:id="1296" w:author="Nguyet Nguyen (Senior Legal Executive)" w:date="2026-05-05T09:59:00Z">
                    <w:rPr>
                      <w:rFonts w:ascii="Times New Roman" w:hAnsi="Times New Roman"/>
                      <w:color w:val="45B0E1" w:themeColor="accent1" w:themeTint="99"/>
                      <w:sz w:val="24"/>
                      <w:szCs w:val="24"/>
                      <w:lang w:val="vi-VN" w:eastAsia="x-none"/>
                    </w:rPr>
                  </w:rPrChange>
                </w:rPr>
                <w:t>3</w:t>
              </w:r>
            </w:ins>
          </w:p>
        </w:tc>
        <w:tc>
          <w:tcPr>
            <w:tcW w:w="720" w:type="dxa"/>
          </w:tcPr>
          <w:p w14:paraId="23DBFAAB" w14:textId="5E932EF5" w:rsidR="004B4E92" w:rsidRPr="00EF77B8" w:rsidDel="00E67CBA" w:rsidRDefault="004B4E92" w:rsidP="00C31EB7">
            <w:pPr>
              <w:spacing w:after="0" w:line="276" w:lineRule="auto"/>
              <w:jc w:val="center"/>
              <w:rPr>
                <w:ins w:id="1297" w:author="Tien Nguyen" w:date="2026-04-22T17:06:00Z"/>
                <w:rFonts w:ascii="Times New Roman" w:hAnsi="Times New Roman"/>
                <w:sz w:val="20"/>
                <w:szCs w:val="20"/>
                <w:lang w:val="vi-VN" w:eastAsia="x-none"/>
                <w:rPrChange w:id="1298" w:author="Nguyet Nguyen (Senior Legal Executive)" w:date="2026-05-05T09:59:00Z">
                  <w:rPr>
                    <w:ins w:id="1299" w:author="Tien Nguyen" w:date="2026-04-22T17:06:00Z"/>
                    <w:rFonts w:ascii="Times New Roman" w:hAnsi="Times New Roman"/>
                    <w:color w:val="45B0E1" w:themeColor="accent1" w:themeTint="99"/>
                    <w:sz w:val="24"/>
                    <w:szCs w:val="24"/>
                    <w:lang w:val="x-none" w:eastAsia="x-none"/>
                  </w:rPr>
                </w:rPrChange>
              </w:rPr>
              <w:pPrChange w:id="1300" w:author="Nguyet Nguyen (Senior Legal Executive)" w:date="2026-05-05T11:43:00Z">
                <w:pPr>
                  <w:spacing w:after="0" w:line="276" w:lineRule="auto"/>
                </w:pPr>
              </w:pPrChange>
            </w:pPr>
          </w:p>
        </w:tc>
        <w:tc>
          <w:tcPr>
            <w:tcW w:w="1321" w:type="dxa"/>
          </w:tcPr>
          <w:p w14:paraId="492C381B" w14:textId="520FB38C" w:rsidR="004B4E92" w:rsidRPr="00EF77B8" w:rsidDel="00E67CBA" w:rsidRDefault="004B4E92" w:rsidP="00EF77B8">
            <w:pPr>
              <w:spacing w:after="0" w:line="276" w:lineRule="auto"/>
              <w:jc w:val="right"/>
              <w:rPr>
                <w:ins w:id="1301" w:author="Tien Nguyen" w:date="2026-04-22T17:06:00Z"/>
                <w:rFonts w:ascii="Times New Roman" w:hAnsi="Times New Roman"/>
                <w:sz w:val="20"/>
                <w:szCs w:val="20"/>
                <w:lang w:val="vi-VN" w:eastAsia="x-none"/>
                <w:rPrChange w:id="1302" w:author="Nguyet Nguyen (Senior Legal Executive)" w:date="2026-05-05T09:59:00Z">
                  <w:rPr>
                    <w:ins w:id="1303" w:author="Tien Nguyen" w:date="2026-04-22T17:06:00Z"/>
                    <w:rFonts w:ascii="Times New Roman" w:hAnsi="Times New Roman"/>
                    <w:color w:val="45B0E1" w:themeColor="accent1" w:themeTint="99"/>
                    <w:sz w:val="24"/>
                    <w:szCs w:val="24"/>
                    <w:lang w:val="x-none" w:eastAsia="x-none"/>
                  </w:rPr>
                </w:rPrChange>
              </w:rPr>
              <w:pPrChange w:id="1304" w:author="Nguyet Nguyen (Senior Legal Executive)" w:date="2026-05-05T10:02:00Z">
                <w:pPr>
                  <w:spacing w:after="0" w:line="276" w:lineRule="auto"/>
                </w:pPr>
              </w:pPrChange>
            </w:pPr>
            <w:ins w:id="1305" w:author="Tien Nguyen" w:date="2026-04-23T00:11:00Z">
              <w:r w:rsidRPr="00EF77B8">
                <w:rPr>
                  <w:rFonts w:ascii="Times New Roman" w:hAnsi="Times New Roman"/>
                  <w:sz w:val="20"/>
                  <w:szCs w:val="20"/>
                  <w:lang w:val="vi-VN" w:eastAsia="x-none"/>
                  <w:rPrChange w:id="1306" w:author="Nguyet Nguyen (Senior Legal Executive)" w:date="2026-05-05T09:59:00Z">
                    <w:rPr>
                      <w:rFonts w:ascii="Times New Roman" w:hAnsi="Times New Roman"/>
                      <w:color w:val="45B0E1" w:themeColor="accent1" w:themeTint="99"/>
                      <w:sz w:val="24"/>
                      <w:szCs w:val="24"/>
                      <w:lang w:val="vi-VN" w:eastAsia="x-none"/>
                    </w:rPr>
                  </w:rPrChange>
                </w:rPr>
                <w:t>5.000.000</w:t>
              </w:r>
            </w:ins>
          </w:p>
        </w:tc>
        <w:tc>
          <w:tcPr>
            <w:tcW w:w="1418" w:type="dxa"/>
          </w:tcPr>
          <w:p w14:paraId="40713050" w14:textId="60ADDB58" w:rsidR="004B4E92" w:rsidRPr="00EF77B8" w:rsidDel="00E67CBA" w:rsidRDefault="004B4E92" w:rsidP="00EF77B8">
            <w:pPr>
              <w:spacing w:after="0" w:line="276" w:lineRule="auto"/>
              <w:jc w:val="right"/>
              <w:rPr>
                <w:ins w:id="1307" w:author="Tien Nguyen" w:date="2026-04-22T17:06:00Z"/>
                <w:rFonts w:ascii="Times New Roman" w:hAnsi="Times New Roman"/>
                <w:sz w:val="20"/>
                <w:szCs w:val="20"/>
                <w:lang w:val="x-none" w:eastAsia="x-none"/>
                <w:rPrChange w:id="1308" w:author="Nguyet Nguyen (Senior Legal Executive)" w:date="2026-05-05T09:59:00Z">
                  <w:rPr>
                    <w:ins w:id="1309" w:author="Tien Nguyen" w:date="2026-04-22T17:06:00Z"/>
                    <w:rFonts w:ascii="Times New Roman" w:hAnsi="Times New Roman"/>
                    <w:color w:val="45B0E1" w:themeColor="accent1" w:themeTint="99"/>
                    <w:sz w:val="24"/>
                    <w:szCs w:val="24"/>
                    <w:lang w:val="x-none" w:eastAsia="x-none"/>
                  </w:rPr>
                </w:rPrChange>
              </w:rPr>
              <w:pPrChange w:id="1310" w:author="Nguyet Nguyen (Senior Legal Executive)" w:date="2026-05-05T10:02:00Z">
                <w:pPr>
                  <w:spacing w:after="0" w:line="276" w:lineRule="auto"/>
                </w:pPr>
              </w:pPrChange>
            </w:pPr>
            <w:ins w:id="1311" w:author="Tien Nguyen" w:date="2026-04-23T00:11:00Z">
              <w:r w:rsidRPr="00EF77B8">
                <w:rPr>
                  <w:rFonts w:ascii="Times New Roman" w:hAnsi="Times New Roman"/>
                  <w:sz w:val="20"/>
                  <w:szCs w:val="20"/>
                  <w:lang w:val="vi-VN" w:eastAsia="x-none"/>
                  <w:rPrChange w:id="1312" w:author="Nguyet Nguyen (Senior Legal Executive)" w:date="2026-05-05T09:59:00Z">
                    <w:rPr>
                      <w:rFonts w:ascii="Times New Roman" w:hAnsi="Times New Roman"/>
                      <w:color w:val="45B0E1" w:themeColor="accent1" w:themeTint="99"/>
                      <w:sz w:val="24"/>
                      <w:szCs w:val="24"/>
                      <w:lang w:val="vi-VN" w:eastAsia="x-none"/>
                    </w:rPr>
                  </w:rPrChange>
                </w:rPr>
                <w:t>15.000.000</w:t>
              </w:r>
            </w:ins>
          </w:p>
        </w:tc>
        <w:tc>
          <w:tcPr>
            <w:tcW w:w="652" w:type="dxa"/>
          </w:tcPr>
          <w:p w14:paraId="515731FF" w14:textId="77777777" w:rsidR="004B4E92" w:rsidRPr="00EF77B8" w:rsidDel="00E67CBA" w:rsidRDefault="004B4E92" w:rsidP="004B4E92">
            <w:pPr>
              <w:spacing w:after="0" w:line="276" w:lineRule="auto"/>
              <w:rPr>
                <w:ins w:id="1313" w:author="Tien Nguyen" w:date="2026-04-22T17:06:00Z"/>
                <w:rFonts w:ascii="Times New Roman" w:hAnsi="Times New Roman"/>
                <w:sz w:val="20"/>
                <w:szCs w:val="20"/>
                <w:lang w:val="x-none" w:eastAsia="x-none"/>
                <w:rPrChange w:id="1314" w:author="Nguyet Nguyen (Senior Legal Executive)" w:date="2026-05-05T09:59:00Z">
                  <w:rPr>
                    <w:ins w:id="1315" w:author="Tien Nguyen" w:date="2026-04-22T17:06:00Z"/>
                    <w:rFonts w:ascii="Times New Roman" w:hAnsi="Times New Roman"/>
                    <w:color w:val="45B0E1" w:themeColor="accent1" w:themeTint="99"/>
                    <w:sz w:val="24"/>
                    <w:szCs w:val="24"/>
                    <w:lang w:val="x-none" w:eastAsia="x-none"/>
                  </w:rPr>
                </w:rPrChange>
              </w:rPr>
            </w:pPr>
          </w:p>
        </w:tc>
      </w:tr>
      <w:tr w:rsidR="00537462" w:rsidRPr="00EF77B8" w14:paraId="204B0802" w14:textId="77777777" w:rsidTr="00A71CBF">
        <w:trPr>
          <w:ins w:id="1316" w:author="Tien Nguyen" w:date="2026-04-22T17:06:00Z"/>
        </w:trPr>
        <w:tc>
          <w:tcPr>
            <w:tcW w:w="540" w:type="dxa"/>
          </w:tcPr>
          <w:p w14:paraId="5D4F5BC0" w14:textId="595AFD93" w:rsidR="00537462" w:rsidRPr="00EF77B8" w:rsidRDefault="00537462" w:rsidP="004B4E92">
            <w:pPr>
              <w:spacing w:after="0" w:line="276" w:lineRule="auto"/>
              <w:jc w:val="center"/>
              <w:rPr>
                <w:ins w:id="1317" w:author="Tien Nguyen" w:date="2026-04-22T17:06:00Z"/>
                <w:rFonts w:ascii="Times New Roman" w:hAnsi="Times New Roman"/>
                <w:b/>
                <w:bCs/>
                <w:sz w:val="20"/>
                <w:szCs w:val="20"/>
                <w:lang w:val="vi-VN"/>
                <w:rPrChange w:id="1318" w:author="Nguyet Nguyen (Senior Legal Executive)" w:date="2026-05-05T09:59:00Z">
                  <w:rPr>
                    <w:ins w:id="1319" w:author="Tien Nguyen" w:date="2026-04-22T17:06:00Z"/>
                    <w:rFonts w:ascii="Times New Roman" w:hAnsi="Times New Roman"/>
                    <w:sz w:val="24"/>
                    <w:szCs w:val="24"/>
                  </w:rPr>
                </w:rPrChange>
              </w:rPr>
            </w:pPr>
            <w:ins w:id="1320" w:author="Tien Nguyen" w:date="2026-04-22T19:44:00Z">
              <w:r w:rsidRPr="00EF77B8">
                <w:rPr>
                  <w:rFonts w:ascii="Times New Roman" w:hAnsi="Times New Roman"/>
                  <w:b/>
                  <w:bCs/>
                  <w:sz w:val="20"/>
                  <w:szCs w:val="20"/>
                  <w:lang w:val="vi-VN"/>
                  <w:rPrChange w:id="1321" w:author="Nguyet Nguyen (Senior Legal Executive)" w:date="2026-05-05T09:59:00Z">
                    <w:rPr>
                      <w:rFonts w:ascii="Times New Roman" w:hAnsi="Times New Roman"/>
                      <w:sz w:val="24"/>
                      <w:szCs w:val="24"/>
                      <w:lang w:val="vi-VN"/>
                    </w:rPr>
                  </w:rPrChange>
                </w:rPr>
                <w:t>C</w:t>
              </w:r>
            </w:ins>
          </w:p>
        </w:tc>
        <w:tc>
          <w:tcPr>
            <w:tcW w:w="6419" w:type="dxa"/>
            <w:gridSpan w:val="5"/>
            <w:vAlign w:val="center"/>
          </w:tcPr>
          <w:p w14:paraId="43E9F2F0" w14:textId="74E680E5" w:rsidR="00537462" w:rsidRPr="00537462" w:rsidDel="00537462" w:rsidRDefault="00537462" w:rsidP="004B4E92">
            <w:pPr>
              <w:spacing w:after="0" w:line="276" w:lineRule="auto"/>
              <w:rPr>
                <w:ins w:id="1322" w:author="Tien Nguyen" w:date="2026-04-22T19:46:00Z"/>
                <w:del w:id="1323" w:author="Nguyet Nguyen (Senior Legal Executive)" w:date="2026-05-05T10:06:00Z"/>
                <w:rFonts w:ascii="Times New Roman" w:hAnsi="Times New Roman"/>
                <w:b/>
                <w:bCs/>
                <w:sz w:val="20"/>
                <w:szCs w:val="20"/>
                <w:lang w:eastAsia="x-none"/>
                <w:rPrChange w:id="1324" w:author="Nguyet Nguyen (Senior Legal Executive)" w:date="2026-05-05T10:06:00Z">
                  <w:rPr>
                    <w:ins w:id="1325" w:author="Tien Nguyen" w:date="2026-04-22T19:46:00Z"/>
                    <w:del w:id="1326" w:author="Nguyet Nguyen (Senior Legal Executive)" w:date="2026-05-05T10:06:00Z"/>
                    <w:rFonts w:ascii="Times New Roman" w:hAnsi="Times New Roman"/>
                    <w:color w:val="45B0E1" w:themeColor="accent1" w:themeTint="99"/>
                    <w:sz w:val="24"/>
                    <w:szCs w:val="24"/>
                    <w:lang w:val="vi-VN" w:eastAsia="x-none"/>
                  </w:rPr>
                </w:rPrChange>
              </w:rPr>
            </w:pPr>
            <w:ins w:id="1327" w:author="Tien Nguyen" w:date="2026-04-22T19:44:00Z">
              <w:r w:rsidRPr="00EF77B8">
                <w:rPr>
                  <w:rFonts w:ascii="Times New Roman" w:hAnsi="Times New Roman"/>
                  <w:b/>
                  <w:bCs/>
                  <w:sz w:val="20"/>
                  <w:szCs w:val="20"/>
                  <w:lang w:val="vi-VN" w:eastAsia="x-none"/>
                  <w:rPrChange w:id="1328" w:author="Nguyet Nguyen (Senior Legal Executive)" w:date="2026-05-05T09:59:00Z">
                    <w:rPr>
                      <w:rFonts w:ascii="Times New Roman" w:hAnsi="Times New Roman"/>
                      <w:color w:val="45B0E1" w:themeColor="accent1" w:themeTint="99"/>
                      <w:sz w:val="24"/>
                      <w:szCs w:val="24"/>
                      <w:lang w:val="vi-VN" w:eastAsia="x-none"/>
                    </w:rPr>
                  </w:rPrChange>
                </w:rPr>
                <w:t>Local shooting</w:t>
              </w:r>
            </w:ins>
            <w:ins w:id="1329" w:author="Tien Nguyen" w:date="2026-04-22T19:47:00Z">
              <w:r w:rsidRPr="00EF77B8">
                <w:rPr>
                  <w:rFonts w:ascii="Times New Roman" w:hAnsi="Times New Roman"/>
                  <w:b/>
                  <w:bCs/>
                  <w:sz w:val="20"/>
                  <w:szCs w:val="20"/>
                  <w:lang w:val="vi-VN" w:eastAsia="x-none"/>
                  <w:rPrChange w:id="1330" w:author="Nguyet Nguyen (Senior Legal Executive)" w:date="2026-05-05T09:59:00Z">
                    <w:rPr>
                      <w:rFonts w:ascii="Times New Roman" w:hAnsi="Times New Roman"/>
                      <w:color w:val="45B0E1" w:themeColor="accent1" w:themeTint="99"/>
                      <w:sz w:val="24"/>
                      <w:szCs w:val="24"/>
                      <w:lang w:val="vi-VN" w:eastAsia="x-none"/>
                    </w:rPr>
                  </w:rPrChange>
                </w:rPr>
                <w:t>:</w:t>
              </w:r>
            </w:ins>
            <w:ins w:id="1331" w:author="Nguyet Nguyen (Senior Legal Executive)" w:date="2026-05-05T10:06:00Z">
              <w:r>
                <w:rPr>
                  <w:rFonts w:ascii="Times New Roman" w:hAnsi="Times New Roman"/>
                  <w:b/>
                  <w:bCs/>
                  <w:sz w:val="20"/>
                  <w:szCs w:val="20"/>
                  <w:lang w:eastAsia="x-none"/>
                </w:rPr>
                <w:t xml:space="preserve"> </w:t>
              </w:r>
            </w:ins>
          </w:p>
          <w:p w14:paraId="4D5A39B6" w14:textId="0119A7B3" w:rsidR="00537462" w:rsidRPr="00EF77B8" w:rsidDel="00E67CBA" w:rsidRDefault="00537462" w:rsidP="005B3B96">
            <w:pPr>
              <w:spacing w:after="0" w:line="276" w:lineRule="auto"/>
              <w:rPr>
                <w:ins w:id="1332" w:author="Tien Nguyen" w:date="2026-04-22T17:06:00Z"/>
                <w:rFonts w:ascii="Times New Roman" w:hAnsi="Times New Roman"/>
                <w:b/>
                <w:bCs/>
                <w:sz w:val="20"/>
                <w:szCs w:val="20"/>
                <w:lang w:val="x-none" w:eastAsia="x-none"/>
                <w:rPrChange w:id="1333" w:author="Nguyet Nguyen (Senior Legal Executive)" w:date="2026-05-05T09:59:00Z">
                  <w:rPr>
                    <w:ins w:id="1334" w:author="Tien Nguyen" w:date="2026-04-22T17:06:00Z"/>
                    <w:rFonts w:ascii="Times New Roman" w:hAnsi="Times New Roman"/>
                    <w:color w:val="45B0E1" w:themeColor="accent1" w:themeTint="99"/>
                    <w:sz w:val="24"/>
                    <w:szCs w:val="24"/>
                    <w:lang w:val="x-none" w:eastAsia="x-none"/>
                  </w:rPr>
                </w:rPrChange>
              </w:rPr>
            </w:pPr>
            <w:ins w:id="1335" w:author="Tien Nguyen" w:date="2026-04-22T19:46:00Z">
              <w:r w:rsidRPr="00EF77B8">
                <w:rPr>
                  <w:rFonts w:ascii="Times New Roman" w:hAnsi="Times New Roman"/>
                  <w:b/>
                  <w:bCs/>
                  <w:sz w:val="20"/>
                  <w:szCs w:val="20"/>
                  <w:lang w:val="vi-VN" w:eastAsia="x-none"/>
                  <w:rPrChange w:id="1336" w:author="Nguyet Nguyen (Senior Legal Executive)" w:date="2026-05-05T09:59:00Z">
                    <w:rPr>
                      <w:rFonts w:ascii="Times New Roman" w:hAnsi="Times New Roman"/>
                      <w:color w:val="45B0E1" w:themeColor="accent1" w:themeTint="99"/>
                      <w:sz w:val="24"/>
                      <w:szCs w:val="24"/>
                      <w:lang w:val="vi-VN" w:eastAsia="x-none"/>
                    </w:rPr>
                  </w:rPrChange>
                </w:rPr>
                <w:t>sản</w:t>
              </w:r>
            </w:ins>
            <w:ins w:id="1337" w:author="Tien Nguyen" w:date="2026-04-22T19:47:00Z">
              <w:r w:rsidRPr="00EF77B8">
                <w:rPr>
                  <w:rFonts w:ascii="Times New Roman" w:hAnsi="Times New Roman"/>
                  <w:b/>
                  <w:bCs/>
                  <w:sz w:val="20"/>
                  <w:szCs w:val="20"/>
                  <w:lang w:val="vi-VN" w:eastAsia="x-none"/>
                  <w:rPrChange w:id="1338" w:author="Nguyet Nguyen (Senior Legal Executive)" w:date="2026-05-05T09:59:00Z">
                    <w:rPr>
                      <w:rFonts w:ascii="Times New Roman" w:hAnsi="Times New Roman"/>
                      <w:color w:val="45B0E1" w:themeColor="accent1" w:themeTint="99"/>
                      <w:sz w:val="24"/>
                      <w:szCs w:val="24"/>
                      <w:lang w:val="vi-VN" w:eastAsia="x-none"/>
                    </w:rPr>
                  </w:rPrChange>
                </w:rPr>
                <w:t xml:space="preserve"> xuất hình ảnh &amp; video</w:t>
              </w:r>
            </w:ins>
          </w:p>
        </w:tc>
        <w:tc>
          <w:tcPr>
            <w:tcW w:w="1321" w:type="dxa"/>
            <w:vAlign w:val="center"/>
          </w:tcPr>
          <w:p w14:paraId="1964D1D0" w14:textId="201381F5" w:rsidR="00537462" w:rsidRPr="00EF77B8" w:rsidDel="00E67CBA" w:rsidRDefault="00537462" w:rsidP="00EF77B8">
            <w:pPr>
              <w:spacing w:after="0" w:line="276" w:lineRule="auto"/>
              <w:jc w:val="right"/>
              <w:rPr>
                <w:ins w:id="1339" w:author="Tien Nguyen" w:date="2026-04-22T17:06:00Z"/>
                <w:rFonts w:ascii="Times New Roman" w:hAnsi="Times New Roman"/>
                <w:b/>
                <w:bCs/>
                <w:sz w:val="20"/>
                <w:szCs w:val="20"/>
                <w:lang w:val="vi-VN" w:eastAsia="x-none"/>
                <w:rPrChange w:id="1340" w:author="Nguyet Nguyen (Senior Legal Executive)" w:date="2026-05-05T09:59:00Z">
                  <w:rPr>
                    <w:ins w:id="1341" w:author="Tien Nguyen" w:date="2026-04-22T17:06:00Z"/>
                    <w:rFonts w:ascii="Times New Roman" w:hAnsi="Times New Roman"/>
                    <w:color w:val="45B0E1" w:themeColor="accent1" w:themeTint="99"/>
                    <w:sz w:val="24"/>
                    <w:szCs w:val="24"/>
                    <w:lang w:val="x-none" w:eastAsia="x-none"/>
                  </w:rPr>
                </w:rPrChange>
              </w:rPr>
              <w:pPrChange w:id="1342" w:author="Nguyet Nguyen (Senior Legal Executive)" w:date="2026-05-05T10:02:00Z">
                <w:pPr>
                  <w:spacing w:after="0" w:line="276" w:lineRule="auto"/>
                </w:pPr>
              </w:pPrChange>
            </w:pPr>
          </w:p>
        </w:tc>
        <w:tc>
          <w:tcPr>
            <w:tcW w:w="1418" w:type="dxa"/>
            <w:vAlign w:val="center"/>
          </w:tcPr>
          <w:p w14:paraId="4BD1D21B" w14:textId="45E86B9A" w:rsidR="00537462" w:rsidRPr="00EF77B8" w:rsidDel="00E67CBA" w:rsidRDefault="00537462" w:rsidP="00EF77B8">
            <w:pPr>
              <w:spacing w:after="0" w:line="276" w:lineRule="auto"/>
              <w:jc w:val="right"/>
              <w:rPr>
                <w:ins w:id="1343" w:author="Tien Nguyen" w:date="2026-04-22T17:06:00Z"/>
                <w:rFonts w:ascii="Times New Roman" w:hAnsi="Times New Roman"/>
                <w:b/>
                <w:bCs/>
                <w:sz w:val="20"/>
                <w:szCs w:val="20"/>
                <w:lang w:val="vi-VN" w:eastAsia="x-none"/>
                <w:rPrChange w:id="1344" w:author="Nguyet Nguyen (Senior Legal Executive)" w:date="2026-05-05T09:59:00Z">
                  <w:rPr>
                    <w:ins w:id="1345" w:author="Tien Nguyen" w:date="2026-04-22T17:06:00Z"/>
                    <w:rFonts w:ascii="Times New Roman" w:hAnsi="Times New Roman"/>
                    <w:color w:val="45B0E1" w:themeColor="accent1" w:themeTint="99"/>
                    <w:sz w:val="24"/>
                    <w:szCs w:val="24"/>
                    <w:lang w:val="x-none" w:eastAsia="x-none"/>
                  </w:rPr>
                </w:rPrChange>
              </w:rPr>
              <w:pPrChange w:id="1346" w:author="Nguyet Nguyen (Senior Legal Executive)" w:date="2026-05-05T10:02:00Z">
                <w:pPr>
                  <w:spacing w:after="0" w:line="276" w:lineRule="auto"/>
                </w:pPr>
              </w:pPrChange>
            </w:pPr>
            <w:ins w:id="1347" w:author="Tien Nguyen" w:date="2026-04-23T00:20:00Z">
              <w:r w:rsidRPr="00EF77B8">
                <w:rPr>
                  <w:rFonts w:ascii="Times New Roman" w:hAnsi="Times New Roman"/>
                  <w:b/>
                  <w:bCs/>
                  <w:sz w:val="20"/>
                  <w:szCs w:val="20"/>
                  <w:lang w:val="vi-VN" w:eastAsia="x-none"/>
                  <w:rPrChange w:id="1348" w:author="Nguyet Nguyen (Senior Legal Executive)" w:date="2026-05-05T09:59:00Z">
                    <w:rPr>
                      <w:rFonts w:ascii="Times New Roman" w:hAnsi="Times New Roman"/>
                      <w:color w:val="45B0E1" w:themeColor="accent1" w:themeTint="99"/>
                      <w:sz w:val="24"/>
                      <w:szCs w:val="24"/>
                      <w:lang w:val="vi-VN" w:eastAsia="x-none"/>
                    </w:rPr>
                  </w:rPrChange>
                </w:rPr>
                <w:t>1</w:t>
              </w:r>
            </w:ins>
            <w:ins w:id="1349" w:author="Tien Nguyen" w:date="2026-04-23T21:22:00Z">
              <w:r w:rsidRPr="00EF77B8">
                <w:rPr>
                  <w:rFonts w:ascii="Times New Roman" w:hAnsi="Times New Roman"/>
                  <w:b/>
                  <w:bCs/>
                  <w:sz w:val="20"/>
                  <w:szCs w:val="20"/>
                  <w:lang w:val="vi-VN" w:eastAsia="x-none"/>
                  <w:rPrChange w:id="1350" w:author="Nguyet Nguyen (Senior Legal Executive)" w:date="2026-05-05T09:59:00Z">
                    <w:rPr>
                      <w:rFonts w:ascii="Times New Roman" w:hAnsi="Times New Roman"/>
                      <w:b/>
                      <w:bCs/>
                      <w:color w:val="45B0E1" w:themeColor="accent1" w:themeTint="99"/>
                      <w:sz w:val="24"/>
                      <w:szCs w:val="24"/>
                      <w:lang w:val="vi-VN" w:eastAsia="x-none"/>
                    </w:rPr>
                  </w:rPrChange>
                </w:rPr>
                <w:t>6</w:t>
              </w:r>
            </w:ins>
            <w:ins w:id="1351" w:author="Tien Nguyen" w:date="2026-04-23T00:20:00Z">
              <w:r w:rsidRPr="00EF77B8">
                <w:rPr>
                  <w:rFonts w:ascii="Times New Roman" w:hAnsi="Times New Roman"/>
                  <w:b/>
                  <w:bCs/>
                  <w:sz w:val="20"/>
                  <w:szCs w:val="20"/>
                  <w:lang w:val="vi-VN" w:eastAsia="x-none"/>
                  <w:rPrChange w:id="1352" w:author="Nguyet Nguyen (Senior Legal Executive)" w:date="2026-05-05T09:59:00Z">
                    <w:rPr>
                      <w:rFonts w:ascii="Times New Roman" w:hAnsi="Times New Roman"/>
                      <w:color w:val="45B0E1" w:themeColor="accent1" w:themeTint="99"/>
                      <w:sz w:val="24"/>
                      <w:szCs w:val="24"/>
                      <w:lang w:val="vi-VN" w:eastAsia="x-none"/>
                    </w:rPr>
                  </w:rPrChange>
                </w:rPr>
                <w:t>7.</w:t>
              </w:r>
            </w:ins>
            <w:ins w:id="1353" w:author="Tien Nguyen" w:date="2026-04-23T00:21:00Z">
              <w:r w:rsidRPr="00EF77B8">
                <w:rPr>
                  <w:rFonts w:ascii="Times New Roman" w:hAnsi="Times New Roman"/>
                  <w:b/>
                  <w:bCs/>
                  <w:sz w:val="20"/>
                  <w:szCs w:val="20"/>
                  <w:lang w:val="vi-VN" w:eastAsia="x-none"/>
                  <w:rPrChange w:id="1354" w:author="Nguyet Nguyen (Senior Legal Executive)" w:date="2026-05-05T09:59:00Z">
                    <w:rPr>
                      <w:rFonts w:ascii="Times New Roman" w:hAnsi="Times New Roman"/>
                      <w:color w:val="45B0E1" w:themeColor="accent1" w:themeTint="99"/>
                      <w:sz w:val="24"/>
                      <w:szCs w:val="24"/>
                      <w:lang w:val="vi-VN" w:eastAsia="x-none"/>
                    </w:rPr>
                  </w:rPrChange>
                </w:rPr>
                <w:t>500.000</w:t>
              </w:r>
            </w:ins>
          </w:p>
        </w:tc>
        <w:tc>
          <w:tcPr>
            <w:tcW w:w="652" w:type="dxa"/>
          </w:tcPr>
          <w:p w14:paraId="4B7642D4" w14:textId="77777777" w:rsidR="00537462" w:rsidRPr="00EF77B8" w:rsidDel="00E67CBA" w:rsidRDefault="00537462" w:rsidP="004B4E92">
            <w:pPr>
              <w:spacing w:after="0" w:line="276" w:lineRule="auto"/>
              <w:rPr>
                <w:ins w:id="1355" w:author="Tien Nguyen" w:date="2026-04-22T17:06:00Z"/>
                <w:rFonts w:ascii="Times New Roman" w:hAnsi="Times New Roman"/>
                <w:sz w:val="20"/>
                <w:szCs w:val="20"/>
                <w:lang w:val="x-none" w:eastAsia="x-none"/>
                <w:rPrChange w:id="1356" w:author="Nguyet Nguyen (Senior Legal Executive)" w:date="2026-05-05T09:59:00Z">
                  <w:rPr>
                    <w:ins w:id="1357"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141C3ABB" w14:textId="77777777" w:rsidTr="00EF77B8">
        <w:trPr>
          <w:ins w:id="1358" w:author="Tien Nguyen" w:date="2026-04-22T20:01:00Z"/>
        </w:trPr>
        <w:tc>
          <w:tcPr>
            <w:tcW w:w="540" w:type="dxa"/>
          </w:tcPr>
          <w:p w14:paraId="36724AEC" w14:textId="77777777" w:rsidR="004B4E92" w:rsidRPr="00EF77B8" w:rsidRDefault="004B4E92" w:rsidP="004B4E92">
            <w:pPr>
              <w:spacing w:after="0" w:line="276" w:lineRule="auto"/>
              <w:jc w:val="center"/>
              <w:rPr>
                <w:ins w:id="1359" w:author="Tien Nguyen" w:date="2026-04-22T20:01:00Z"/>
                <w:rFonts w:ascii="Times New Roman" w:hAnsi="Times New Roman"/>
                <w:sz w:val="20"/>
                <w:szCs w:val="20"/>
                <w:rPrChange w:id="1360" w:author="Nguyet Nguyen (Senior Legal Executive)" w:date="2026-05-05T09:59:00Z">
                  <w:rPr>
                    <w:ins w:id="1361" w:author="Tien Nguyen" w:date="2026-04-22T20:01:00Z"/>
                    <w:rFonts w:ascii="Times New Roman" w:hAnsi="Times New Roman"/>
                    <w:sz w:val="24"/>
                    <w:szCs w:val="24"/>
                  </w:rPr>
                </w:rPrChange>
              </w:rPr>
            </w:pPr>
          </w:p>
        </w:tc>
        <w:tc>
          <w:tcPr>
            <w:tcW w:w="1530" w:type="dxa"/>
            <w:vMerge w:val="restart"/>
          </w:tcPr>
          <w:p w14:paraId="59B11F44" w14:textId="4B928DBE" w:rsidR="004B4E92" w:rsidRPr="00EF77B8" w:rsidDel="00E67CBA" w:rsidRDefault="004B4E92" w:rsidP="004B4E92">
            <w:pPr>
              <w:spacing w:after="0" w:line="276" w:lineRule="auto"/>
              <w:rPr>
                <w:ins w:id="1362" w:author="Tien Nguyen" w:date="2026-04-22T20:01:00Z"/>
                <w:rFonts w:ascii="Times New Roman" w:hAnsi="Times New Roman"/>
                <w:sz w:val="20"/>
                <w:szCs w:val="20"/>
                <w:lang w:val="vi-VN" w:eastAsia="x-none"/>
                <w:rPrChange w:id="1363" w:author="Nguyet Nguyen (Senior Legal Executive)" w:date="2026-05-05T09:59:00Z">
                  <w:rPr>
                    <w:ins w:id="1364" w:author="Tien Nguyen" w:date="2026-04-22T20:01:00Z"/>
                    <w:rFonts w:ascii="Times New Roman" w:hAnsi="Times New Roman"/>
                    <w:color w:val="45B0E1" w:themeColor="accent1" w:themeTint="99"/>
                    <w:sz w:val="24"/>
                    <w:szCs w:val="24"/>
                    <w:lang w:val="x-none" w:eastAsia="x-none"/>
                  </w:rPr>
                </w:rPrChange>
              </w:rPr>
            </w:pPr>
            <w:ins w:id="1365" w:author="Tien Nguyen" w:date="2026-04-22T20:02:00Z">
              <w:r w:rsidRPr="00EF77B8">
                <w:rPr>
                  <w:rFonts w:ascii="Times New Roman" w:hAnsi="Times New Roman"/>
                  <w:sz w:val="20"/>
                  <w:szCs w:val="20"/>
                  <w:lang w:val="vi-VN" w:eastAsia="x-none"/>
                  <w:rPrChange w:id="1366" w:author="Nguyet Nguyen (Senior Legal Executive)" w:date="2026-05-05T09:59:00Z">
                    <w:rPr>
                      <w:rFonts w:ascii="Times New Roman" w:hAnsi="Times New Roman"/>
                      <w:color w:val="45B0E1" w:themeColor="accent1" w:themeTint="99"/>
                      <w:sz w:val="24"/>
                      <w:szCs w:val="24"/>
                      <w:lang w:val="vi-VN" w:eastAsia="x-none"/>
                    </w:rPr>
                  </w:rPrChange>
                </w:rPr>
                <w:t xml:space="preserve">Nhân sự </w:t>
              </w:r>
            </w:ins>
          </w:p>
        </w:tc>
        <w:tc>
          <w:tcPr>
            <w:tcW w:w="2658" w:type="dxa"/>
          </w:tcPr>
          <w:p w14:paraId="7B09643E" w14:textId="57E72FC3" w:rsidR="004B4E92" w:rsidRPr="00EF77B8" w:rsidRDefault="004B4E92" w:rsidP="004B4E92">
            <w:pPr>
              <w:rPr>
                <w:ins w:id="1367" w:author="Tien Nguyen" w:date="2026-04-22T20:01:00Z"/>
                <w:rFonts w:ascii="Times New Roman" w:hAnsi="Times New Roman"/>
                <w:sz w:val="20"/>
                <w:szCs w:val="20"/>
                <w:rPrChange w:id="1368" w:author="Nguyet Nguyen (Senior Legal Executive)" w:date="2026-05-05T09:59:00Z">
                  <w:rPr>
                    <w:ins w:id="1369" w:author="Tien Nguyen" w:date="2026-04-22T20:01:00Z"/>
                  </w:rPr>
                </w:rPrChange>
              </w:rPr>
            </w:pPr>
            <w:ins w:id="1370" w:author="Tien Nguyen" w:date="2026-04-22T20:02:00Z">
              <w:r w:rsidRPr="00EF77B8">
                <w:rPr>
                  <w:rFonts w:ascii="Times New Roman" w:hAnsi="Times New Roman"/>
                  <w:sz w:val="20"/>
                  <w:szCs w:val="20"/>
                  <w:rPrChange w:id="1371" w:author="Nguyet Nguyen (Senior Legal Executive)" w:date="2026-05-05T09:59:00Z">
                    <w:rPr/>
                  </w:rPrChange>
                </w:rPr>
                <w:t xml:space="preserve">Nhà sản xuất </w:t>
              </w:r>
              <w:r w:rsidRPr="00EF77B8">
                <w:rPr>
                  <w:rFonts w:ascii="Times New Roman" w:hAnsi="Times New Roman"/>
                  <w:sz w:val="20"/>
                  <w:szCs w:val="20"/>
                  <w:lang w:val="vi-VN"/>
                  <w:rPrChange w:id="1372" w:author="Nguyet Nguyen (Senior Legal Executive)" w:date="2026-05-05T09:59:00Z">
                    <w:rPr>
                      <w:lang w:val="vi-VN"/>
                    </w:rPr>
                  </w:rPrChange>
                </w:rPr>
                <w:t>(Producer)</w:t>
              </w:r>
            </w:ins>
          </w:p>
        </w:tc>
        <w:tc>
          <w:tcPr>
            <w:tcW w:w="818" w:type="dxa"/>
          </w:tcPr>
          <w:p w14:paraId="325797FC" w14:textId="724865A3" w:rsidR="004B4E92" w:rsidRPr="00EF77B8" w:rsidDel="00E67CBA" w:rsidRDefault="004B4E92" w:rsidP="004B4E92">
            <w:pPr>
              <w:spacing w:after="0" w:line="276" w:lineRule="auto"/>
              <w:rPr>
                <w:ins w:id="1373" w:author="Tien Nguyen" w:date="2026-04-22T20:01:00Z"/>
                <w:rFonts w:ascii="Times New Roman" w:hAnsi="Times New Roman"/>
                <w:sz w:val="20"/>
                <w:szCs w:val="20"/>
                <w:lang w:val="vi-VN" w:eastAsia="x-none"/>
                <w:rPrChange w:id="1374" w:author="Nguyet Nguyen (Senior Legal Executive)" w:date="2026-05-05T09:59:00Z">
                  <w:rPr>
                    <w:ins w:id="1375" w:author="Tien Nguyen" w:date="2026-04-22T20:01:00Z"/>
                    <w:rFonts w:ascii="Times New Roman" w:hAnsi="Times New Roman"/>
                    <w:color w:val="45B0E1" w:themeColor="accent1" w:themeTint="99"/>
                    <w:sz w:val="24"/>
                    <w:szCs w:val="24"/>
                    <w:lang w:val="x-none" w:eastAsia="x-none"/>
                  </w:rPr>
                </w:rPrChange>
              </w:rPr>
            </w:pPr>
            <w:ins w:id="1376" w:author="Tien Nguyen" w:date="2026-04-22T20:06:00Z">
              <w:r w:rsidRPr="00EF77B8">
                <w:rPr>
                  <w:rFonts w:ascii="Times New Roman" w:hAnsi="Times New Roman"/>
                  <w:sz w:val="20"/>
                  <w:szCs w:val="20"/>
                  <w:lang w:val="vi-VN" w:eastAsia="x-none"/>
                  <w:rPrChange w:id="1377" w:author="Nguyet Nguyen (Senior Legal Executive)" w:date="2026-05-05T09:59:00Z">
                    <w:rPr>
                      <w:rFonts w:ascii="Times New Roman" w:hAnsi="Times New Roman"/>
                      <w:color w:val="45B0E1" w:themeColor="accent1" w:themeTint="99"/>
                      <w:sz w:val="24"/>
                      <w:szCs w:val="24"/>
                      <w:lang w:val="vi-VN" w:eastAsia="x-none"/>
                    </w:rPr>
                  </w:rPrChange>
                </w:rPr>
                <w:t>người</w:t>
              </w:r>
            </w:ins>
          </w:p>
        </w:tc>
        <w:tc>
          <w:tcPr>
            <w:tcW w:w="693" w:type="dxa"/>
          </w:tcPr>
          <w:p w14:paraId="1A98A340" w14:textId="43D31633" w:rsidR="004B4E92" w:rsidRPr="00EF77B8" w:rsidRDefault="004B4E92" w:rsidP="00C31EB7">
            <w:pPr>
              <w:spacing w:after="0" w:line="276" w:lineRule="auto"/>
              <w:jc w:val="center"/>
              <w:rPr>
                <w:ins w:id="1378" w:author="Tien Nguyen" w:date="2026-04-23T20:51:00Z"/>
                <w:rFonts w:ascii="Times New Roman" w:hAnsi="Times New Roman"/>
                <w:sz w:val="20"/>
                <w:szCs w:val="20"/>
                <w:lang w:val="vi-VN" w:eastAsia="x-none"/>
                <w:rPrChange w:id="1379" w:author="Nguyet Nguyen (Senior Legal Executive)" w:date="2026-05-05T09:59:00Z">
                  <w:rPr>
                    <w:ins w:id="1380" w:author="Tien Nguyen" w:date="2026-04-23T20:51:00Z"/>
                    <w:rFonts w:ascii="Times New Roman" w:hAnsi="Times New Roman"/>
                    <w:color w:val="45B0E1" w:themeColor="accent1" w:themeTint="99"/>
                    <w:sz w:val="24"/>
                    <w:szCs w:val="24"/>
                    <w:lang w:val="vi-VN" w:eastAsia="x-none"/>
                  </w:rPr>
                </w:rPrChange>
              </w:rPr>
              <w:pPrChange w:id="1381" w:author="Nguyet Nguyen (Senior Legal Executive)" w:date="2026-05-05T11:43:00Z">
                <w:pPr>
                  <w:spacing w:after="0" w:line="276" w:lineRule="auto"/>
                </w:pPr>
              </w:pPrChange>
            </w:pPr>
            <w:ins w:id="1382" w:author="Tien Nguyen" w:date="2026-04-23T20:51:00Z">
              <w:r w:rsidRPr="00EF77B8">
                <w:rPr>
                  <w:rFonts w:ascii="Times New Roman" w:hAnsi="Times New Roman"/>
                  <w:sz w:val="20"/>
                  <w:szCs w:val="20"/>
                  <w:lang w:val="vi-VN" w:eastAsia="x-none"/>
                  <w:rPrChange w:id="1383"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656E62F4" w14:textId="0DFE5FBF" w:rsidR="004B4E92" w:rsidRPr="00EF77B8" w:rsidDel="00E67CBA" w:rsidRDefault="004B4E92" w:rsidP="00C31EB7">
            <w:pPr>
              <w:spacing w:after="0" w:line="276" w:lineRule="auto"/>
              <w:jc w:val="center"/>
              <w:rPr>
                <w:ins w:id="1384" w:author="Tien Nguyen" w:date="2026-04-22T20:01:00Z"/>
                <w:rFonts w:ascii="Times New Roman" w:hAnsi="Times New Roman"/>
                <w:sz w:val="20"/>
                <w:szCs w:val="20"/>
                <w:lang w:val="vi-VN" w:eastAsia="x-none"/>
                <w:rPrChange w:id="1385" w:author="Nguyet Nguyen (Senior Legal Executive)" w:date="2026-05-05T09:59:00Z">
                  <w:rPr>
                    <w:ins w:id="1386" w:author="Tien Nguyen" w:date="2026-04-22T20:01:00Z"/>
                    <w:rFonts w:ascii="Times New Roman" w:hAnsi="Times New Roman"/>
                    <w:color w:val="45B0E1" w:themeColor="accent1" w:themeTint="99"/>
                    <w:sz w:val="24"/>
                    <w:szCs w:val="24"/>
                    <w:lang w:val="x-none" w:eastAsia="x-none"/>
                  </w:rPr>
                </w:rPrChange>
              </w:rPr>
              <w:pPrChange w:id="1387" w:author="Nguyet Nguyen (Senior Legal Executive)" w:date="2026-05-05T11:43:00Z">
                <w:pPr>
                  <w:spacing w:after="0" w:line="276" w:lineRule="auto"/>
                </w:pPr>
              </w:pPrChange>
            </w:pPr>
            <w:ins w:id="1388" w:author="Tien Nguyen" w:date="2026-04-23T20:53:00Z">
              <w:r w:rsidRPr="00EF77B8">
                <w:rPr>
                  <w:rFonts w:ascii="Times New Roman" w:hAnsi="Times New Roman"/>
                  <w:sz w:val="20"/>
                  <w:szCs w:val="20"/>
                  <w:lang w:val="vi-VN" w:eastAsia="x-none"/>
                  <w:rPrChange w:id="1389"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56D7249F" w14:textId="4C32C947" w:rsidR="004B4E92" w:rsidRPr="00EF77B8" w:rsidRDefault="004B4E92" w:rsidP="00EF77B8">
            <w:pPr>
              <w:spacing w:after="0" w:line="276" w:lineRule="auto"/>
              <w:jc w:val="right"/>
              <w:rPr>
                <w:ins w:id="1390" w:author="Tien Nguyen" w:date="2026-04-22T20:01:00Z"/>
                <w:rFonts w:ascii="Times New Roman" w:hAnsi="Times New Roman"/>
                <w:sz w:val="20"/>
                <w:szCs w:val="20"/>
                <w:lang w:val="vi-VN" w:eastAsia="x-none"/>
                <w:rPrChange w:id="1391" w:author="Nguyet Nguyen (Senior Legal Executive)" w:date="2026-05-05T09:59:00Z">
                  <w:rPr>
                    <w:ins w:id="1392" w:author="Tien Nguyen" w:date="2026-04-22T20:01:00Z"/>
                    <w:rFonts w:ascii="Times New Roman" w:hAnsi="Times New Roman"/>
                    <w:color w:val="45B0E1" w:themeColor="accent1" w:themeTint="99"/>
                    <w:sz w:val="24"/>
                    <w:szCs w:val="24"/>
                    <w:lang w:val="vi-VN" w:eastAsia="x-none"/>
                  </w:rPr>
                </w:rPrChange>
              </w:rPr>
              <w:pPrChange w:id="1393" w:author="Nguyet Nguyen (Senior Legal Executive)" w:date="2026-05-05T10:02:00Z">
                <w:pPr>
                  <w:spacing w:after="0" w:line="276" w:lineRule="auto"/>
                </w:pPr>
              </w:pPrChange>
            </w:pPr>
            <w:ins w:id="1394" w:author="Tien Nguyen" w:date="2026-04-22T20:02:00Z">
              <w:r w:rsidRPr="00EF77B8">
                <w:rPr>
                  <w:rFonts w:ascii="Times New Roman" w:hAnsi="Times New Roman"/>
                  <w:sz w:val="20"/>
                  <w:szCs w:val="20"/>
                  <w:lang w:val="vi-VN" w:eastAsia="x-none"/>
                  <w:rPrChange w:id="1395" w:author="Nguyet Nguyen (Senior Legal Executive)" w:date="2026-05-05T09:59:00Z">
                    <w:rPr>
                      <w:rFonts w:ascii="Times New Roman" w:hAnsi="Times New Roman"/>
                      <w:color w:val="45B0E1" w:themeColor="accent1" w:themeTint="99"/>
                      <w:sz w:val="24"/>
                      <w:szCs w:val="24"/>
                      <w:lang w:val="vi-VN" w:eastAsia="x-none"/>
                    </w:rPr>
                  </w:rPrChange>
                </w:rPr>
                <w:t>20</w:t>
              </w:r>
            </w:ins>
            <w:ins w:id="1396" w:author="Tien Nguyen" w:date="2026-04-22T20:53:00Z">
              <w:r w:rsidRPr="00EF77B8">
                <w:rPr>
                  <w:rFonts w:ascii="Times New Roman" w:hAnsi="Times New Roman"/>
                  <w:sz w:val="20"/>
                  <w:szCs w:val="20"/>
                  <w:lang w:val="vi-VN" w:eastAsia="x-none"/>
                  <w:rPrChange w:id="1397" w:author="Nguyet Nguyen (Senior Legal Executive)" w:date="2026-05-05T09:59:00Z">
                    <w:rPr>
                      <w:rFonts w:ascii="Times New Roman" w:hAnsi="Times New Roman"/>
                      <w:color w:val="45B0E1" w:themeColor="accent1" w:themeTint="99"/>
                      <w:sz w:val="24"/>
                      <w:szCs w:val="24"/>
                      <w:lang w:val="vi-VN" w:eastAsia="x-none"/>
                    </w:rPr>
                  </w:rPrChange>
                </w:rPr>
                <w:t>.</w:t>
              </w:r>
            </w:ins>
            <w:ins w:id="1398" w:author="Tien Nguyen" w:date="2026-04-22T20:02:00Z">
              <w:r w:rsidRPr="00EF77B8">
                <w:rPr>
                  <w:rFonts w:ascii="Times New Roman" w:hAnsi="Times New Roman"/>
                  <w:sz w:val="20"/>
                  <w:szCs w:val="20"/>
                  <w:lang w:val="vi-VN" w:eastAsia="x-none"/>
                  <w:rPrChange w:id="1399" w:author="Nguyet Nguyen (Senior Legal Executive)" w:date="2026-05-05T09:59:00Z">
                    <w:rPr>
                      <w:rFonts w:ascii="Times New Roman" w:hAnsi="Times New Roman"/>
                      <w:color w:val="45B0E1" w:themeColor="accent1" w:themeTint="99"/>
                      <w:sz w:val="24"/>
                      <w:szCs w:val="24"/>
                      <w:lang w:val="vi-VN" w:eastAsia="x-none"/>
                    </w:rPr>
                  </w:rPrChange>
                </w:rPr>
                <w:t>000</w:t>
              </w:r>
            </w:ins>
            <w:ins w:id="1400" w:author="Tien Nguyen" w:date="2026-04-22T20:53:00Z">
              <w:r w:rsidRPr="00EF77B8">
                <w:rPr>
                  <w:rFonts w:ascii="Times New Roman" w:hAnsi="Times New Roman"/>
                  <w:sz w:val="20"/>
                  <w:szCs w:val="20"/>
                  <w:lang w:val="vi-VN" w:eastAsia="x-none"/>
                  <w:rPrChange w:id="1401" w:author="Nguyet Nguyen (Senior Legal Executive)" w:date="2026-05-05T09:59:00Z">
                    <w:rPr>
                      <w:rFonts w:ascii="Times New Roman" w:hAnsi="Times New Roman"/>
                      <w:color w:val="45B0E1" w:themeColor="accent1" w:themeTint="99"/>
                      <w:sz w:val="24"/>
                      <w:szCs w:val="24"/>
                      <w:lang w:val="vi-VN" w:eastAsia="x-none"/>
                    </w:rPr>
                  </w:rPrChange>
                </w:rPr>
                <w:t>.</w:t>
              </w:r>
            </w:ins>
            <w:ins w:id="1402" w:author="Tien Nguyen" w:date="2026-04-22T20:02:00Z">
              <w:r w:rsidRPr="00EF77B8">
                <w:rPr>
                  <w:rFonts w:ascii="Times New Roman" w:hAnsi="Times New Roman"/>
                  <w:sz w:val="20"/>
                  <w:szCs w:val="20"/>
                  <w:lang w:val="vi-VN" w:eastAsia="x-none"/>
                  <w:rPrChange w:id="1403"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16A4DCE1" w14:textId="797B5242" w:rsidR="004B4E92" w:rsidRPr="00EF77B8" w:rsidDel="00E67CBA" w:rsidRDefault="004B4E92" w:rsidP="00EF77B8">
            <w:pPr>
              <w:spacing w:after="0" w:line="276" w:lineRule="auto"/>
              <w:jc w:val="right"/>
              <w:rPr>
                <w:ins w:id="1404" w:author="Tien Nguyen" w:date="2026-04-22T20:01:00Z"/>
                <w:rFonts w:ascii="Times New Roman" w:hAnsi="Times New Roman"/>
                <w:sz w:val="20"/>
                <w:szCs w:val="20"/>
                <w:lang w:val="vi-VN" w:eastAsia="x-none"/>
                <w:rPrChange w:id="1405" w:author="Nguyet Nguyen (Senior Legal Executive)" w:date="2026-05-05T09:59:00Z">
                  <w:rPr>
                    <w:ins w:id="1406" w:author="Tien Nguyen" w:date="2026-04-22T20:01:00Z"/>
                    <w:rFonts w:ascii="Times New Roman" w:hAnsi="Times New Roman"/>
                    <w:color w:val="45B0E1" w:themeColor="accent1" w:themeTint="99"/>
                    <w:sz w:val="24"/>
                    <w:szCs w:val="24"/>
                    <w:lang w:val="x-none" w:eastAsia="x-none"/>
                  </w:rPr>
                </w:rPrChange>
              </w:rPr>
              <w:pPrChange w:id="1407" w:author="Nguyet Nguyen (Senior Legal Executive)" w:date="2026-05-05T10:02:00Z">
                <w:pPr>
                  <w:spacing w:after="0" w:line="276" w:lineRule="auto"/>
                </w:pPr>
              </w:pPrChange>
            </w:pPr>
            <w:ins w:id="1408" w:author="Tien Nguyen" w:date="2026-04-23T20:54:00Z">
              <w:r w:rsidRPr="00EF77B8">
                <w:rPr>
                  <w:rFonts w:ascii="Times New Roman" w:hAnsi="Times New Roman"/>
                  <w:sz w:val="20"/>
                  <w:szCs w:val="20"/>
                  <w:lang w:val="vi-VN" w:eastAsia="x-none"/>
                  <w:rPrChange w:id="1409" w:author="Nguyet Nguyen (Senior Legal Executive)" w:date="2026-05-05T09:59:00Z">
                    <w:rPr>
                      <w:rFonts w:ascii="Times New Roman" w:hAnsi="Times New Roman"/>
                      <w:color w:val="45B0E1" w:themeColor="accent1" w:themeTint="99"/>
                      <w:sz w:val="24"/>
                      <w:szCs w:val="24"/>
                      <w:lang w:val="vi-VN" w:eastAsia="x-none"/>
                    </w:rPr>
                  </w:rPrChange>
                </w:rPr>
                <w:t>28</w:t>
              </w:r>
            </w:ins>
            <w:ins w:id="1410" w:author="Tien Nguyen" w:date="2026-04-22T20:53:00Z">
              <w:r w:rsidRPr="00EF77B8">
                <w:rPr>
                  <w:rFonts w:ascii="Times New Roman" w:hAnsi="Times New Roman"/>
                  <w:sz w:val="20"/>
                  <w:szCs w:val="20"/>
                  <w:lang w:val="vi-VN" w:eastAsia="x-none"/>
                  <w:rPrChange w:id="1411" w:author="Nguyet Nguyen (Senior Legal Executive)" w:date="2026-05-05T09:59:00Z">
                    <w:rPr>
                      <w:rFonts w:ascii="Times New Roman" w:hAnsi="Times New Roman"/>
                      <w:color w:val="45B0E1" w:themeColor="accent1" w:themeTint="99"/>
                      <w:sz w:val="24"/>
                      <w:szCs w:val="24"/>
                      <w:lang w:val="vi-VN" w:eastAsia="x-none"/>
                    </w:rPr>
                  </w:rPrChange>
                </w:rPr>
                <w:t>.</w:t>
              </w:r>
            </w:ins>
            <w:ins w:id="1412" w:author="Tien Nguyen" w:date="2026-04-22T20:03:00Z">
              <w:r w:rsidRPr="00EF77B8">
                <w:rPr>
                  <w:rFonts w:ascii="Times New Roman" w:hAnsi="Times New Roman"/>
                  <w:sz w:val="20"/>
                  <w:szCs w:val="20"/>
                  <w:lang w:val="vi-VN" w:eastAsia="x-none"/>
                  <w:rPrChange w:id="1413" w:author="Nguyet Nguyen (Senior Legal Executive)" w:date="2026-05-05T09:59:00Z">
                    <w:rPr>
                      <w:rFonts w:ascii="Times New Roman" w:hAnsi="Times New Roman"/>
                      <w:color w:val="45B0E1" w:themeColor="accent1" w:themeTint="99"/>
                      <w:sz w:val="24"/>
                      <w:szCs w:val="24"/>
                      <w:lang w:val="vi-VN" w:eastAsia="x-none"/>
                    </w:rPr>
                  </w:rPrChange>
                </w:rPr>
                <w:t>000</w:t>
              </w:r>
            </w:ins>
            <w:ins w:id="1414" w:author="Tien Nguyen" w:date="2026-04-22T20:53:00Z">
              <w:r w:rsidRPr="00EF77B8">
                <w:rPr>
                  <w:rFonts w:ascii="Times New Roman" w:hAnsi="Times New Roman"/>
                  <w:sz w:val="20"/>
                  <w:szCs w:val="20"/>
                  <w:lang w:val="vi-VN" w:eastAsia="x-none"/>
                  <w:rPrChange w:id="1415" w:author="Nguyet Nguyen (Senior Legal Executive)" w:date="2026-05-05T09:59:00Z">
                    <w:rPr>
                      <w:rFonts w:ascii="Times New Roman" w:hAnsi="Times New Roman"/>
                      <w:color w:val="45B0E1" w:themeColor="accent1" w:themeTint="99"/>
                      <w:sz w:val="24"/>
                      <w:szCs w:val="24"/>
                      <w:lang w:val="vi-VN" w:eastAsia="x-none"/>
                    </w:rPr>
                  </w:rPrChange>
                </w:rPr>
                <w:t>.</w:t>
              </w:r>
            </w:ins>
            <w:ins w:id="1416" w:author="Tien Nguyen" w:date="2026-04-22T20:03:00Z">
              <w:r w:rsidRPr="00EF77B8">
                <w:rPr>
                  <w:rFonts w:ascii="Times New Roman" w:hAnsi="Times New Roman"/>
                  <w:sz w:val="20"/>
                  <w:szCs w:val="20"/>
                  <w:lang w:val="vi-VN" w:eastAsia="x-none"/>
                  <w:rPrChange w:id="1417"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4DBA538B" w14:textId="4DCCA4A0" w:rsidR="004B4E92" w:rsidRPr="00EF77B8" w:rsidDel="00E67CBA" w:rsidRDefault="004B4E92" w:rsidP="00EF77B8">
            <w:pPr>
              <w:spacing w:after="0" w:line="276" w:lineRule="auto"/>
              <w:ind w:left="-85" w:right="-103"/>
              <w:rPr>
                <w:ins w:id="1418" w:author="Tien Nguyen" w:date="2026-04-22T20:01:00Z"/>
                <w:rFonts w:ascii="Times New Roman" w:hAnsi="Times New Roman"/>
                <w:sz w:val="20"/>
                <w:szCs w:val="20"/>
                <w:lang w:val="x-none" w:eastAsia="x-none"/>
                <w:rPrChange w:id="1419" w:author="Nguyet Nguyen (Senior Legal Executive)" w:date="2026-05-05T09:59:00Z">
                  <w:rPr>
                    <w:ins w:id="1420" w:author="Tien Nguyen" w:date="2026-04-22T20:01:00Z"/>
                    <w:rFonts w:ascii="Times New Roman" w:hAnsi="Times New Roman"/>
                    <w:color w:val="45B0E1" w:themeColor="accent1" w:themeTint="99"/>
                    <w:sz w:val="24"/>
                    <w:szCs w:val="24"/>
                    <w:lang w:val="x-none" w:eastAsia="x-none"/>
                  </w:rPr>
                </w:rPrChange>
              </w:rPr>
            </w:pPr>
            <w:ins w:id="1421" w:author="Tien Nguyen" w:date="2026-04-23T20:54:00Z">
              <w:r w:rsidRPr="00EF77B8">
                <w:rPr>
                  <w:rFonts w:ascii="Times New Roman" w:hAnsi="Times New Roman"/>
                  <w:sz w:val="20"/>
                  <w:szCs w:val="20"/>
                  <w:lang w:val="vi-VN" w:eastAsia="x-none"/>
                  <w:rPrChange w:id="1422" w:author="Nguyet Nguyen (Senior Legal Executive)" w:date="2026-05-05T09:59:00Z">
                    <w:rPr>
                      <w:rFonts w:ascii="Times New Roman" w:hAnsi="Times New Roman"/>
                      <w:color w:val="45B0E1" w:themeColor="accent1" w:themeTint="99"/>
                      <w:sz w:val="24"/>
                      <w:szCs w:val="24"/>
                      <w:lang w:val="vi-VN" w:eastAsia="x-none"/>
                    </w:rPr>
                  </w:rPrChange>
                </w:rPr>
                <w:t>Giảm 40%</w:t>
              </w:r>
            </w:ins>
          </w:p>
        </w:tc>
      </w:tr>
      <w:tr w:rsidR="00EF77B8" w:rsidRPr="00EF77B8" w14:paraId="4430F7A4" w14:textId="77777777" w:rsidTr="00EF77B8">
        <w:trPr>
          <w:ins w:id="1423" w:author="Tien Nguyen" w:date="2026-04-22T17:06:00Z"/>
        </w:trPr>
        <w:tc>
          <w:tcPr>
            <w:tcW w:w="540" w:type="dxa"/>
          </w:tcPr>
          <w:p w14:paraId="68116838" w14:textId="77777777" w:rsidR="004B4E92" w:rsidRPr="00EF77B8" w:rsidRDefault="004B4E92" w:rsidP="004B4E92">
            <w:pPr>
              <w:spacing w:after="0" w:line="276" w:lineRule="auto"/>
              <w:jc w:val="center"/>
              <w:rPr>
                <w:ins w:id="1424" w:author="Tien Nguyen" w:date="2026-04-22T17:06:00Z"/>
                <w:rFonts w:ascii="Times New Roman" w:hAnsi="Times New Roman"/>
                <w:sz w:val="20"/>
                <w:szCs w:val="20"/>
                <w:rPrChange w:id="1425" w:author="Nguyet Nguyen (Senior Legal Executive)" w:date="2026-05-05T09:59:00Z">
                  <w:rPr>
                    <w:ins w:id="1426" w:author="Tien Nguyen" w:date="2026-04-22T17:06:00Z"/>
                    <w:rFonts w:ascii="Times New Roman" w:hAnsi="Times New Roman"/>
                    <w:sz w:val="24"/>
                    <w:szCs w:val="24"/>
                  </w:rPr>
                </w:rPrChange>
              </w:rPr>
            </w:pPr>
          </w:p>
        </w:tc>
        <w:tc>
          <w:tcPr>
            <w:tcW w:w="1530" w:type="dxa"/>
            <w:vMerge/>
          </w:tcPr>
          <w:p w14:paraId="7ED80DBF" w14:textId="77777777" w:rsidR="004B4E92" w:rsidRPr="00EF77B8" w:rsidDel="00E67CBA" w:rsidRDefault="004B4E92" w:rsidP="004B4E92">
            <w:pPr>
              <w:spacing w:after="0" w:line="276" w:lineRule="auto"/>
              <w:rPr>
                <w:ins w:id="1427" w:author="Tien Nguyen" w:date="2026-04-22T17:06:00Z"/>
                <w:rFonts w:ascii="Times New Roman" w:hAnsi="Times New Roman"/>
                <w:sz w:val="20"/>
                <w:szCs w:val="20"/>
                <w:lang w:val="x-none" w:eastAsia="x-none"/>
                <w:rPrChange w:id="1428" w:author="Nguyet Nguyen (Senior Legal Executive)" w:date="2026-05-05T09:59:00Z">
                  <w:rPr>
                    <w:ins w:id="1429"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41945DAF" w14:textId="344F9BF7" w:rsidR="004B4E92" w:rsidRPr="00EF77B8" w:rsidDel="00E67CBA" w:rsidRDefault="004B4E92">
            <w:pPr>
              <w:rPr>
                <w:ins w:id="1430" w:author="Tien Nguyen" w:date="2026-04-22T17:06:00Z"/>
                <w:rFonts w:ascii="Times New Roman" w:hAnsi="Times New Roman"/>
                <w:sz w:val="20"/>
                <w:szCs w:val="20"/>
                <w:lang w:val="vi-VN"/>
                <w:rPrChange w:id="1431" w:author="Nguyet Nguyen (Senior Legal Executive)" w:date="2026-05-05T09:59:00Z">
                  <w:rPr>
                    <w:ins w:id="1432" w:author="Tien Nguyen" w:date="2026-04-22T17:06:00Z"/>
                    <w:rFonts w:ascii="Times New Roman" w:hAnsi="Times New Roman"/>
                    <w:color w:val="45B0E1" w:themeColor="accent1" w:themeTint="99"/>
                    <w:sz w:val="24"/>
                    <w:szCs w:val="24"/>
                    <w:lang w:val="x-none" w:eastAsia="x-none"/>
                  </w:rPr>
                </w:rPrChange>
              </w:rPr>
              <w:pPrChange w:id="1433" w:author="Tien Nguyen" w:date="2026-04-22T19:49:00Z">
                <w:pPr>
                  <w:spacing w:after="0" w:line="276" w:lineRule="auto"/>
                </w:pPr>
              </w:pPrChange>
            </w:pPr>
            <w:ins w:id="1434" w:author="Tien Nguyen" w:date="2026-04-22T19:49:00Z">
              <w:r w:rsidRPr="00EF77B8">
                <w:rPr>
                  <w:rFonts w:ascii="Times New Roman" w:hAnsi="Times New Roman"/>
                  <w:sz w:val="20"/>
                  <w:szCs w:val="20"/>
                  <w:rPrChange w:id="1435" w:author="Nguyet Nguyen (Senior Legal Executive)" w:date="2026-05-05T09:59:00Z">
                    <w:rPr/>
                  </w:rPrChange>
                </w:rPr>
                <w:t xml:space="preserve">Nhiếp ảnh gia </w:t>
              </w:r>
              <w:r w:rsidRPr="00EF77B8">
                <w:rPr>
                  <w:rFonts w:ascii="Times New Roman" w:hAnsi="Times New Roman"/>
                  <w:sz w:val="20"/>
                  <w:szCs w:val="20"/>
                  <w:lang w:val="vi-VN"/>
                  <w:rPrChange w:id="1436" w:author="Nguyet Nguyen (Senior Legal Executive)" w:date="2026-05-05T09:59:00Z">
                    <w:rPr>
                      <w:lang w:val="vi-VN"/>
                    </w:rPr>
                  </w:rPrChange>
                </w:rPr>
                <w:t>(Photographer)</w:t>
              </w:r>
            </w:ins>
            <w:ins w:id="1437" w:author="Tien Nguyen" w:date="2026-04-22T19:59:00Z">
              <w:r w:rsidRPr="00EF77B8">
                <w:rPr>
                  <w:rFonts w:ascii="Times New Roman" w:hAnsi="Times New Roman"/>
                  <w:sz w:val="20"/>
                  <w:szCs w:val="20"/>
                  <w:lang w:val="vi-VN"/>
                  <w:rPrChange w:id="1438" w:author="Nguyet Nguyen (Senior Legal Executive)" w:date="2026-05-05T09:59:00Z">
                    <w:rPr>
                      <w:lang w:val="vi-VN"/>
                    </w:rPr>
                  </w:rPrChange>
                </w:rPr>
                <w:t xml:space="preserve"> </w:t>
              </w:r>
            </w:ins>
          </w:p>
        </w:tc>
        <w:tc>
          <w:tcPr>
            <w:tcW w:w="818" w:type="dxa"/>
          </w:tcPr>
          <w:p w14:paraId="73DAE1CE" w14:textId="65F8BB63" w:rsidR="004B4E92" w:rsidRPr="00EF77B8" w:rsidDel="00E67CBA" w:rsidRDefault="004B4E92" w:rsidP="004B4E92">
            <w:pPr>
              <w:spacing w:after="0" w:line="276" w:lineRule="auto"/>
              <w:rPr>
                <w:ins w:id="1439" w:author="Tien Nguyen" w:date="2026-04-22T17:06:00Z"/>
                <w:rFonts w:ascii="Times New Roman" w:hAnsi="Times New Roman"/>
                <w:sz w:val="20"/>
                <w:szCs w:val="20"/>
                <w:lang w:val="vi-VN" w:eastAsia="x-none"/>
                <w:rPrChange w:id="1440" w:author="Nguyet Nguyen (Senior Legal Executive)" w:date="2026-05-05T09:59:00Z">
                  <w:rPr>
                    <w:ins w:id="1441" w:author="Tien Nguyen" w:date="2026-04-22T17:06:00Z"/>
                    <w:rFonts w:ascii="Times New Roman" w:hAnsi="Times New Roman"/>
                    <w:color w:val="45B0E1" w:themeColor="accent1" w:themeTint="99"/>
                    <w:sz w:val="24"/>
                    <w:szCs w:val="24"/>
                    <w:lang w:val="x-none" w:eastAsia="x-none"/>
                  </w:rPr>
                </w:rPrChange>
              </w:rPr>
            </w:pPr>
            <w:ins w:id="1442" w:author="Tien Nguyen" w:date="2026-04-22T20:06:00Z">
              <w:r w:rsidRPr="00EF77B8">
                <w:rPr>
                  <w:rFonts w:ascii="Times New Roman" w:hAnsi="Times New Roman"/>
                  <w:sz w:val="20"/>
                  <w:szCs w:val="20"/>
                  <w:lang w:val="vi-VN" w:eastAsia="x-none"/>
                  <w:rPrChange w:id="1443" w:author="Nguyet Nguyen (Senior Legal Executive)" w:date="2026-05-05T09:59:00Z">
                    <w:rPr>
                      <w:rFonts w:ascii="Times New Roman" w:hAnsi="Times New Roman"/>
                      <w:color w:val="45B0E1" w:themeColor="accent1" w:themeTint="99"/>
                      <w:sz w:val="24"/>
                      <w:szCs w:val="24"/>
                      <w:lang w:val="vi-VN" w:eastAsia="x-none"/>
                    </w:rPr>
                  </w:rPrChange>
                </w:rPr>
                <w:t>người</w:t>
              </w:r>
            </w:ins>
          </w:p>
        </w:tc>
        <w:tc>
          <w:tcPr>
            <w:tcW w:w="693" w:type="dxa"/>
          </w:tcPr>
          <w:p w14:paraId="74F8B9DD" w14:textId="14076B96" w:rsidR="004B4E92" w:rsidRPr="00EF77B8" w:rsidRDefault="004B4E92" w:rsidP="00C31EB7">
            <w:pPr>
              <w:spacing w:after="0" w:line="276" w:lineRule="auto"/>
              <w:jc w:val="center"/>
              <w:rPr>
                <w:ins w:id="1444" w:author="Tien Nguyen" w:date="2026-04-23T20:51:00Z"/>
                <w:rFonts w:ascii="Times New Roman" w:hAnsi="Times New Roman"/>
                <w:sz w:val="20"/>
                <w:szCs w:val="20"/>
                <w:lang w:val="vi-VN" w:eastAsia="x-none"/>
                <w:rPrChange w:id="1445" w:author="Nguyet Nguyen (Senior Legal Executive)" w:date="2026-05-05T09:59:00Z">
                  <w:rPr>
                    <w:ins w:id="1446" w:author="Tien Nguyen" w:date="2026-04-23T20:51:00Z"/>
                    <w:rFonts w:ascii="Times New Roman" w:hAnsi="Times New Roman"/>
                    <w:color w:val="45B0E1" w:themeColor="accent1" w:themeTint="99"/>
                    <w:sz w:val="24"/>
                    <w:szCs w:val="24"/>
                    <w:lang w:val="vi-VN" w:eastAsia="x-none"/>
                  </w:rPr>
                </w:rPrChange>
              </w:rPr>
              <w:pPrChange w:id="1447" w:author="Nguyet Nguyen (Senior Legal Executive)" w:date="2026-05-05T11:43:00Z">
                <w:pPr>
                  <w:spacing w:after="0" w:line="276" w:lineRule="auto"/>
                </w:pPr>
              </w:pPrChange>
            </w:pPr>
            <w:ins w:id="1448" w:author="Tien Nguyen" w:date="2026-04-23T20:51:00Z">
              <w:r w:rsidRPr="00EF77B8">
                <w:rPr>
                  <w:rFonts w:ascii="Times New Roman" w:hAnsi="Times New Roman"/>
                  <w:sz w:val="20"/>
                  <w:szCs w:val="20"/>
                  <w:lang w:val="vi-VN" w:eastAsia="x-none"/>
                  <w:rPrChange w:id="1449"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720" w:type="dxa"/>
          </w:tcPr>
          <w:p w14:paraId="2F1596DF" w14:textId="1411546E" w:rsidR="004B4E92" w:rsidRPr="00EF77B8" w:rsidDel="00E67CBA" w:rsidRDefault="004B4E92" w:rsidP="00C31EB7">
            <w:pPr>
              <w:spacing w:after="0" w:line="276" w:lineRule="auto"/>
              <w:jc w:val="center"/>
              <w:rPr>
                <w:ins w:id="1450" w:author="Tien Nguyen" w:date="2026-04-22T17:06:00Z"/>
                <w:rFonts w:ascii="Times New Roman" w:hAnsi="Times New Roman"/>
                <w:sz w:val="20"/>
                <w:szCs w:val="20"/>
                <w:lang w:val="vi-VN" w:eastAsia="x-none"/>
                <w:rPrChange w:id="1451" w:author="Nguyet Nguyen (Senior Legal Executive)" w:date="2026-05-05T09:59:00Z">
                  <w:rPr>
                    <w:ins w:id="1452" w:author="Tien Nguyen" w:date="2026-04-22T17:06:00Z"/>
                    <w:rFonts w:ascii="Times New Roman" w:hAnsi="Times New Roman"/>
                    <w:color w:val="45B0E1" w:themeColor="accent1" w:themeTint="99"/>
                    <w:sz w:val="24"/>
                    <w:szCs w:val="24"/>
                    <w:lang w:val="x-none" w:eastAsia="x-none"/>
                  </w:rPr>
                </w:rPrChange>
              </w:rPr>
              <w:pPrChange w:id="1453" w:author="Nguyet Nguyen (Senior Legal Executive)" w:date="2026-05-05T11:43:00Z">
                <w:pPr>
                  <w:spacing w:after="0" w:line="276" w:lineRule="auto"/>
                </w:pPr>
              </w:pPrChange>
            </w:pPr>
            <w:ins w:id="1454" w:author="Tien Nguyen" w:date="2026-04-23T20:55:00Z">
              <w:r w:rsidRPr="00EF77B8">
                <w:rPr>
                  <w:rFonts w:ascii="Times New Roman" w:hAnsi="Times New Roman"/>
                  <w:sz w:val="20"/>
                  <w:szCs w:val="20"/>
                  <w:lang w:val="vi-VN" w:eastAsia="x-none"/>
                  <w:rPrChange w:id="1455"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6A49A660" w14:textId="662B6160" w:rsidR="004B4E92" w:rsidRPr="00EF77B8" w:rsidDel="00E67CBA" w:rsidRDefault="004B4E92" w:rsidP="00EF77B8">
            <w:pPr>
              <w:spacing w:after="0" w:line="276" w:lineRule="auto"/>
              <w:jc w:val="right"/>
              <w:rPr>
                <w:ins w:id="1456" w:author="Tien Nguyen" w:date="2026-04-22T17:06:00Z"/>
                <w:rFonts w:ascii="Times New Roman" w:hAnsi="Times New Roman"/>
                <w:sz w:val="20"/>
                <w:szCs w:val="20"/>
                <w:lang w:val="vi-VN" w:eastAsia="x-none"/>
                <w:rPrChange w:id="1457" w:author="Nguyet Nguyen (Senior Legal Executive)" w:date="2026-05-05T09:59:00Z">
                  <w:rPr>
                    <w:ins w:id="1458" w:author="Tien Nguyen" w:date="2026-04-22T17:06:00Z"/>
                    <w:rFonts w:ascii="Times New Roman" w:hAnsi="Times New Roman"/>
                    <w:color w:val="45B0E1" w:themeColor="accent1" w:themeTint="99"/>
                    <w:sz w:val="24"/>
                    <w:szCs w:val="24"/>
                    <w:lang w:val="x-none" w:eastAsia="x-none"/>
                  </w:rPr>
                </w:rPrChange>
              </w:rPr>
              <w:pPrChange w:id="1459" w:author="Nguyet Nguyen (Senior Legal Executive)" w:date="2026-05-05T10:02:00Z">
                <w:pPr>
                  <w:spacing w:after="0" w:line="276" w:lineRule="auto"/>
                </w:pPr>
              </w:pPrChange>
            </w:pPr>
            <w:ins w:id="1460" w:author="Tien Nguyen" w:date="2026-04-22T19:58:00Z">
              <w:r w:rsidRPr="00EF77B8">
                <w:rPr>
                  <w:rFonts w:ascii="Times New Roman" w:hAnsi="Times New Roman"/>
                  <w:sz w:val="20"/>
                  <w:szCs w:val="20"/>
                  <w:lang w:val="vi-VN" w:eastAsia="x-none"/>
                  <w:rPrChange w:id="1461" w:author="Nguyet Nguyen (Senior Legal Executive)" w:date="2026-05-05T09:59:00Z">
                    <w:rPr>
                      <w:rFonts w:ascii="Times New Roman" w:hAnsi="Times New Roman"/>
                      <w:color w:val="45B0E1" w:themeColor="accent1" w:themeTint="99"/>
                      <w:sz w:val="24"/>
                      <w:szCs w:val="24"/>
                      <w:lang w:val="vi-VN" w:eastAsia="x-none"/>
                    </w:rPr>
                  </w:rPrChange>
                </w:rPr>
                <w:t>8</w:t>
              </w:r>
            </w:ins>
            <w:ins w:id="1462" w:author="Tien Nguyen" w:date="2026-04-22T20:54:00Z">
              <w:r w:rsidRPr="00EF77B8">
                <w:rPr>
                  <w:rFonts w:ascii="Times New Roman" w:hAnsi="Times New Roman"/>
                  <w:sz w:val="20"/>
                  <w:szCs w:val="20"/>
                  <w:lang w:val="vi-VN" w:eastAsia="x-none"/>
                  <w:rPrChange w:id="1463" w:author="Nguyet Nguyen (Senior Legal Executive)" w:date="2026-05-05T09:59:00Z">
                    <w:rPr>
                      <w:rFonts w:ascii="Times New Roman" w:hAnsi="Times New Roman"/>
                      <w:color w:val="45B0E1" w:themeColor="accent1" w:themeTint="99"/>
                      <w:sz w:val="24"/>
                      <w:szCs w:val="24"/>
                      <w:lang w:val="vi-VN" w:eastAsia="x-none"/>
                    </w:rPr>
                  </w:rPrChange>
                </w:rPr>
                <w:t>.</w:t>
              </w:r>
            </w:ins>
            <w:ins w:id="1464" w:author="Tien Nguyen" w:date="2026-04-22T19:58:00Z">
              <w:r w:rsidRPr="00EF77B8">
                <w:rPr>
                  <w:rFonts w:ascii="Times New Roman" w:hAnsi="Times New Roman"/>
                  <w:sz w:val="20"/>
                  <w:szCs w:val="20"/>
                  <w:lang w:val="vi-VN" w:eastAsia="x-none"/>
                  <w:rPrChange w:id="1465" w:author="Nguyet Nguyen (Senior Legal Executive)" w:date="2026-05-05T09:59:00Z">
                    <w:rPr>
                      <w:rFonts w:ascii="Times New Roman" w:hAnsi="Times New Roman"/>
                      <w:color w:val="45B0E1" w:themeColor="accent1" w:themeTint="99"/>
                      <w:sz w:val="24"/>
                      <w:szCs w:val="24"/>
                      <w:lang w:val="vi-VN" w:eastAsia="x-none"/>
                    </w:rPr>
                  </w:rPrChange>
                </w:rPr>
                <w:t>000</w:t>
              </w:r>
            </w:ins>
            <w:ins w:id="1466" w:author="Tien Nguyen" w:date="2026-04-22T20:54:00Z">
              <w:r w:rsidRPr="00EF77B8">
                <w:rPr>
                  <w:rFonts w:ascii="Times New Roman" w:hAnsi="Times New Roman"/>
                  <w:sz w:val="20"/>
                  <w:szCs w:val="20"/>
                  <w:lang w:val="vi-VN" w:eastAsia="x-none"/>
                  <w:rPrChange w:id="1467" w:author="Nguyet Nguyen (Senior Legal Executive)" w:date="2026-05-05T09:59:00Z">
                    <w:rPr>
                      <w:rFonts w:ascii="Times New Roman" w:hAnsi="Times New Roman"/>
                      <w:color w:val="45B0E1" w:themeColor="accent1" w:themeTint="99"/>
                      <w:sz w:val="24"/>
                      <w:szCs w:val="24"/>
                      <w:lang w:val="vi-VN" w:eastAsia="x-none"/>
                    </w:rPr>
                  </w:rPrChange>
                </w:rPr>
                <w:t>.</w:t>
              </w:r>
            </w:ins>
            <w:ins w:id="1468" w:author="Tien Nguyen" w:date="2026-04-22T19:58:00Z">
              <w:r w:rsidRPr="00EF77B8">
                <w:rPr>
                  <w:rFonts w:ascii="Times New Roman" w:hAnsi="Times New Roman"/>
                  <w:sz w:val="20"/>
                  <w:szCs w:val="20"/>
                  <w:lang w:val="vi-VN" w:eastAsia="x-none"/>
                  <w:rPrChange w:id="1469"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2680A803" w14:textId="063F89F1" w:rsidR="004B4E92" w:rsidRPr="00EF77B8" w:rsidDel="00E67CBA" w:rsidRDefault="004B4E92" w:rsidP="00EF77B8">
            <w:pPr>
              <w:spacing w:after="0" w:line="276" w:lineRule="auto"/>
              <w:jc w:val="right"/>
              <w:rPr>
                <w:ins w:id="1470" w:author="Tien Nguyen" w:date="2026-04-22T17:06:00Z"/>
                <w:rFonts w:ascii="Times New Roman" w:hAnsi="Times New Roman"/>
                <w:sz w:val="20"/>
                <w:szCs w:val="20"/>
                <w:lang w:val="vi-VN" w:eastAsia="x-none"/>
                <w:rPrChange w:id="1471" w:author="Nguyet Nguyen (Senior Legal Executive)" w:date="2026-05-05T09:59:00Z">
                  <w:rPr>
                    <w:ins w:id="1472" w:author="Tien Nguyen" w:date="2026-04-22T17:06:00Z"/>
                    <w:rFonts w:ascii="Times New Roman" w:hAnsi="Times New Roman"/>
                    <w:color w:val="45B0E1" w:themeColor="accent1" w:themeTint="99"/>
                    <w:sz w:val="24"/>
                    <w:szCs w:val="24"/>
                    <w:lang w:val="x-none" w:eastAsia="x-none"/>
                  </w:rPr>
                </w:rPrChange>
              </w:rPr>
              <w:pPrChange w:id="1473" w:author="Nguyet Nguyen (Senior Legal Executive)" w:date="2026-05-05T10:02:00Z">
                <w:pPr>
                  <w:spacing w:after="0" w:line="276" w:lineRule="auto"/>
                </w:pPr>
              </w:pPrChange>
            </w:pPr>
            <w:ins w:id="1474" w:author="Tien Nguyen" w:date="2026-04-23T20:55:00Z">
              <w:r w:rsidRPr="00EF77B8">
                <w:rPr>
                  <w:rFonts w:ascii="Times New Roman" w:hAnsi="Times New Roman"/>
                  <w:sz w:val="20"/>
                  <w:szCs w:val="20"/>
                  <w:lang w:val="vi-VN" w:eastAsia="x-none"/>
                  <w:rPrChange w:id="1475" w:author="Nguyet Nguyen (Senior Legal Executive)" w:date="2026-05-05T09:59:00Z">
                    <w:rPr>
                      <w:rFonts w:ascii="Times New Roman" w:hAnsi="Times New Roman"/>
                      <w:color w:val="45B0E1" w:themeColor="accent1" w:themeTint="99"/>
                      <w:sz w:val="24"/>
                      <w:szCs w:val="24"/>
                      <w:lang w:val="vi-VN" w:eastAsia="x-none"/>
                    </w:rPr>
                  </w:rPrChange>
                </w:rPr>
                <w:t>32</w:t>
              </w:r>
            </w:ins>
            <w:ins w:id="1476" w:author="Tien Nguyen" w:date="2026-04-22T20:54:00Z">
              <w:r w:rsidRPr="00EF77B8">
                <w:rPr>
                  <w:rFonts w:ascii="Times New Roman" w:hAnsi="Times New Roman"/>
                  <w:sz w:val="20"/>
                  <w:szCs w:val="20"/>
                  <w:lang w:val="vi-VN" w:eastAsia="x-none"/>
                  <w:rPrChange w:id="1477" w:author="Nguyet Nguyen (Senior Legal Executive)" w:date="2026-05-05T09:59:00Z">
                    <w:rPr>
                      <w:rFonts w:ascii="Times New Roman" w:hAnsi="Times New Roman"/>
                      <w:color w:val="45B0E1" w:themeColor="accent1" w:themeTint="99"/>
                      <w:sz w:val="24"/>
                      <w:szCs w:val="24"/>
                      <w:lang w:val="vi-VN" w:eastAsia="x-none"/>
                    </w:rPr>
                  </w:rPrChange>
                </w:rPr>
                <w:t>.</w:t>
              </w:r>
            </w:ins>
            <w:ins w:id="1478" w:author="Tien Nguyen" w:date="2026-04-22T20:04:00Z">
              <w:r w:rsidRPr="00EF77B8">
                <w:rPr>
                  <w:rFonts w:ascii="Times New Roman" w:hAnsi="Times New Roman"/>
                  <w:sz w:val="20"/>
                  <w:szCs w:val="20"/>
                  <w:lang w:val="vi-VN" w:eastAsia="x-none"/>
                  <w:rPrChange w:id="1479" w:author="Nguyet Nguyen (Senior Legal Executive)" w:date="2026-05-05T09:59:00Z">
                    <w:rPr>
                      <w:rFonts w:ascii="Times New Roman" w:hAnsi="Times New Roman"/>
                      <w:color w:val="45B0E1" w:themeColor="accent1" w:themeTint="99"/>
                      <w:sz w:val="24"/>
                      <w:szCs w:val="24"/>
                      <w:lang w:val="vi-VN" w:eastAsia="x-none"/>
                    </w:rPr>
                  </w:rPrChange>
                </w:rPr>
                <w:t>000</w:t>
              </w:r>
            </w:ins>
            <w:ins w:id="1480" w:author="Tien Nguyen" w:date="2026-04-22T20:54:00Z">
              <w:r w:rsidRPr="00EF77B8">
                <w:rPr>
                  <w:rFonts w:ascii="Times New Roman" w:hAnsi="Times New Roman"/>
                  <w:sz w:val="20"/>
                  <w:szCs w:val="20"/>
                  <w:lang w:val="vi-VN" w:eastAsia="x-none"/>
                  <w:rPrChange w:id="1481" w:author="Nguyet Nguyen (Senior Legal Executive)" w:date="2026-05-05T09:59:00Z">
                    <w:rPr>
                      <w:rFonts w:ascii="Times New Roman" w:hAnsi="Times New Roman"/>
                      <w:color w:val="45B0E1" w:themeColor="accent1" w:themeTint="99"/>
                      <w:sz w:val="24"/>
                      <w:szCs w:val="24"/>
                      <w:lang w:val="vi-VN" w:eastAsia="x-none"/>
                    </w:rPr>
                  </w:rPrChange>
                </w:rPr>
                <w:t>.</w:t>
              </w:r>
            </w:ins>
            <w:ins w:id="1482" w:author="Tien Nguyen" w:date="2026-04-22T20:04:00Z">
              <w:r w:rsidRPr="00EF77B8">
                <w:rPr>
                  <w:rFonts w:ascii="Times New Roman" w:hAnsi="Times New Roman"/>
                  <w:sz w:val="20"/>
                  <w:szCs w:val="20"/>
                  <w:lang w:val="vi-VN" w:eastAsia="x-none"/>
                  <w:rPrChange w:id="1483"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30BA4D96" w14:textId="77777777" w:rsidR="004B4E92" w:rsidRPr="00EF77B8" w:rsidDel="00E67CBA" w:rsidRDefault="004B4E92" w:rsidP="004B4E92">
            <w:pPr>
              <w:spacing w:after="0" w:line="276" w:lineRule="auto"/>
              <w:rPr>
                <w:ins w:id="1484" w:author="Tien Nguyen" w:date="2026-04-22T17:06:00Z"/>
                <w:rFonts w:ascii="Times New Roman" w:hAnsi="Times New Roman"/>
                <w:sz w:val="20"/>
                <w:szCs w:val="20"/>
                <w:lang w:val="x-none" w:eastAsia="x-none"/>
                <w:rPrChange w:id="1485" w:author="Nguyet Nguyen (Senior Legal Executive)" w:date="2026-05-05T09:59:00Z">
                  <w:rPr>
                    <w:ins w:id="1486"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7C665879" w14:textId="77777777" w:rsidTr="00EF77B8">
        <w:trPr>
          <w:ins w:id="1487" w:author="Tien Nguyen" w:date="2026-04-22T19:58:00Z"/>
        </w:trPr>
        <w:tc>
          <w:tcPr>
            <w:tcW w:w="540" w:type="dxa"/>
          </w:tcPr>
          <w:p w14:paraId="4D426B3F" w14:textId="77777777" w:rsidR="004B4E92" w:rsidRPr="00EF77B8" w:rsidRDefault="004B4E92" w:rsidP="004B4E92">
            <w:pPr>
              <w:spacing w:after="0" w:line="276" w:lineRule="auto"/>
              <w:jc w:val="center"/>
              <w:rPr>
                <w:ins w:id="1488" w:author="Tien Nguyen" w:date="2026-04-22T19:58:00Z"/>
                <w:rFonts w:ascii="Times New Roman" w:hAnsi="Times New Roman"/>
                <w:sz w:val="20"/>
                <w:szCs w:val="20"/>
                <w:rPrChange w:id="1489" w:author="Nguyet Nguyen (Senior Legal Executive)" w:date="2026-05-05T09:59:00Z">
                  <w:rPr>
                    <w:ins w:id="1490" w:author="Tien Nguyen" w:date="2026-04-22T19:58:00Z"/>
                    <w:rFonts w:ascii="Times New Roman" w:hAnsi="Times New Roman"/>
                    <w:sz w:val="24"/>
                    <w:szCs w:val="24"/>
                  </w:rPr>
                </w:rPrChange>
              </w:rPr>
            </w:pPr>
          </w:p>
        </w:tc>
        <w:tc>
          <w:tcPr>
            <w:tcW w:w="1530" w:type="dxa"/>
            <w:vMerge/>
          </w:tcPr>
          <w:p w14:paraId="08191DAB" w14:textId="77777777" w:rsidR="004B4E92" w:rsidRPr="00EF77B8" w:rsidDel="00E67CBA" w:rsidRDefault="004B4E92" w:rsidP="004B4E92">
            <w:pPr>
              <w:spacing w:after="0" w:line="276" w:lineRule="auto"/>
              <w:rPr>
                <w:ins w:id="1491" w:author="Tien Nguyen" w:date="2026-04-22T19:58:00Z"/>
                <w:rFonts w:ascii="Times New Roman" w:hAnsi="Times New Roman"/>
                <w:sz w:val="20"/>
                <w:szCs w:val="20"/>
                <w:lang w:val="x-none" w:eastAsia="x-none"/>
                <w:rPrChange w:id="1492" w:author="Nguyet Nguyen (Senior Legal Executive)" w:date="2026-05-05T09:59:00Z">
                  <w:rPr>
                    <w:ins w:id="1493" w:author="Tien Nguyen" w:date="2026-04-22T19:58:00Z"/>
                    <w:rFonts w:ascii="Times New Roman" w:hAnsi="Times New Roman"/>
                    <w:color w:val="45B0E1" w:themeColor="accent1" w:themeTint="99"/>
                    <w:sz w:val="24"/>
                    <w:szCs w:val="24"/>
                    <w:lang w:val="x-none" w:eastAsia="x-none"/>
                  </w:rPr>
                </w:rPrChange>
              </w:rPr>
            </w:pPr>
          </w:p>
        </w:tc>
        <w:tc>
          <w:tcPr>
            <w:tcW w:w="2658" w:type="dxa"/>
          </w:tcPr>
          <w:p w14:paraId="4693CB10" w14:textId="6C3D205F" w:rsidR="004B4E92" w:rsidRPr="00EF77B8" w:rsidRDefault="004B4E92" w:rsidP="004B4E92">
            <w:pPr>
              <w:rPr>
                <w:ins w:id="1494" w:author="Tien Nguyen" w:date="2026-04-22T19:58:00Z"/>
                <w:rFonts w:ascii="Times New Roman" w:hAnsi="Times New Roman"/>
                <w:sz w:val="20"/>
                <w:szCs w:val="20"/>
                <w:rPrChange w:id="1495" w:author="Nguyet Nguyen (Senior Legal Executive)" w:date="2026-05-05T09:59:00Z">
                  <w:rPr>
                    <w:ins w:id="1496" w:author="Tien Nguyen" w:date="2026-04-22T19:58:00Z"/>
                  </w:rPr>
                </w:rPrChange>
              </w:rPr>
            </w:pPr>
            <w:ins w:id="1497" w:author="Tien Nguyen" w:date="2026-04-22T19:58:00Z">
              <w:r w:rsidRPr="00EF77B8">
                <w:rPr>
                  <w:rFonts w:ascii="Times New Roman" w:hAnsi="Times New Roman"/>
                  <w:sz w:val="20"/>
                  <w:szCs w:val="20"/>
                  <w:rPrChange w:id="1498" w:author="Nguyet Nguyen (Senior Legal Executive)" w:date="2026-05-05T09:59:00Z">
                    <w:rPr/>
                  </w:rPrChange>
                </w:rPr>
                <w:t xml:space="preserve">Đạo diễn </w:t>
              </w:r>
              <w:r w:rsidRPr="00EF77B8">
                <w:rPr>
                  <w:rFonts w:ascii="Times New Roman" w:hAnsi="Times New Roman"/>
                  <w:sz w:val="20"/>
                  <w:szCs w:val="20"/>
                  <w:lang w:val="vi-VN"/>
                  <w:rPrChange w:id="1499" w:author="Nguyet Nguyen (Senior Legal Executive)" w:date="2026-05-05T09:59:00Z">
                    <w:rPr>
                      <w:lang w:val="vi-VN"/>
                    </w:rPr>
                  </w:rPrChange>
                </w:rPr>
                <w:t>(Director)</w:t>
              </w:r>
            </w:ins>
            <w:ins w:id="1500" w:author="Tien Nguyen" w:date="2026-04-22T20:00:00Z">
              <w:r w:rsidRPr="00EF77B8">
                <w:rPr>
                  <w:rFonts w:ascii="Times New Roman" w:hAnsi="Times New Roman"/>
                  <w:sz w:val="20"/>
                  <w:szCs w:val="20"/>
                  <w:lang w:val="vi-VN"/>
                  <w:rPrChange w:id="1501" w:author="Nguyet Nguyen (Senior Legal Executive)" w:date="2026-05-05T09:59:00Z">
                    <w:rPr>
                      <w:lang w:val="vi-VN"/>
                    </w:rPr>
                  </w:rPrChange>
                </w:rPr>
                <w:t xml:space="preserve"> – 2 ngày </w:t>
              </w:r>
            </w:ins>
          </w:p>
        </w:tc>
        <w:tc>
          <w:tcPr>
            <w:tcW w:w="818" w:type="dxa"/>
          </w:tcPr>
          <w:p w14:paraId="2EE20984" w14:textId="72C4D672" w:rsidR="004B4E92" w:rsidRPr="00EF77B8" w:rsidDel="00E67CBA" w:rsidRDefault="004B4E92" w:rsidP="004B4E92">
            <w:pPr>
              <w:spacing w:after="0" w:line="276" w:lineRule="auto"/>
              <w:rPr>
                <w:ins w:id="1502" w:author="Tien Nguyen" w:date="2026-04-22T19:58:00Z"/>
                <w:rFonts w:ascii="Times New Roman" w:hAnsi="Times New Roman"/>
                <w:sz w:val="20"/>
                <w:szCs w:val="20"/>
                <w:lang w:val="vi-VN" w:eastAsia="x-none"/>
                <w:rPrChange w:id="1503" w:author="Nguyet Nguyen (Senior Legal Executive)" w:date="2026-05-05T09:59:00Z">
                  <w:rPr>
                    <w:ins w:id="1504" w:author="Tien Nguyen" w:date="2026-04-22T19:58:00Z"/>
                    <w:rFonts w:ascii="Times New Roman" w:hAnsi="Times New Roman"/>
                    <w:color w:val="45B0E1" w:themeColor="accent1" w:themeTint="99"/>
                    <w:sz w:val="24"/>
                    <w:szCs w:val="24"/>
                    <w:lang w:val="x-none" w:eastAsia="x-none"/>
                  </w:rPr>
                </w:rPrChange>
              </w:rPr>
            </w:pPr>
            <w:ins w:id="1505" w:author="Tien Nguyen" w:date="2026-04-22T20:06:00Z">
              <w:r w:rsidRPr="00EF77B8">
                <w:rPr>
                  <w:rFonts w:ascii="Times New Roman" w:hAnsi="Times New Roman"/>
                  <w:sz w:val="20"/>
                  <w:szCs w:val="20"/>
                  <w:lang w:val="vi-VN" w:eastAsia="x-none"/>
                  <w:rPrChange w:id="1506" w:author="Nguyet Nguyen (Senior Legal Executive)" w:date="2026-05-05T09:59:00Z">
                    <w:rPr>
                      <w:rFonts w:ascii="Times New Roman" w:hAnsi="Times New Roman"/>
                      <w:color w:val="45B0E1" w:themeColor="accent1" w:themeTint="99"/>
                      <w:sz w:val="24"/>
                      <w:szCs w:val="24"/>
                      <w:lang w:val="vi-VN" w:eastAsia="x-none"/>
                    </w:rPr>
                  </w:rPrChange>
                </w:rPr>
                <w:t xml:space="preserve">người </w:t>
              </w:r>
            </w:ins>
          </w:p>
        </w:tc>
        <w:tc>
          <w:tcPr>
            <w:tcW w:w="693" w:type="dxa"/>
          </w:tcPr>
          <w:p w14:paraId="4F3BD64C" w14:textId="7BB710C9" w:rsidR="004B4E92" w:rsidRPr="00EF77B8" w:rsidRDefault="004B4E92" w:rsidP="00C31EB7">
            <w:pPr>
              <w:spacing w:after="0" w:line="276" w:lineRule="auto"/>
              <w:jc w:val="center"/>
              <w:rPr>
                <w:ins w:id="1507" w:author="Tien Nguyen" w:date="2026-04-23T20:51:00Z"/>
                <w:rFonts w:ascii="Times New Roman" w:hAnsi="Times New Roman"/>
                <w:sz w:val="20"/>
                <w:szCs w:val="20"/>
                <w:lang w:val="vi-VN" w:eastAsia="x-none"/>
                <w:rPrChange w:id="1508" w:author="Nguyet Nguyen (Senior Legal Executive)" w:date="2026-05-05T09:59:00Z">
                  <w:rPr>
                    <w:ins w:id="1509" w:author="Tien Nguyen" w:date="2026-04-23T20:51:00Z"/>
                    <w:rFonts w:ascii="Times New Roman" w:hAnsi="Times New Roman"/>
                    <w:color w:val="45B0E1" w:themeColor="accent1" w:themeTint="99"/>
                    <w:sz w:val="24"/>
                    <w:szCs w:val="24"/>
                    <w:lang w:val="vi-VN" w:eastAsia="x-none"/>
                  </w:rPr>
                </w:rPrChange>
              </w:rPr>
              <w:pPrChange w:id="1510" w:author="Nguyet Nguyen (Senior Legal Executive)" w:date="2026-05-05T11:43:00Z">
                <w:pPr>
                  <w:spacing w:after="0" w:line="276" w:lineRule="auto"/>
                </w:pPr>
              </w:pPrChange>
            </w:pPr>
            <w:ins w:id="1511" w:author="Tien Nguyen" w:date="2026-04-23T20:51:00Z">
              <w:r w:rsidRPr="00EF77B8">
                <w:rPr>
                  <w:rFonts w:ascii="Times New Roman" w:hAnsi="Times New Roman"/>
                  <w:sz w:val="20"/>
                  <w:szCs w:val="20"/>
                  <w:lang w:val="vi-VN" w:eastAsia="x-none"/>
                  <w:rPrChange w:id="1512"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3093EB97" w14:textId="432B8F19" w:rsidR="004B4E92" w:rsidRPr="00EF77B8" w:rsidDel="00E67CBA" w:rsidRDefault="004B4E92" w:rsidP="00C31EB7">
            <w:pPr>
              <w:spacing w:after="0" w:line="276" w:lineRule="auto"/>
              <w:jc w:val="center"/>
              <w:rPr>
                <w:ins w:id="1513" w:author="Tien Nguyen" w:date="2026-04-22T19:58:00Z"/>
                <w:rFonts w:ascii="Times New Roman" w:hAnsi="Times New Roman"/>
                <w:sz w:val="20"/>
                <w:szCs w:val="20"/>
                <w:lang w:val="vi-VN" w:eastAsia="x-none"/>
                <w:rPrChange w:id="1514" w:author="Nguyet Nguyen (Senior Legal Executive)" w:date="2026-05-05T09:59:00Z">
                  <w:rPr>
                    <w:ins w:id="1515" w:author="Tien Nguyen" w:date="2026-04-22T19:58:00Z"/>
                    <w:rFonts w:ascii="Times New Roman" w:hAnsi="Times New Roman"/>
                    <w:color w:val="45B0E1" w:themeColor="accent1" w:themeTint="99"/>
                    <w:sz w:val="24"/>
                    <w:szCs w:val="24"/>
                    <w:lang w:val="x-none" w:eastAsia="x-none"/>
                  </w:rPr>
                </w:rPrChange>
              </w:rPr>
              <w:pPrChange w:id="1516" w:author="Nguyet Nguyen (Senior Legal Executive)" w:date="2026-05-05T11:43:00Z">
                <w:pPr>
                  <w:spacing w:after="0" w:line="276" w:lineRule="auto"/>
                </w:pPr>
              </w:pPrChange>
            </w:pPr>
            <w:ins w:id="1517" w:author="Tien Nguyen" w:date="2026-04-23T20:56:00Z">
              <w:r w:rsidRPr="00EF77B8">
                <w:rPr>
                  <w:rFonts w:ascii="Times New Roman" w:hAnsi="Times New Roman"/>
                  <w:sz w:val="20"/>
                  <w:szCs w:val="20"/>
                  <w:lang w:val="vi-VN" w:eastAsia="x-none"/>
                  <w:rPrChange w:id="1518"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35C1C324" w14:textId="0CCB583D" w:rsidR="004B4E92" w:rsidRPr="00EF77B8" w:rsidDel="00E67CBA" w:rsidRDefault="004B4E92" w:rsidP="00EF77B8">
            <w:pPr>
              <w:spacing w:after="0" w:line="276" w:lineRule="auto"/>
              <w:jc w:val="right"/>
              <w:rPr>
                <w:ins w:id="1519" w:author="Tien Nguyen" w:date="2026-04-22T19:58:00Z"/>
                <w:rFonts w:ascii="Times New Roman" w:hAnsi="Times New Roman"/>
                <w:sz w:val="20"/>
                <w:szCs w:val="20"/>
                <w:lang w:val="vi-VN" w:eastAsia="x-none"/>
                <w:rPrChange w:id="1520" w:author="Nguyet Nguyen (Senior Legal Executive)" w:date="2026-05-05T09:59:00Z">
                  <w:rPr>
                    <w:ins w:id="1521" w:author="Tien Nguyen" w:date="2026-04-22T19:58:00Z"/>
                    <w:rFonts w:ascii="Times New Roman" w:hAnsi="Times New Roman"/>
                    <w:color w:val="45B0E1" w:themeColor="accent1" w:themeTint="99"/>
                    <w:sz w:val="24"/>
                    <w:szCs w:val="24"/>
                    <w:lang w:val="vi-VN" w:eastAsia="x-none"/>
                  </w:rPr>
                </w:rPrChange>
              </w:rPr>
              <w:pPrChange w:id="1522" w:author="Nguyet Nguyen (Senior Legal Executive)" w:date="2026-05-05T10:02:00Z">
                <w:pPr>
                  <w:spacing w:after="0" w:line="276" w:lineRule="auto"/>
                </w:pPr>
              </w:pPrChange>
            </w:pPr>
            <w:ins w:id="1523" w:author="Tien Nguyen" w:date="2026-04-22T19:58:00Z">
              <w:r w:rsidRPr="00EF77B8">
                <w:rPr>
                  <w:rFonts w:ascii="Times New Roman" w:hAnsi="Times New Roman"/>
                  <w:sz w:val="20"/>
                  <w:szCs w:val="20"/>
                  <w:lang w:val="vi-VN" w:eastAsia="x-none"/>
                  <w:rPrChange w:id="1524" w:author="Nguyet Nguyen (Senior Legal Executive)" w:date="2026-05-05T09:59:00Z">
                    <w:rPr>
                      <w:rFonts w:ascii="Times New Roman" w:hAnsi="Times New Roman"/>
                      <w:color w:val="45B0E1" w:themeColor="accent1" w:themeTint="99"/>
                      <w:sz w:val="24"/>
                      <w:szCs w:val="24"/>
                      <w:lang w:val="vi-VN" w:eastAsia="x-none"/>
                    </w:rPr>
                  </w:rPrChange>
                </w:rPr>
                <w:t>15</w:t>
              </w:r>
            </w:ins>
            <w:ins w:id="1525" w:author="Tien Nguyen" w:date="2026-04-22T20:54:00Z">
              <w:r w:rsidRPr="00EF77B8">
                <w:rPr>
                  <w:rFonts w:ascii="Times New Roman" w:hAnsi="Times New Roman"/>
                  <w:sz w:val="20"/>
                  <w:szCs w:val="20"/>
                  <w:lang w:val="vi-VN" w:eastAsia="x-none"/>
                  <w:rPrChange w:id="1526" w:author="Nguyet Nguyen (Senior Legal Executive)" w:date="2026-05-05T09:59:00Z">
                    <w:rPr>
                      <w:rFonts w:ascii="Times New Roman" w:hAnsi="Times New Roman"/>
                      <w:color w:val="45B0E1" w:themeColor="accent1" w:themeTint="99"/>
                      <w:sz w:val="24"/>
                      <w:szCs w:val="24"/>
                      <w:lang w:val="vi-VN" w:eastAsia="x-none"/>
                    </w:rPr>
                  </w:rPrChange>
                </w:rPr>
                <w:t>.</w:t>
              </w:r>
            </w:ins>
            <w:ins w:id="1527" w:author="Tien Nguyen" w:date="2026-04-22T19:58:00Z">
              <w:r w:rsidRPr="00EF77B8">
                <w:rPr>
                  <w:rFonts w:ascii="Times New Roman" w:hAnsi="Times New Roman"/>
                  <w:sz w:val="20"/>
                  <w:szCs w:val="20"/>
                  <w:lang w:val="vi-VN" w:eastAsia="x-none"/>
                  <w:rPrChange w:id="1528" w:author="Nguyet Nguyen (Senior Legal Executive)" w:date="2026-05-05T09:59:00Z">
                    <w:rPr>
                      <w:rFonts w:ascii="Times New Roman" w:hAnsi="Times New Roman"/>
                      <w:color w:val="45B0E1" w:themeColor="accent1" w:themeTint="99"/>
                      <w:sz w:val="24"/>
                      <w:szCs w:val="24"/>
                      <w:lang w:val="vi-VN" w:eastAsia="x-none"/>
                    </w:rPr>
                  </w:rPrChange>
                </w:rPr>
                <w:t>000</w:t>
              </w:r>
            </w:ins>
            <w:ins w:id="1529" w:author="Tien Nguyen" w:date="2026-04-22T20:54:00Z">
              <w:r w:rsidRPr="00EF77B8">
                <w:rPr>
                  <w:rFonts w:ascii="Times New Roman" w:hAnsi="Times New Roman"/>
                  <w:sz w:val="20"/>
                  <w:szCs w:val="20"/>
                  <w:lang w:val="vi-VN" w:eastAsia="x-none"/>
                  <w:rPrChange w:id="1530" w:author="Nguyet Nguyen (Senior Legal Executive)" w:date="2026-05-05T09:59:00Z">
                    <w:rPr>
                      <w:rFonts w:ascii="Times New Roman" w:hAnsi="Times New Roman"/>
                      <w:color w:val="45B0E1" w:themeColor="accent1" w:themeTint="99"/>
                      <w:sz w:val="24"/>
                      <w:szCs w:val="24"/>
                      <w:lang w:val="vi-VN" w:eastAsia="x-none"/>
                    </w:rPr>
                  </w:rPrChange>
                </w:rPr>
                <w:t>.</w:t>
              </w:r>
            </w:ins>
            <w:ins w:id="1531" w:author="Tien Nguyen" w:date="2026-04-22T19:58:00Z">
              <w:r w:rsidRPr="00EF77B8">
                <w:rPr>
                  <w:rFonts w:ascii="Times New Roman" w:hAnsi="Times New Roman"/>
                  <w:sz w:val="20"/>
                  <w:szCs w:val="20"/>
                  <w:lang w:val="vi-VN" w:eastAsia="x-none"/>
                  <w:rPrChange w:id="1532"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65681A43" w14:textId="51E15905" w:rsidR="004B4E92" w:rsidRPr="00EF77B8" w:rsidDel="00E67CBA" w:rsidRDefault="004B4E92" w:rsidP="00EF77B8">
            <w:pPr>
              <w:spacing w:after="0" w:line="276" w:lineRule="auto"/>
              <w:jc w:val="right"/>
              <w:rPr>
                <w:ins w:id="1533" w:author="Tien Nguyen" w:date="2026-04-22T19:58:00Z"/>
                <w:rFonts w:ascii="Times New Roman" w:hAnsi="Times New Roman"/>
                <w:sz w:val="20"/>
                <w:szCs w:val="20"/>
                <w:lang w:val="vi-VN" w:eastAsia="x-none"/>
                <w:rPrChange w:id="1534" w:author="Nguyet Nguyen (Senior Legal Executive)" w:date="2026-05-05T09:59:00Z">
                  <w:rPr>
                    <w:ins w:id="1535" w:author="Tien Nguyen" w:date="2026-04-22T19:58:00Z"/>
                    <w:rFonts w:ascii="Times New Roman" w:hAnsi="Times New Roman"/>
                    <w:color w:val="45B0E1" w:themeColor="accent1" w:themeTint="99"/>
                    <w:sz w:val="24"/>
                    <w:szCs w:val="24"/>
                    <w:lang w:val="x-none" w:eastAsia="x-none"/>
                  </w:rPr>
                </w:rPrChange>
              </w:rPr>
              <w:pPrChange w:id="1536" w:author="Nguyet Nguyen (Senior Legal Executive)" w:date="2026-05-05T10:02:00Z">
                <w:pPr>
                  <w:spacing w:after="0" w:line="276" w:lineRule="auto"/>
                </w:pPr>
              </w:pPrChange>
            </w:pPr>
            <w:ins w:id="1537" w:author="Tien Nguyen" w:date="2026-04-22T20:04:00Z">
              <w:r w:rsidRPr="00EF77B8">
                <w:rPr>
                  <w:rFonts w:ascii="Times New Roman" w:hAnsi="Times New Roman"/>
                  <w:sz w:val="20"/>
                  <w:szCs w:val="20"/>
                  <w:lang w:val="vi-VN" w:eastAsia="x-none"/>
                  <w:rPrChange w:id="1538" w:author="Nguyet Nguyen (Senior Legal Executive)" w:date="2026-05-05T09:59:00Z">
                    <w:rPr>
                      <w:rFonts w:ascii="Times New Roman" w:hAnsi="Times New Roman"/>
                      <w:color w:val="45B0E1" w:themeColor="accent1" w:themeTint="99"/>
                      <w:sz w:val="24"/>
                      <w:szCs w:val="24"/>
                      <w:lang w:val="vi-VN" w:eastAsia="x-none"/>
                    </w:rPr>
                  </w:rPrChange>
                </w:rPr>
                <w:t>3</w:t>
              </w:r>
            </w:ins>
            <w:ins w:id="1539" w:author="Tien Nguyen" w:date="2026-04-22T20:54:00Z">
              <w:r w:rsidRPr="00EF77B8">
                <w:rPr>
                  <w:rFonts w:ascii="Times New Roman" w:hAnsi="Times New Roman"/>
                  <w:sz w:val="20"/>
                  <w:szCs w:val="20"/>
                  <w:lang w:val="vi-VN" w:eastAsia="x-none"/>
                  <w:rPrChange w:id="1540" w:author="Nguyet Nguyen (Senior Legal Executive)" w:date="2026-05-05T09:59:00Z">
                    <w:rPr>
                      <w:rFonts w:ascii="Times New Roman" w:hAnsi="Times New Roman"/>
                      <w:color w:val="45B0E1" w:themeColor="accent1" w:themeTint="99"/>
                      <w:sz w:val="24"/>
                      <w:szCs w:val="24"/>
                      <w:lang w:val="vi-VN" w:eastAsia="x-none"/>
                    </w:rPr>
                  </w:rPrChange>
                </w:rPr>
                <w:t>0.</w:t>
              </w:r>
            </w:ins>
            <w:ins w:id="1541" w:author="Tien Nguyen" w:date="2026-04-22T20:04:00Z">
              <w:r w:rsidRPr="00EF77B8">
                <w:rPr>
                  <w:rFonts w:ascii="Times New Roman" w:hAnsi="Times New Roman"/>
                  <w:sz w:val="20"/>
                  <w:szCs w:val="20"/>
                  <w:lang w:val="vi-VN" w:eastAsia="x-none"/>
                  <w:rPrChange w:id="1542" w:author="Nguyet Nguyen (Senior Legal Executive)" w:date="2026-05-05T09:59:00Z">
                    <w:rPr>
                      <w:rFonts w:ascii="Times New Roman" w:hAnsi="Times New Roman"/>
                      <w:color w:val="45B0E1" w:themeColor="accent1" w:themeTint="99"/>
                      <w:sz w:val="24"/>
                      <w:szCs w:val="24"/>
                      <w:lang w:val="vi-VN" w:eastAsia="x-none"/>
                    </w:rPr>
                  </w:rPrChange>
                </w:rPr>
                <w:t>000</w:t>
              </w:r>
            </w:ins>
            <w:ins w:id="1543" w:author="Tien Nguyen" w:date="2026-04-22T20:54:00Z">
              <w:r w:rsidRPr="00EF77B8">
                <w:rPr>
                  <w:rFonts w:ascii="Times New Roman" w:hAnsi="Times New Roman"/>
                  <w:sz w:val="20"/>
                  <w:szCs w:val="20"/>
                  <w:lang w:val="vi-VN" w:eastAsia="x-none"/>
                  <w:rPrChange w:id="1544" w:author="Nguyet Nguyen (Senior Legal Executive)" w:date="2026-05-05T09:59:00Z">
                    <w:rPr>
                      <w:rFonts w:ascii="Times New Roman" w:hAnsi="Times New Roman"/>
                      <w:color w:val="45B0E1" w:themeColor="accent1" w:themeTint="99"/>
                      <w:sz w:val="24"/>
                      <w:szCs w:val="24"/>
                      <w:lang w:val="vi-VN" w:eastAsia="x-none"/>
                    </w:rPr>
                  </w:rPrChange>
                </w:rPr>
                <w:t>.</w:t>
              </w:r>
            </w:ins>
            <w:ins w:id="1545" w:author="Tien Nguyen" w:date="2026-04-22T20:04:00Z">
              <w:r w:rsidRPr="00EF77B8">
                <w:rPr>
                  <w:rFonts w:ascii="Times New Roman" w:hAnsi="Times New Roman"/>
                  <w:sz w:val="20"/>
                  <w:szCs w:val="20"/>
                  <w:lang w:val="vi-VN" w:eastAsia="x-none"/>
                  <w:rPrChange w:id="1546"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65C4628A" w14:textId="77777777" w:rsidR="004B4E92" w:rsidRPr="00EF77B8" w:rsidDel="00E67CBA" w:rsidRDefault="004B4E92" w:rsidP="004B4E92">
            <w:pPr>
              <w:spacing w:after="0" w:line="276" w:lineRule="auto"/>
              <w:rPr>
                <w:ins w:id="1547" w:author="Tien Nguyen" w:date="2026-04-22T19:58:00Z"/>
                <w:rFonts w:ascii="Times New Roman" w:hAnsi="Times New Roman"/>
                <w:sz w:val="20"/>
                <w:szCs w:val="20"/>
                <w:lang w:val="x-none" w:eastAsia="x-none"/>
                <w:rPrChange w:id="1548" w:author="Nguyet Nguyen (Senior Legal Executive)" w:date="2026-05-05T09:59:00Z">
                  <w:rPr>
                    <w:ins w:id="1549" w:author="Tien Nguyen" w:date="2026-04-22T19:58:00Z"/>
                    <w:rFonts w:ascii="Times New Roman" w:hAnsi="Times New Roman"/>
                    <w:color w:val="45B0E1" w:themeColor="accent1" w:themeTint="99"/>
                    <w:sz w:val="24"/>
                    <w:szCs w:val="24"/>
                    <w:lang w:val="x-none" w:eastAsia="x-none"/>
                  </w:rPr>
                </w:rPrChange>
              </w:rPr>
            </w:pPr>
          </w:p>
        </w:tc>
      </w:tr>
      <w:tr w:rsidR="00EF77B8" w:rsidRPr="00EF77B8" w14:paraId="614F5002" w14:textId="77777777" w:rsidTr="00EF77B8">
        <w:trPr>
          <w:ins w:id="1550" w:author="Tien Nguyen" w:date="2026-04-22T17:06:00Z"/>
        </w:trPr>
        <w:tc>
          <w:tcPr>
            <w:tcW w:w="540" w:type="dxa"/>
          </w:tcPr>
          <w:p w14:paraId="75726874" w14:textId="77777777" w:rsidR="004B4E92" w:rsidRPr="00EF77B8" w:rsidRDefault="004B4E92" w:rsidP="004B4E92">
            <w:pPr>
              <w:spacing w:after="0" w:line="276" w:lineRule="auto"/>
              <w:jc w:val="center"/>
              <w:rPr>
                <w:ins w:id="1551" w:author="Tien Nguyen" w:date="2026-04-22T17:06:00Z"/>
                <w:rFonts w:ascii="Times New Roman" w:hAnsi="Times New Roman"/>
                <w:sz w:val="20"/>
                <w:szCs w:val="20"/>
                <w:rPrChange w:id="1552" w:author="Nguyet Nguyen (Senior Legal Executive)" w:date="2026-05-05T09:59:00Z">
                  <w:rPr>
                    <w:ins w:id="1553" w:author="Tien Nguyen" w:date="2026-04-22T17:06:00Z"/>
                    <w:rFonts w:ascii="Times New Roman" w:hAnsi="Times New Roman"/>
                    <w:sz w:val="24"/>
                    <w:szCs w:val="24"/>
                  </w:rPr>
                </w:rPrChange>
              </w:rPr>
            </w:pPr>
          </w:p>
        </w:tc>
        <w:tc>
          <w:tcPr>
            <w:tcW w:w="1530" w:type="dxa"/>
            <w:vMerge/>
          </w:tcPr>
          <w:p w14:paraId="411E2074" w14:textId="77777777" w:rsidR="004B4E92" w:rsidRPr="00EF77B8" w:rsidDel="00E67CBA" w:rsidRDefault="004B4E92" w:rsidP="004B4E92">
            <w:pPr>
              <w:spacing w:after="0" w:line="276" w:lineRule="auto"/>
              <w:rPr>
                <w:ins w:id="1554" w:author="Tien Nguyen" w:date="2026-04-22T17:06:00Z"/>
                <w:rFonts w:ascii="Times New Roman" w:hAnsi="Times New Roman"/>
                <w:sz w:val="20"/>
                <w:szCs w:val="20"/>
                <w:lang w:val="x-none" w:eastAsia="x-none"/>
                <w:rPrChange w:id="1555" w:author="Nguyet Nguyen (Senior Legal Executive)" w:date="2026-05-05T09:59:00Z">
                  <w:rPr>
                    <w:ins w:id="1556"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3BCFD4CA" w14:textId="5B9FF363" w:rsidR="004B4E92" w:rsidRPr="00EF77B8" w:rsidDel="00E67CBA" w:rsidRDefault="004B4E92" w:rsidP="004B4E92">
            <w:pPr>
              <w:spacing w:after="0" w:line="276" w:lineRule="auto"/>
              <w:rPr>
                <w:ins w:id="1557" w:author="Tien Nguyen" w:date="2026-04-22T17:06:00Z"/>
                <w:rFonts w:ascii="Times New Roman" w:hAnsi="Times New Roman"/>
                <w:sz w:val="20"/>
                <w:szCs w:val="20"/>
                <w:lang w:val="vi-VN" w:eastAsia="x-none"/>
                <w:rPrChange w:id="1558" w:author="Nguyet Nguyen (Senior Legal Executive)" w:date="2026-05-05T09:59:00Z">
                  <w:rPr>
                    <w:ins w:id="1559" w:author="Tien Nguyen" w:date="2026-04-22T17:06:00Z"/>
                    <w:rFonts w:ascii="Times New Roman" w:hAnsi="Times New Roman"/>
                    <w:color w:val="45B0E1" w:themeColor="accent1" w:themeTint="99"/>
                    <w:sz w:val="24"/>
                    <w:szCs w:val="24"/>
                    <w:lang w:val="x-none" w:eastAsia="x-none"/>
                  </w:rPr>
                </w:rPrChange>
              </w:rPr>
            </w:pPr>
            <w:ins w:id="1560" w:author="Tien Nguyen" w:date="2026-04-22T19:49:00Z">
              <w:r w:rsidRPr="00EF77B8">
                <w:rPr>
                  <w:rFonts w:ascii="Times New Roman" w:hAnsi="Times New Roman"/>
                  <w:sz w:val="20"/>
                  <w:szCs w:val="20"/>
                  <w:lang w:val="vi-VN" w:eastAsia="x-none"/>
                  <w:rPrChange w:id="1561" w:author="Nguyet Nguyen (Senior Legal Executive)" w:date="2026-05-05T09:59:00Z">
                    <w:rPr>
                      <w:rFonts w:ascii="Times New Roman" w:hAnsi="Times New Roman"/>
                      <w:color w:val="45B0E1" w:themeColor="accent1" w:themeTint="99"/>
                      <w:sz w:val="24"/>
                      <w:szCs w:val="24"/>
                      <w:lang w:val="vi-VN" w:eastAsia="x-none"/>
                    </w:rPr>
                  </w:rPrChange>
                </w:rPr>
                <w:t>Quay phim (videographer)</w:t>
              </w:r>
            </w:ins>
            <w:ins w:id="1562" w:author="Tien Nguyen" w:date="2026-04-22T20:00:00Z">
              <w:r w:rsidRPr="00EF77B8">
                <w:rPr>
                  <w:rFonts w:ascii="Times New Roman" w:hAnsi="Times New Roman"/>
                  <w:sz w:val="20"/>
                  <w:szCs w:val="20"/>
                  <w:lang w:val="vi-VN" w:eastAsia="x-none"/>
                  <w:rPrChange w:id="1563" w:author="Nguyet Nguyen (Senior Legal Executive)" w:date="2026-05-05T09:59:00Z">
                    <w:rPr>
                      <w:rFonts w:ascii="Times New Roman" w:hAnsi="Times New Roman"/>
                      <w:color w:val="45B0E1" w:themeColor="accent1" w:themeTint="99"/>
                      <w:sz w:val="24"/>
                      <w:szCs w:val="24"/>
                      <w:lang w:val="vi-VN" w:eastAsia="x-none"/>
                    </w:rPr>
                  </w:rPrChange>
                </w:rPr>
                <w:t xml:space="preserve"> – 1 ngày </w:t>
              </w:r>
            </w:ins>
          </w:p>
        </w:tc>
        <w:tc>
          <w:tcPr>
            <w:tcW w:w="818" w:type="dxa"/>
          </w:tcPr>
          <w:p w14:paraId="2F230A46" w14:textId="4499491C" w:rsidR="004B4E92" w:rsidRPr="00EF77B8" w:rsidDel="00E67CBA" w:rsidRDefault="004B4E92" w:rsidP="004B4E92">
            <w:pPr>
              <w:spacing w:after="0" w:line="276" w:lineRule="auto"/>
              <w:rPr>
                <w:ins w:id="1564" w:author="Tien Nguyen" w:date="2026-04-22T17:06:00Z"/>
                <w:rFonts w:ascii="Times New Roman" w:hAnsi="Times New Roman"/>
                <w:sz w:val="20"/>
                <w:szCs w:val="20"/>
                <w:lang w:val="vi-VN" w:eastAsia="x-none"/>
                <w:rPrChange w:id="1565" w:author="Nguyet Nguyen (Senior Legal Executive)" w:date="2026-05-05T09:59:00Z">
                  <w:rPr>
                    <w:ins w:id="1566" w:author="Tien Nguyen" w:date="2026-04-22T17:06:00Z"/>
                    <w:rFonts w:ascii="Times New Roman" w:hAnsi="Times New Roman"/>
                    <w:color w:val="45B0E1" w:themeColor="accent1" w:themeTint="99"/>
                    <w:sz w:val="24"/>
                    <w:szCs w:val="24"/>
                    <w:lang w:val="x-none" w:eastAsia="x-none"/>
                  </w:rPr>
                </w:rPrChange>
              </w:rPr>
            </w:pPr>
            <w:ins w:id="1567" w:author="Tien Nguyen" w:date="2026-04-22T20:05:00Z">
              <w:r w:rsidRPr="00EF77B8">
                <w:rPr>
                  <w:rFonts w:ascii="Times New Roman" w:hAnsi="Times New Roman"/>
                  <w:sz w:val="20"/>
                  <w:szCs w:val="20"/>
                  <w:lang w:val="vi-VN" w:eastAsia="x-none"/>
                  <w:rPrChange w:id="1568" w:author="Nguyet Nguyen (Senior Legal Executive)" w:date="2026-05-05T09:59:00Z">
                    <w:rPr>
                      <w:rFonts w:ascii="Times New Roman" w:hAnsi="Times New Roman"/>
                      <w:color w:val="45B0E1" w:themeColor="accent1" w:themeTint="99"/>
                      <w:sz w:val="24"/>
                      <w:szCs w:val="24"/>
                      <w:lang w:val="vi-VN" w:eastAsia="x-none"/>
                    </w:rPr>
                  </w:rPrChange>
                </w:rPr>
                <w:t>người</w:t>
              </w:r>
            </w:ins>
          </w:p>
        </w:tc>
        <w:tc>
          <w:tcPr>
            <w:tcW w:w="693" w:type="dxa"/>
          </w:tcPr>
          <w:p w14:paraId="1BFE3968" w14:textId="390BF12C" w:rsidR="004B4E92" w:rsidRPr="00EF77B8" w:rsidRDefault="004B4E92" w:rsidP="00C31EB7">
            <w:pPr>
              <w:spacing w:after="0" w:line="276" w:lineRule="auto"/>
              <w:jc w:val="center"/>
              <w:rPr>
                <w:ins w:id="1569" w:author="Tien Nguyen" w:date="2026-04-23T20:51:00Z"/>
                <w:rFonts w:ascii="Times New Roman" w:hAnsi="Times New Roman"/>
                <w:sz w:val="20"/>
                <w:szCs w:val="20"/>
                <w:lang w:val="vi-VN" w:eastAsia="x-none"/>
                <w:rPrChange w:id="1570" w:author="Nguyet Nguyen (Senior Legal Executive)" w:date="2026-05-05T09:59:00Z">
                  <w:rPr>
                    <w:ins w:id="1571" w:author="Tien Nguyen" w:date="2026-04-23T20:51:00Z"/>
                    <w:rFonts w:ascii="Times New Roman" w:hAnsi="Times New Roman"/>
                    <w:color w:val="45B0E1" w:themeColor="accent1" w:themeTint="99"/>
                    <w:sz w:val="24"/>
                    <w:szCs w:val="24"/>
                    <w:lang w:val="vi-VN" w:eastAsia="x-none"/>
                  </w:rPr>
                </w:rPrChange>
              </w:rPr>
              <w:pPrChange w:id="1572" w:author="Nguyet Nguyen (Senior Legal Executive)" w:date="2026-05-05T11:43:00Z">
                <w:pPr>
                  <w:spacing w:after="0" w:line="276" w:lineRule="auto"/>
                </w:pPr>
              </w:pPrChange>
            </w:pPr>
            <w:ins w:id="1573" w:author="Tien Nguyen" w:date="2026-04-23T20:51:00Z">
              <w:r w:rsidRPr="00EF77B8">
                <w:rPr>
                  <w:rFonts w:ascii="Times New Roman" w:hAnsi="Times New Roman"/>
                  <w:sz w:val="20"/>
                  <w:szCs w:val="20"/>
                  <w:lang w:val="vi-VN" w:eastAsia="x-none"/>
                  <w:rPrChange w:id="1574"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6E4DDE71" w14:textId="1A6B701C" w:rsidR="004B4E92" w:rsidRPr="00EF77B8" w:rsidDel="00E67CBA" w:rsidRDefault="00F3603F" w:rsidP="00C31EB7">
            <w:pPr>
              <w:spacing w:after="0" w:line="276" w:lineRule="auto"/>
              <w:jc w:val="center"/>
              <w:rPr>
                <w:ins w:id="1575" w:author="Tien Nguyen" w:date="2026-04-22T17:06:00Z"/>
                <w:rFonts w:ascii="Times New Roman" w:hAnsi="Times New Roman"/>
                <w:sz w:val="20"/>
                <w:szCs w:val="20"/>
                <w:lang w:val="vi-VN" w:eastAsia="x-none"/>
                <w:rPrChange w:id="1576" w:author="Nguyet Nguyen (Senior Legal Executive)" w:date="2026-05-05T09:59:00Z">
                  <w:rPr>
                    <w:ins w:id="1577" w:author="Tien Nguyen" w:date="2026-04-22T17:06:00Z"/>
                    <w:rFonts w:ascii="Times New Roman" w:hAnsi="Times New Roman"/>
                    <w:color w:val="45B0E1" w:themeColor="accent1" w:themeTint="99"/>
                    <w:sz w:val="24"/>
                    <w:szCs w:val="24"/>
                    <w:lang w:val="x-none" w:eastAsia="x-none"/>
                  </w:rPr>
                </w:rPrChange>
              </w:rPr>
              <w:pPrChange w:id="1578" w:author="Nguyet Nguyen (Senior Legal Executive)" w:date="2026-05-05T11:43:00Z">
                <w:pPr>
                  <w:spacing w:after="0" w:line="276" w:lineRule="auto"/>
                </w:pPr>
              </w:pPrChange>
            </w:pPr>
            <w:ins w:id="1579" w:author="Tien Nguyen" w:date="2026-04-23T21:18:00Z">
              <w:r w:rsidRPr="00EF77B8">
                <w:rPr>
                  <w:rFonts w:ascii="Times New Roman" w:hAnsi="Times New Roman"/>
                  <w:sz w:val="20"/>
                  <w:szCs w:val="20"/>
                  <w:lang w:val="vi-VN" w:eastAsia="x-none"/>
                  <w:rPrChange w:id="1580"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3C5B8C0A" w14:textId="2C7468B8" w:rsidR="004B4E92" w:rsidRPr="00EF77B8" w:rsidDel="00E67CBA" w:rsidRDefault="004B4E92" w:rsidP="00EF77B8">
            <w:pPr>
              <w:spacing w:after="0" w:line="276" w:lineRule="auto"/>
              <w:jc w:val="right"/>
              <w:rPr>
                <w:ins w:id="1581" w:author="Tien Nguyen" w:date="2026-04-22T17:06:00Z"/>
                <w:rFonts w:ascii="Times New Roman" w:hAnsi="Times New Roman"/>
                <w:sz w:val="20"/>
                <w:szCs w:val="20"/>
                <w:lang w:val="vi-VN" w:eastAsia="x-none"/>
                <w:rPrChange w:id="1582" w:author="Nguyet Nguyen (Senior Legal Executive)" w:date="2026-05-05T09:59:00Z">
                  <w:rPr>
                    <w:ins w:id="1583" w:author="Tien Nguyen" w:date="2026-04-22T17:06:00Z"/>
                    <w:rFonts w:ascii="Times New Roman" w:hAnsi="Times New Roman"/>
                    <w:color w:val="45B0E1" w:themeColor="accent1" w:themeTint="99"/>
                    <w:sz w:val="24"/>
                    <w:szCs w:val="24"/>
                    <w:lang w:val="x-none" w:eastAsia="x-none"/>
                  </w:rPr>
                </w:rPrChange>
              </w:rPr>
              <w:pPrChange w:id="1584" w:author="Nguyet Nguyen (Senior Legal Executive)" w:date="2026-05-05T10:02:00Z">
                <w:pPr>
                  <w:spacing w:after="0" w:line="276" w:lineRule="auto"/>
                </w:pPr>
              </w:pPrChange>
            </w:pPr>
            <w:ins w:id="1585" w:author="Tien Nguyen" w:date="2026-04-22T19:58:00Z">
              <w:r w:rsidRPr="00EF77B8">
                <w:rPr>
                  <w:rFonts w:ascii="Times New Roman" w:hAnsi="Times New Roman"/>
                  <w:sz w:val="20"/>
                  <w:szCs w:val="20"/>
                  <w:lang w:val="vi-VN" w:eastAsia="x-none"/>
                  <w:rPrChange w:id="1586" w:author="Nguyet Nguyen (Senior Legal Executive)" w:date="2026-05-05T09:59:00Z">
                    <w:rPr>
                      <w:rFonts w:ascii="Times New Roman" w:hAnsi="Times New Roman"/>
                      <w:color w:val="45B0E1" w:themeColor="accent1" w:themeTint="99"/>
                      <w:sz w:val="24"/>
                      <w:szCs w:val="24"/>
                      <w:lang w:val="vi-VN" w:eastAsia="x-none"/>
                    </w:rPr>
                  </w:rPrChange>
                </w:rPr>
                <w:t>12</w:t>
              </w:r>
            </w:ins>
            <w:ins w:id="1587" w:author="Tien Nguyen" w:date="2026-04-22T20:54:00Z">
              <w:r w:rsidRPr="00EF77B8">
                <w:rPr>
                  <w:rFonts w:ascii="Times New Roman" w:hAnsi="Times New Roman"/>
                  <w:sz w:val="20"/>
                  <w:szCs w:val="20"/>
                  <w:lang w:val="vi-VN" w:eastAsia="x-none"/>
                  <w:rPrChange w:id="1588" w:author="Nguyet Nguyen (Senior Legal Executive)" w:date="2026-05-05T09:59:00Z">
                    <w:rPr>
                      <w:rFonts w:ascii="Times New Roman" w:hAnsi="Times New Roman"/>
                      <w:color w:val="45B0E1" w:themeColor="accent1" w:themeTint="99"/>
                      <w:sz w:val="24"/>
                      <w:szCs w:val="24"/>
                      <w:lang w:val="vi-VN" w:eastAsia="x-none"/>
                    </w:rPr>
                  </w:rPrChange>
                </w:rPr>
                <w:t>.</w:t>
              </w:r>
            </w:ins>
            <w:ins w:id="1589" w:author="Tien Nguyen" w:date="2026-04-22T19:58:00Z">
              <w:r w:rsidRPr="00EF77B8">
                <w:rPr>
                  <w:rFonts w:ascii="Times New Roman" w:hAnsi="Times New Roman"/>
                  <w:sz w:val="20"/>
                  <w:szCs w:val="20"/>
                  <w:lang w:val="vi-VN" w:eastAsia="x-none"/>
                  <w:rPrChange w:id="1590" w:author="Nguyet Nguyen (Senior Legal Executive)" w:date="2026-05-05T09:59:00Z">
                    <w:rPr>
                      <w:rFonts w:ascii="Times New Roman" w:hAnsi="Times New Roman"/>
                      <w:color w:val="45B0E1" w:themeColor="accent1" w:themeTint="99"/>
                      <w:sz w:val="24"/>
                      <w:szCs w:val="24"/>
                      <w:lang w:val="vi-VN" w:eastAsia="x-none"/>
                    </w:rPr>
                  </w:rPrChange>
                </w:rPr>
                <w:t>000</w:t>
              </w:r>
            </w:ins>
            <w:ins w:id="1591" w:author="Tien Nguyen" w:date="2026-04-22T20:54:00Z">
              <w:r w:rsidRPr="00EF77B8">
                <w:rPr>
                  <w:rFonts w:ascii="Times New Roman" w:hAnsi="Times New Roman"/>
                  <w:sz w:val="20"/>
                  <w:szCs w:val="20"/>
                  <w:lang w:val="vi-VN" w:eastAsia="x-none"/>
                  <w:rPrChange w:id="1592" w:author="Nguyet Nguyen (Senior Legal Executive)" w:date="2026-05-05T09:59:00Z">
                    <w:rPr>
                      <w:rFonts w:ascii="Times New Roman" w:hAnsi="Times New Roman"/>
                      <w:color w:val="45B0E1" w:themeColor="accent1" w:themeTint="99"/>
                      <w:sz w:val="24"/>
                      <w:szCs w:val="24"/>
                      <w:lang w:val="vi-VN" w:eastAsia="x-none"/>
                    </w:rPr>
                  </w:rPrChange>
                </w:rPr>
                <w:t>.</w:t>
              </w:r>
            </w:ins>
            <w:ins w:id="1593" w:author="Tien Nguyen" w:date="2026-04-22T19:58:00Z">
              <w:r w:rsidRPr="00EF77B8">
                <w:rPr>
                  <w:rFonts w:ascii="Times New Roman" w:hAnsi="Times New Roman"/>
                  <w:sz w:val="20"/>
                  <w:szCs w:val="20"/>
                  <w:lang w:val="vi-VN" w:eastAsia="x-none"/>
                  <w:rPrChange w:id="1594"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1F182032" w14:textId="7C1FD1D5" w:rsidR="004B4E92" w:rsidRPr="00EF77B8" w:rsidDel="00E67CBA" w:rsidRDefault="004B4E92" w:rsidP="00EF77B8">
            <w:pPr>
              <w:spacing w:after="0" w:line="276" w:lineRule="auto"/>
              <w:jc w:val="right"/>
              <w:rPr>
                <w:ins w:id="1595" w:author="Tien Nguyen" w:date="2026-04-22T17:06:00Z"/>
                <w:rFonts w:ascii="Times New Roman" w:hAnsi="Times New Roman"/>
                <w:sz w:val="20"/>
                <w:szCs w:val="20"/>
                <w:lang w:val="vi-VN" w:eastAsia="x-none"/>
                <w:rPrChange w:id="1596" w:author="Nguyet Nguyen (Senior Legal Executive)" w:date="2026-05-05T09:59:00Z">
                  <w:rPr>
                    <w:ins w:id="1597" w:author="Tien Nguyen" w:date="2026-04-22T17:06:00Z"/>
                    <w:rFonts w:ascii="Times New Roman" w:hAnsi="Times New Roman"/>
                    <w:color w:val="45B0E1" w:themeColor="accent1" w:themeTint="99"/>
                    <w:sz w:val="24"/>
                    <w:szCs w:val="24"/>
                    <w:lang w:val="x-none" w:eastAsia="x-none"/>
                  </w:rPr>
                </w:rPrChange>
              </w:rPr>
              <w:pPrChange w:id="1598" w:author="Nguyet Nguyen (Senior Legal Executive)" w:date="2026-05-05T10:02:00Z">
                <w:pPr>
                  <w:spacing w:after="0" w:line="276" w:lineRule="auto"/>
                </w:pPr>
              </w:pPrChange>
            </w:pPr>
            <w:ins w:id="1599" w:author="Tien Nguyen" w:date="2026-04-22T20:05:00Z">
              <w:r w:rsidRPr="00EF77B8">
                <w:rPr>
                  <w:rFonts w:ascii="Times New Roman" w:hAnsi="Times New Roman"/>
                  <w:sz w:val="20"/>
                  <w:szCs w:val="20"/>
                  <w:lang w:val="vi-VN" w:eastAsia="x-none"/>
                  <w:rPrChange w:id="1600" w:author="Nguyet Nguyen (Senior Legal Executive)" w:date="2026-05-05T09:59:00Z">
                    <w:rPr>
                      <w:rFonts w:ascii="Times New Roman" w:hAnsi="Times New Roman"/>
                      <w:color w:val="45B0E1" w:themeColor="accent1" w:themeTint="99"/>
                      <w:sz w:val="24"/>
                      <w:szCs w:val="24"/>
                      <w:lang w:val="vi-VN" w:eastAsia="x-none"/>
                    </w:rPr>
                  </w:rPrChange>
                </w:rPr>
                <w:t>12</w:t>
              </w:r>
            </w:ins>
            <w:ins w:id="1601" w:author="Tien Nguyen" w:date="2026-04-22T20:55:00Z">
              <w:r w:rsidRPr="00EF77B8">
                <w:rPr>
                  <w:rFonts w:ascii="Times New Roman" w:hAnsi="Times New Roman"/>
                  <w:sz w:val="20"/>
                  <w:szCs w:val="20"/>
                  <w:lang w:val="vi-VN" w:eastAsia="x-none"/>
                  <w:rPrChange w:id="1602" w:author="Nguyet Nguyen (Senior Legal Executive)" w:date="2026-05-05T09:59:00Z">
                    <w:rPr>
                      <w:rFonts w:ascii="Times New Roman" w:hAnsi="Times New Roman"/>
                      <w:color w:val="45B0E1" w:themeColor="accent1" w:themeTint="99"/>
                      <w:sz w:val="24"/>
                      <w:szCs w:val="24"/>
                      <w:lang w:val="vi-VN" w:eastAsia="x-none"/>
                    </w:rPr>
                  </w:rPrChange>
                </w:rPr>
                <w:t>.</w:t>
              </w:r>
            </w:ins>
            <w:ins w:id="1603" w:author="Tien Nguyen" w:date="2026-04-22T20:05:00Z">
              <w:r w:rsidRPr="00EF77B8">
                <w:rPr>
                  <w:rFonts w:ascii="Times New Roman" w:hAnsi="Times New Roman"/>
                  <w:sz w:val="20"/>
                  <w:szCs w:val="20"/>
                  <w:lang w:val="vi-VN" w:eastAsia="x-none"/>
                  <w:rPrChange w:id="1604" w:author="Nguyet Nguyen (Senior Legal Executive)" w:date="2026-05-05T09:59:00Z">
                    <w:rPr>
                      <w:rFonts w:ascii="Times New Roman" w:hAnsi="Times New Roman"/>
                      <w:color w:val="45B0E1" w:themeColor="accent1" w:themeTint="99"/>
                      <w:sz w:val="24"/>
                      <w:szCs w:val="24"/>
                      <w:lang w:val="vi-VN" w:eastAsia="x-none"/>
                    </w:rPr>
                  </w:rPrChange>
                </w:rPr>
                <w:t>000</w:t>
              </w:r>
            </w:ins>
            <w:ins w:id="1605" w:author="Tien Nguyen" w:date="2026-04-22T20:55:00Z">
              <w:r w:rsidRPr="00EF77B8">
                <w:rPr>
                  <w:rFonts w:ascii="Times New Roman" w:hAnsi="Times New Roman"/>
                  <w:sz w:val="20"/>
                  <w:szCs w:val="20"/>
                  <w:lang w:val="vi-VN" w:eastAsia="x-none"/>
                  <w:rPrChange w:id="1606" w:author="Nguyet Nguyen (Senior Legal Executive)" w:date="2026-05-05T09:59:00Z">
                    <w:rPr>
                      <w:rFonts w:ascii="Times New Roman" w:hAnsi="Times New Roman"/>
                      <w:color w:val="45B0E1" w:themeColor="accent1" w:themeTint="99"/>
                      <w:sz w:val="24"/>
                      <w:szCs w:val="24"/>
                      <w:lang w:val="vi-VN" w:eastAsia="x-none"/>
                    </w:rPr>
                  </w:rPrChange>
                </w:rPr>
                <w:t>.</w:t>
              </w:r>
            </w:ins>
            <w:ins w:id="1607" w:author="Tien Nguyen" w:date="2026-04-22T20:05:00Z">
              <w:r w:rsidRPr="00EF77B8">
                <w:rPr>
                  <w:rFonts w:ascii="Times New Roman" w:hAnsi="Times New Roman"/>
                  <w:sz w:val="20"/>
                  <w:szCs w:val="20"/>
                  <w:lang w:val="vi-VN" w:eastAsia="x-none"/>
                  <w:rPrChange w:id="1608"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7B97D95B" w14:textId="77777777" w:rsidR="004B4E92" w:rsidRPr="00EF77B8" w:rsidDel="00E67CBA" w:rsidRDefault="004B4E92" w:rsidP="004B4E92">
            <w:pPr>
              <w:spacing w:after="0" w:line="276" w:lineRule="auto"/>
              <w:rPr>
                <w:ins w:id="1609" w:author="Tien Nguyen" w:date="2026-04-22T17:06:00Z"/>
                <w:rFonts w:ascii="Times New Roman" w:hAnsi="Times New Roman"/>
                <w:sz w:val="20"/>
                <w:szCs w:val="20"/>
                <w:lang w:val="x-none" w:eastAsia="x-none"/>
                <w:rPrChange w:id="1610" w:author="Nguyet Nguyen (Senior Legal Executive)" w:date="2026-05-05T09:59:00Z">
                  <w:rPr>
                    <w:ins w:id="1611"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6A6BE28D" w14:textId="77777777" w:rsidTr="00EF77B8">
        <w:trPr>
          <w:ins w:id="1612" w:author="Tien Nguyen" w:date="2026-04-22T17:06:00Z"/>
        </w:trPr>
        <w:tc>
          <w:tcPr>
            <w:tcW w:w="540" w:type="dxa"/>
          </w:tcPr>
          <w:p w14:paraId="717ED573" w14:textId="77777777" w:rsidR="004B4E92" w:rsidRPr="00EF77B8" w:rsidRDefault="004B4E92" w:rsidP="004B4E92">
            <w:pPr>
              <w:spacing w:after="0" w:line="276" w:lineRule="auto"/>
              <w:jc w:val="center"/>
              <w:rPr>
                <w:ins w:id="1613" w:author="Tien Nguyen" w:date="2026-04-22T17:06:00Z"/>
                <w:rFonts w:ascii="Times New Roman" w:hAnsi="Times New Roman"/>
                <w:sz w:val="20"/>
                <w:szCs w:val="20"/>
                <w:rPrChange w:id="1614" w:author="Nguyet Nguyen (Senior Legal Executive)" w:date="2026-05-05T09:59:00Z">
                  <w:rPr>
                    <w:ins w:id="1615" w:author="Tien Nguyen" w:date="2026-04-22T17:06:00Z"/>
                    <w:rFonts w:ascii="Times New Roman" w:hAnsi="Times New Roman"/>
                    <w:sz w:val="24"/>
                    <w:szCs w:val="24"/>
                  </w:rPr>
                </w:rPrChange>
              </w:rPr>
            </w:pPr>
          </w:p>
        </w:tc>
        <w:tc>
          <w:tcPr>
            <w:tcW w:w="1530" w:type="dxa"/>
            <w:vMerge/>
          </w:tcPr>
          <w:p w14:paraId="29CF9890" w14:textId="77777777" w:rsidR="004B4E92" w:rsidRPr="00EF77B8" w:rsidDel="00E67CBA" w:rsidRDefault="004B4E92" w:rsidP="004B4E92">
            <w:pPr>
              <w:spacing w:after="0" w:line="276" w:lineRule="auto"/>
              <w:rPr>
                <w:ins w:id="1616" w:author="Tien Nguyen" w:date="2026-04-22T17:06:00Z"/>
                <w:rFonts w:ascii="Times New Roman" w:hAnsi="Times New Roman"/>
                <w:sz w:val="20"/>
                <w:szCs w:val="20"/>
                <w:lang w:val="x-none" w:eastAsia="x-none"/>
                <w:rPrChange w:id="1617" w:author="Nguyet Nguyen (Senior Legal Executive)" w:date="2026-05-05T09:59:00Z">
                  <w:rPr>
                    <w:ins w:id="1618"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4F4B7F16" w14:textId="77777777" w:rsidR="004B4E92" w:rsidRPr="00EF77B8" w:rsidRDefault="004B4E92" w:rsidP="004B4E92">
            <w:pPr>
              <w:rPr>
                <w:ins w:id="1619" w:author="Tien Nguyen" w:date="2026-04-22T19:50:00Z"/>
                <w:rFonts w:ascii="Times New Roman" w:hAnsi="Times New Roman"/>
                <w:sz w:val="20"/>
                <w:szCs w:val="20"/>
                <w:rPrChange w:id="1620" w:author="Nguyet Nguyen (Senior Legal Executive)" w:date="2026-05-05T09:59:00Z">
                  <w:rPr>
                    <w:ins w:id="1621" w:author="Tien Nguyen" w:date="2026-04-22T19:50:00Z"/>
                  </w:rPr>
                </w:rPrChange>
              </w:rPr>
            </w:pPr>
            <w:ins w:id="1622" w:author="Tien Nguyen" w:date="2026-04-22T19:50:00Z">
              <w:r w:rsidRPr="00EF77B8">
                <w:rPr>
                  <w:rFonts w:ascii="Times New Roman" w:hAnsi="Times New Roman"/>
                  <w:sz w:val="20"/>
                  <w:szCs w:val="20"/>
                  <w:rPrChange w:id="1623" w:author="Nguyet Nguyen (Senior Legal Executive)" w:date="2026-05-05T09:59:00Z">
                    <w:rPr/>
                  </w:rPrChange>
                </w:rPr>
                <w:t xml:space="preserve">Trợ lý sản xuất </w:t>
              </w:r>
            </w:ins>
          </w:p>
          <w:p w14:paraId="1C1C827D" w14:textId="1F785494" w:rsidR="004B4E92" w:rsidRPr="00EF77B8" w:rsidDel="00E67CBA" w:rsidRDefault="004B4E92" w:rsidP="004B4E92">
            <w:pPr>
              <w:spacing w:after="0" w:line="276" w:lineRule="auto"/>
              <w:rPr>
                <w:ins w:id="1624" w:author="Tien Nguyen" w:date="2026-04-22T17:06:00Z"/>
                <w:rFonts w:ascii="Times New Roman" w:hAnsi="Times New Roman"/>
                <w:sz w:val="20"/>
                <w:szCs w:val="20"/>
                <w:lang w:val="vi-VN" w:eastAsia="x-none"/>
                <w:rPrChange w:id="1625" w:author="Nguyet Nguyen (Senior Legal Executive)" w:date="2026-05-05T09:59:00Z">
                  <w:rPr>
                    <w:ins w:id="1626" w:author="Tien Nguyen" w:date="2026-04-22T17:06:00Z"/>
                    <w:rFonts w:ascii="Times New Roman" w:hAnsi="Times New Roman"/>
                    <w:color w:val="45B0E1" w:themeColor="accent1" w:themeTint="99"/>
                    <w:sz w:val="24"/>
                    <w:szCs w:val="24"/>
                    <w:lang w:val="x-none" w:eastAsia="x-none"/>
                  </w:rPr>
                </w:rPrChange>
              </w:rPr>
            </w:pPr>
            <w:ins w:id="1627" w:author="Tien Nguyen" w:date="2026-04-22T19:50:00Z">
              <w:r w:rsidRPr="00EF77B8">
                <w:rPr>
                  <w:rFonts w:ascii="Times New Roman" w:hAnsi="Times New Roman"/>
                  <w:sz w:val="20"/>
                  <w:szCs w:val="20"/>
                  <w:lang w:val="vi-VN" w:eastAsia="x-none"/>
                  <w:rPrChange w:id="1628" w:author="Nguyet Nguyen (Senior Legal Executive)" w:date="2026-05-05T09:59:00Z">
                    <w:rPr>
                      <w:rFonts w:ascii="Times New Roman" w:hAnsi="Times New Roman"/>
                      <w:color w:val="45B0E1" w:themeColor="accent1" w:themeTint="99"/>
                      <w:sz w:val="24"/>
                      <w:szCs w:val="24"/>
                      <w:lang w:val="vi-VN" w:eastAsia="x-none"/>
                    </w:rPr>
                  </w:rPrChange>
                </w:rPr>
                <w:t>(Production Assistant)</w:t>
              </w:r>
            </w:ins>
            <w:ins w:id="1629" w:author="Tien Nguyen" w:date="2026-04-22T20:00:00Z">
              <w:r w:rsidRPr="00EF77B8">
                <w:rPr>
                  <w:rFonts w:ascii="Times New Roman" w:hAnsi="Times New Roman"/>
                  <w:sz w:val="20"/>
                  <w:szCs w:val="20"/>
                  <w:lang w:val="vi-VN" w:eastAsia="x-none"/>
                  <w:rPrChange w:id="1630" w:author="Nguyet Nguyen (Senior Legal Executive)" w:date="2026-05-05T09:59:00Z">
                    <w:rPr>
                      <w:rFonts w:ascii="Times New Roman" w:hAnsi="Times New Roman"/>
                      <w:color w:val="45B0E1" w:themeColor="accent1" w:themeTint="99"/>
                      <w:sz w:val="24"/>
                      <w:szCs w:val="24"/>
                      <w:lang w:val="vi-VN" w:eastAsia="x-none"/>
                    </w:rPr>
                  </w:rPrChange>
                </w:rPr>
                <w:t xml:space="preserve"> – 2</w:t>
              </w:r>
            </w:ins>
            <w:ins w:id="1631" w:author="Tien Nguyen" w:date="2026-04-22T20:07:00Z">
              <w:r w:rsidRPr="00EF77B8">
                <w:rPr>
                  <w:rFonts w:ascii="Times New Roman" w:hAnsi="Times New Roman"/>
                  <w:sz w:val="20"/>
                  <w:szCs w:val="20"/>
                  <w:lang w:val="vi-VN" w:eastAsia="x-none"/>
                  <w:rPrChange w:id="1632" w:author="Nguyet Nguyen (Senior Legal Executive)" w:date="2026-05-05T09:59:00Z">
                    <w:rPr>
                      <w:rFonts w:ascii="Times New Roman" w:hAnsi="Times New Roman"/>
                      <w:color w:val="45B0E1" w:themeColor="accent1" w:themeTint="99"/>
                      <w:sz w:val="24"/>
                      <w:szCs w:val="24"/>
                      <w:lang w:val="vi-VN" w:eastAsia="x-none"/>
                    </w:rPr>
                  </w:rPrChange>
                </w:rPr>
                <w:t xml:space="preserve"> ng</w:t>
              </w:r>
            </w:ins>
            <w:ins w:id="1633" w:author="Tien Nguyen" w:date="2026-04-23T00:14:00Z">
              <w:r w:rsidRPr="00EF77B8">
                <w:rPr>
                  <w:rFonts w:ascii="Times New Roman" w:hAnsi="Times New Roman"/>
                  <w:sz w:val="20"/>
                  <w:szCs w:val="20"/>
                  <w:lang w:val="vi-VN" w:eastAsia="x-none"/>
                  <w:rPrChange w:id="1634" w:author="Nguyet Nguyen (Senior Legal Executive)" w:date="2026-05-05T09:59:00Z">
                    <w:rPr>
                      <w:rFonts w:ascii="Times New Roman" w:hAnsi="Times New Roman"/>
                      <w:color w:val="45B0E1" w:themeColor="accent1" w:themeTint="99"/>
                      <w:sz w:val="24"/>
                      <w:szCs w:val="24"/>
                      <w:lang w:val="vi-VN" w:eastAsia="x-none"/>
                    </w:rPr>
                  </w:rPrChange>
                </w:rPr>
                <w:t>ày</w:t>
              </w:r>
            </w:ins>
          </w:p>
        </w:tc>
        <w:tc>
          <w:tcPr>
            <w:tcW w:w="818" w:type="dxa"/>
          </w:tcPr>
          <w:p w14:paraId="0CC6B567" w14:textId="3D058392" w:rsidR="004B4E92" w:rsidRPr="00EF77B8" w:rsidDel="00E67CBA" w:rsidRDefault="004B4E92" w:rsidP="004B4E92">
            <w:pPr>
              <w:spacing w:after="0" w:line="276" w:lineRule="auto"/>
              <w:rPr>
                <w:ins w:id="1635" w:author="Tien Nguyen" w:date="2026-04-22T17:06:00Z"/>
                <w:rFonts w:ascii="Times New Roman" w:hAnsi="Times New Roman"/>
                <w:sz w:val="20"/>
                <w:szCs w:val="20"/>
                <w:lang w:val="vi-VN" w:eastAsia="x-none"/>
                <w:rPrChange w:id="1636" w:author="Nguyet Nguyen (Senior Legal Executive)" w:date="2026-05-05T09:59:00Z">
                  <w:rPr>
                    <w:ins w:id="1637" w:author="Tien Nguyen" w:date="2026-04-22T17:06:00Z"/>
                    <w:rFonts w:ascii="Times New Roman" w:hAnsi="Times New Roman"/>
                    <w:color w:val="45B0E1" w:themeColor="accent1" w:themeTint="99"/>
                    <w:sz w:val="24"/>
                    <w:szCs w:val="24"/>
                    <w:lang w:val="x-none" w:eastAsia="x-none"/>
                  </w:rPr>
                </w:rPrChange>
              </w:rPr>
            </w:pPr>
            <w:ins w:id="1638" w:author="Tien Nguyen" w:date="2026-04-23T20:52:00Z">
              <w:r w:rsidRPr="00EF77B8">
                <w:rPr>
                  <w:rFonts w:ascii="Times New Roman" w:hAnsi="Times New Roman"/>
                  <w:sz w:val="20"/>
                  <w:szCs w:val="20"/>
                  <w:lang w:val="vi-VN" w:eastAsia="x-none"/>
                  <w:rPrChange w:id="1639" w:author="Nguyet Nguyen (Senior Legal Executive)" w:date="2026-05-05T09:59:00Z">
                    <w:rPr>
                      <w:rFonts w:ascii="Times New Roman" w:hAnsi="Times New Roman"/>
                      <w:color w:val="45B0E1" w:themeColor="accent1" w:themeTint="99"/>
                      <w:sz w:val="24"/>
                      <w:szCs w:val="24"/>
                      <w:lang w:val="vi-VN" w:eastAsia="x-none"/>
                    </w:rPr>
                  </w:rPrChange>
                </w:rPr>
                <w:t>n</w:t>
              </w:r>
            </w:ins>
            <w:ins w:id="1640" w:author="Tien Nguyen" w:date="2026-04-23T00:14:00Z">
              <w:r w:rsidRPr="00EF77B8">
                <w:rPr>
                  <w:rFonts w:ascii="Times New Roman" w:hAnsi="Times New Roman"/>
                  <w:sz w:val="20"/>
                  <w:szCs w:val="20"/>
                  <w:lang w:val="vi-VN" w:eastAsia="x-none"/>
                  <w:rPrChange w:id="1641" w:author="Nguyet Nguyen (Senior Legal Executive)" w:date="2026-05-05T09:59:00Z">
                    <w:rPr>
                      <w:rFonts w:ascii="Times New Roman" w:hAnsi="Times New Roman"/>
                      <w:color w:val="45B0E1" w:themeColor="accent1" w:themeTint="99"/>
                      <w:sz w:val="24"/>
                      <w:szCs w:val="24"/>
                      <w:lang w:val="vi-VN" w:eastAsia="x-none"/>
                    </w:rPr>
                  </w:rPrChange>
                </w:rPr>
                <w:t>gười</w:t>
              </w:r>
            </w:ins>
            <w:ins w:id="1642" w:author="Tien Nguyen" w:date="2026-04-22T20:07:00Z">
              <w:r w:rsidRPr="00EF77B8">
                <w:rPr>
                  <w:rFonts w:ascii="Times New Roman" w:hAnsi="Times New Roman"/>
                  <w:sz w:val="20"/>
                  <w:szCs w:val="20"/>
                  <w:lang w:val="vi-VN" w:eastAsia="x-none"/>
                  <w:rPrChange w:id="1643"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ins w:id="1644" w:author="Tien Nguyen" w:date="2026-04-22T20:05:00Z">
              <w:r w:rsidRPr="00EF77B8">
                <w:rPr>
                  <w:rFonts w:ascii="Times New Roman" w:hAnsi="Times New Roman"/>
                  <w:sz w:val="20"/>
                  <w:szCs w:val="20"/>
                  <w:lang w:val="vi-VN" w:eastAsia="x-none"/>
                  <w:rPrChange w:id="1645"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p>
        </w:tc>
        <w:tc>
          <w:tcPr>
            <w:tcW w:w="693" w:type="dxa"/>
          </w:tcPr>
          <w:p w14:paraId="582DE3CB" w14:textId="1A2FEC18" w:rsidR="004B4E92" w:rsidRPr="00EF77B8" w:rsidRDefault="004B4E92" w:rsidP="00C31EB7">
            <w:pPr>
              <w:spacing w:after="0" w:line="276" w:lineRule="auto"/>
              <w:jc w:val="center"/>
              <w:rPr>
                <w:ins w:id="1646" w:author="Tien Nguyen" w:date="2026-04-23T20:51:00Z"/>
                <w:rFonts w:ascii="Times New Roman" w:hAnsi="Times New Roman"/>
                <w:sz w:val="20"/>
                <w:szCs w:val="20"/>
                <w:lang w:val="vi-VN" w:eastAsia="x-none"/>
                <w:rPrChange w:id="1647" w:author="Nguyet Nguyen (Senior Legal Executive)" w:date="2026-05-05T09:59:00Z">
                  <w:rPr>
                    <w:ins w:id="1648" w:author="Tien Nguyen" w:date="2026-04-23T20:51:00Z"/>
                    <w:rFonts w:ascii="Times New Roman" w:hAnsi="Times New Roman"/>
                    <w:color w:val="45B0E1" w:themeColor="accent1" w:themeTint="99"/>
                    <w:sz w:val="24"/>
                    <w:szCs w:val="24"/>
                    <w:lang w:val="vi-VN" w:eastAsia="x-none"/>
                  </w:rPr>
                </w:rPrChange>
              </w:rPr>
              <w:pPrChange w:id="1649" w:author="Nguyet Nguyen (Senior Legal Executive)" w:date="2026-05-05T11:43:00Z">
                <w:pPr>
                  <w:spacing w:after="0" w:line="276" w:lineRule="auto"/>
                </w:pPr>
              </w:pPrChange>
            </w:pPr>
            <w:ins w:id="1650" w:author="Tien Nguyen" w:date="2026-04-23T20:51:00Z">
              <w:r w:rsidRPr="00EF77B8">
                <w:rPr>
                  <w:rFonts w:ascii="Times New Roman" w:hAnsi="Times New Roman"/>
                  <w:sz w:val="20"/>
                  <w:szCs w:val="20"/>
                  <w:lang w:val="vi-VN" w:eastAsia="x-none"/>
                  <w:rPrChange w:id="1651"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720" w:type="dxa"/>
          </w:tcPr>
          <w:p w14:paraId="3E29E88A" w14:textId="7AA6C05D" w:rsidR="004B4E92" w:rsidRPr="00EF77B8" w:rsidDel="00E67CBA" w:rsidRDefault="00F3603F" w:rsidP="00C31EB7">
            <w:pPr>
              <w:spacing w:after="0" w:line="276" w:lineRule="auto"/>
              <w:jc w:val="center"/>
              <w:rPr>
                <w:ins w:id="1652" w:author="Tien Nguyen" w:date="2026-04-22T17:06:00Z"/>
                <w:rFonts w:ascii="Times New Roman" w:hAnsi="Times New Roman"/>
                <w:sz w:val="20"/>
                <w:szCs w:val="20"/>
                <w:lang w:val="vi-VN" w:eastAsia="x-none"/>
                <w:rPrChange w:id="1653" w:author="Nguyet Nguyen (Senior Legal Executive)" w:date="2026-05-05T09:59:00Z">
                  <w:rPr>
                    <w:ins w:id="1654" w:author="Tien Nguyen" w:date="2026-04-22T17:06:00Z"/>
                    <w:rFonts w:ascii="Times New Roman" w:hAnsi="Times New Roman"/>
                    <w:color w:val="45B0E1" w:themeColor="accent1" w:themeTint="99"/>
                    <w:sz w:val="24"/>
                    <w:szCs w:val="24"/>
                    <w:lang w:val="x-none" w:eastAsia="x-none"/>
                  </w:rPr>
                </w:rPrChange>
              </w:rPr>
              <w:pPrChange w:id="1655" w:author="Nguyet Nguyen (Senior Legal Executive)" w:date="2026-05-05T11:43:00Z">
                <w:pPr>
                  <w:spacing w:after="0" w:line="276" w:lineRule="auto"/>
                </w:pPr>
              </w:pPrChange>
            </w:pPr>
            <w:ins w:id="1656" w:author="Tien Nguyen" w:date="2026-04-23T21:18:00Z">
              <w:r w:rsidRPr="00EF77B8">
                <w:rPr>
                  <w:rFonts w:ascii="Times New Roman" w:hAnsi="Times New Roman"/>
                  <w:sz w:val="20"/>
                  <w:szCs w:val="20"/>
                  <w:lang w:val="vi-VN" w:eastAsia="x-none"/>
                  <w:rPrChange w:id="1657"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68CAD1D8" w14:textId="5A3516AF" w:rsidR="004B4E92" w:rsidRPr="00EF77B8" w:rsidDel="00E67CBA" w:rsidRDefault="004B4E92" w:rsidP="00EF77B8">
            <w:pPr>
              <w:spacing w:after="0" w:line="276" w:lineRule="auto"/>
              <w:jc w:val="right"/>
              <w:rPr>
                <w:ins w:id="1658" w:author="Tien Nguyen" w:date="2026-04-22T17:06:00Z"/>
                <w:rFonts w:ascii="Times New Roman" w:hAnsi="Times New Roman"/>
                <w:sz w:val="20"/>
                <w:szCs w:val="20"/>
                <w:lang w:val="vi-VN" w:eastAsia="x-none"/>
                <w:rPrChange w:id="1659" w:author="Nguyet Nguyen (Senior Legal Executive)" w:date="2026-05-05T09:59:00Z">
                  <w:rPr>
                    <w:ins w:id="1660" w:author="Tien Nguyen" w:date="2026-04-22T17:06:00Z"/>
                    <w:rFonts w:ascii="Times New Roman" w:hAnsi="Times New Roman"/>
                    <w:color w:val="45B0E1" w:themeColor="accent1" w:themeTint="99"/>
                    <w:sz w:val="24"/>
                    <w:szCs w:val="24"/>
                    <w:lang w:val="x-none" w:eastAsia="x-none"/>
                  </w:rPr>
                </w:rPrChange>
              </w:rPr>
              <w:pPrChange w:id="1661" w:author="Nguyet Nguyen (Senior Legal Executive)" w:date="2026-05-05T10:02:00Z">
                <w:pPr>
                  <w:spacing w:after="0" w:line="276" w:lineRule="auto"/>
                </w:pPr>
              </w:pPrChange>
            </w:pPr>
            <w:ins w:id="1662" w:author="Tien Nguyen" w:date="2026-04-23T00:15:00Z">
              <w:r w:rsidRPr="00EF77B8">
                <w:rPr>
                  <w:rFonts w:ascii="Times New Roman" w:hAnsi="Times New Roman"/>
                  <w:sz w:val="20"/>
                  <w:szCs w:val="20"/>
                  <w:lang w:val="vi-VN" w:eastAsia="x-none"/>
                  <w:rPrChange w:id="1663" w:author="Nguyet Nguyen (Senior Legal Executive)" w:date="2026-05-05T09:59:00Z">
                    <w:rPr>
                      <w:rFonts w:ascii="Times New Roman" w:hAnsi="Times New Roman"/>
                      <w:color w:val="45B0E1" w:themeColor="accent1" w:themeTint="99"/>
                      <w:sz w:val="24"/>
                      <w:szCs w:val="24"/>
                      <w:lang w:val="vi-VN" w:eastAsia="x-none"/>
                    </w:rPr>
                  </w:rPrChange>
                </w:rPr>
                <w:t>2</w:t>
              </w:r>
            </w:ins>
            <w:ins w:id="1664" w:author="Tien Nguyen" w:date="2026-04-22T20:55:00Z">
              <w:r w:rsidRPr="00EF77B8">
                <w:rPr>
                  <w:rFonts w:ascii="Times New Roman" w:hAnsi="Times New Roman"/>
                  <w:sz w:val="20"/>
                  <w:szCs w:val="20"/>
                  <w:lang w:val="vi-VN" w:eastAsia="x-none"/>
                  <w:rPrChange w:id="1665" w:author="Nguyet Nguyen (Senior Legal Executive)" w:date="2026-05-05T09:59:00Z">
                    <w:rPr>
                      <w:rFonts w:ascii="Times New Roman" w:hAnsi="Times New Roman"/>
                      <w:color w:val="45B0E1" w:themeColor="accent1" w:themeTint="99"/>
                      <w:sz w:val="24"/>
                      <w:szCs w:val="24"/>
                      <w:lang w:val="vi-VN" w:eastAsia="x-none"/>
                    </w:rPr>
                  </w:rPrChange>
                </w:rPr>
                <w:t>.</w:t>
              </w:r>
            </w:ins>
            <w:ins w:id="1666" w:author="Tien Nguyen" w:date="2026-04-22T19:59:00Z">
              <w:r w:rsidRPr="00EF77B8">
                <w:rPr>
                  <w:rFonts w:ascii="Times New Roman" w:hAnsi="Times New Roman"/>
                  <w:sz w:val="20"/>
                  <w:szCs w:val="20"/>
                  <w:lang w:val="vi-VN" w:eastAsia="x-none"/>
                  <w:rPrChange w:id="1667" w:author="Nguyet Nguyen (Senior Legal Executive)" w:date="2026-05-05T09:59:00Z">
                    <w:rPr>
                      <w:rFonts w:ascii="Times New Roman" w:hAnsi="Times New Roman"/>
                      <w:color w:val="45B0E1" w:themeColor="accent1" w:themeTint="99"/>
                      <w:sz w:val="24"/>
                      <w:szCs w:val="24"/>
                      <w:lang w:val="vi-VN" w:eastAsia="x-none"/>
                    </w:rPr>
                  </w:rPrChange>
                </w:rPr>
                <w:t>000</w:t>
              </w:r>
            </w:ins>
            <w:ins w:id="1668" w:author="Tien Nguyen" w:date="2026-04-22T20:55:00Z">
              <w:r w:rsidRPr="00EF77B8">
                <w:rPr>
                  <w:rFonts w:ascii="Times New Roman" w:hAnsi="Times New Roman"/>
                  <w:sz w:val="20"/>
                  <w:szCs w:val="20"/>
                  <w:lang w:val="vi-VN" w:eastAsia="x-none"/>
                  <w:rPrChange w:id="1669" w:author="Nguyet Nguyen (Senior Legal Executive)" w:date="2026-05-05T09:59:00Z">
                    <w:rPr>
                      <w:rFonts w:ascii="Times New Roman" w:hAnsi="Times New Roman"/>
                      <w:color w:val="45B0E1" w:themeColor="accent1" w:themeTint="99"/>
                      <w:sz w:val="24"/>
                      <w:szCs w:val="24"/>
                      <w:lang w:val="vi-VN" w:eastAsia="x-none"/>
                    </w:rPr>
                  </w:rPrChange>
                </w:rPr>
                <w:t>.</w:t>
              </w:r>
            </w:ins>
            <w:ins w:id="1670" w:author="Tien Nguyen" w:date="2026-04-22T19:59:00Z">
              <w:r w:rsidRPr="00EF77B8">
                <w:rPr>
                  <w:rFonts w:ascii="Times New Roman" w:hAnsi="Times New Roman"/>
                  <w:sz w:val="20"/>
                  <w:szCs w:val="20"/>
                  <w:lang w:val="vi-VN" w:eastAsia="x-none"/>
                  <w:rPrChange w:id="1671"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47E131E5" w14:textId="20AF4527" w:rsidR="004B4E92" w:rsidRPr="00EF77B8" w:rsidDel="00E67CBA" w:rsidRDefault="004B4E92" w:rsidP="00EF77B8">
            <w:pPr>
              <w:spacing w:after="0" w:line="276" w:lineRule="auto"/>
              <w:jc w:val="right"/>
              <w:rPr>
                <w:ins w:id="1672" w:author="Tien Nguyen" w:date="2026-04-22T17:06:00Z"/>
                <w:rFonts w:ascii="Times New Roman" w:hAnsi="Times New Roman"/>
                <w:sz w:val="20"/>
                <w:szCs w:val="20"/>
                <w:lang w:val="vi-VN" w:eastAsia="x-none"/>
                <w:rPrChange w:id="1673" w:author="Nguyet Nguyen (Senior Legal Executive)" w:date="2026-05-05T09:59:00Z">
                  <w:rPr>
                    <w:ins w:id="1674" w:author="Tien Nguyen" w:date="2026-04-22T17:06:00Z"/>
                    <w:rFonts w:ascii="Times New Roman" w:hAnsi="Times New Roman"/>
                    <w:color w:val="45B0E1" w:themeColor="accent1" w:themeTint="99"/>
                    <w:sz w:val="24"/>
                    <w:szCs w:val="24"/>
                    <w:lang w:val="x-none" w:eastAsia="x-none"/>
                  </w:rPr>
                </w:rPrChange>
              </w:rPr>
              <w:pPrChange w:id="1675" w:author="Nguyet Nguyen (Senior Legal Executive)" w:date="2026-05-05T10:02:00Z">
                <w:pPr>
                  <w:spacing w:after="0" w:line="276" w:lineRule="auto"/>
                </w:pPr>
              </w:pPrChange>
            </w:pPr>
            <w:ins w:id="1676" w:author="Tien Nguyen" w:date="2026-04-23T20:57:00Z">
              <w:r w:rsidRPr="00EF77B8">
                <w:rPr>
                  <w:rFonts w:ascii="Times New Roman" w:hAnsi="Times New Roman"/>
                  <w:sz w:val="20"/>
                  <w:szCs w:val="20"/>
                  <w:lang w:val="vi-VN" w:eastAsia="x-none"/>
                  <w:rPrChange w:id="1677" w:author="Nguyet Nguyen (Senior Legal Executive)" w:date="2026-05-05T09:59:00Z">
                    <w:rPr>
                      <w:rFonts w:ascii="Times New Roman" w:hAnsi="Times New Roman"/>
                      <w:color w:val="45B0E1" w:themeColor="accent1" w:themeTint="99"/>
                      <w:sz w:val="24"/>
                      <w:szCs w:val="24"/>
                      <w:lang w:val="vi-VN" w:eastAsia="x-none"/>
                    </w:rPr>
                  </w:rPrChange>
                </w:rPr>
                <w:t>FOC</w:t>
              </w:r>
            </w:ins>
          </w:p>
        </w:tc>
        <w:tc>
          <w:tcPr>
            <w:tcW w:w="652" w:type="dxa"/>
          </w:tcPr>
          <w:p w14:paraId="254403A5" w14:textId="3E006789" w:rsidR="004B4E92" w:rsidRPr="00EF77B8" w:rsidDel="00E67CBA" w:rsidRDefault="001A2642" w:rsidP="004B4E92">
            <w:pPr>
              <w:spacing w:after="0" w:line="276" w:lineRule="auto"/>
              <w:rPr>
                <w:ins w:id="1678" w:author="Tien Nguyen" w:date="2026-04-22T17:06:00Z"/>
                <w:rFonts w:ascii="Times New Roman" w:hAnsi="Times New Roman"/>
                <w:sz w:val="20"/>
                <w:szCs w:val="20"/>
                <w:lang w:val="x-none" w:eastAsia="x-none"/>
                <w:rPrChange w:id="1679" w:author="Nguyet Nguyen (Senior Legal Executive)" w:date="2026-05-05T09:59:00Z">
                  <w:rPr>
                    <w:ins w:id="1680" w:author="Tien Nguyen" w:date="2026-04-22T17:06:00Z"/>
                    <w:rFonts w:ascii="Times New Roman" w:hAnsi="Times New Roman"/>
                    <w:color w:val="45B0E1" w:themeColor="accent1" w:themeTint="99"/>
                    <w:sz w:val="24"/>
                    <w:szCs w:val="24"/>
                    <w:lang w:val="x-none" w:eastAsia="x-none"/>
                  </w:rPr>
                </w:rPrChange>
              </w:rPr>
            </w:pPr>
            <w:ins w:id="1681" w:author="Nguyen Quynh Thuy Tien (Senior Social &amp; Digital Marketing Executive)" w:date="2026-04-24T11:22:00Z">
              <w:r w:rsidRPr="00EF77B8">
                <w:rPr>
                  <w:rFonts w:ascii="Times New Roman" w:hAnsi="Times New Roman"/>
                  <w:sz w:val="20"/>
                  <w:szCs w:val="20"/>
                  <w:lang w:val="vi-VN" w:eastAsia="x-none"/>
                  <w:rPrChange w:id="1682" w:author="Nguyet Nguyen (Senior Legal Executive)" w:date="2026-05-05T09:59:00Z">
                    <w:rPr>
                      <w:rFonts w:ascii="Times New Roman" w:hAnsi="Times New Roman"/>
                      <w:color w:val="45B0E1" w:themeColor="accent1" w:themeTint="99"/>
                      <w:sz w:val="24"/>
                      <w:szCs w:val="24"/>
                      <w:lang w:val="vi-VN" w:eastAsia="x-none"/>
                    </w:rPr>
                  </w:rPrChange>
                </w:rPr>
                <w:t>FOC</w:t>
              </w:r>
            </w:ins>
          </w:p>
        </w:tc>
      </w:tr>
      <w:tr w:rsidR="00EF77B8" w:rsidRPr="00EF77B8" w14:paraId="77831ED7" w14:textId="77777777" w:rsidTr="00EF77B8">
        <w:trPr>
          <w:ins w:id="1683" w:author="Tien Nguyen" w:date="2026-04-22T17:06:00Z"/>
        </w:trPr>
        <w:tc>
          <w:tcPr>
            <w:tcW w:w="540" w:type="dxa"/>
          </w:tcPr>
          <w:p w14:paraId="40EA5035" w14:textId="77777777" w:rsidR="004B4E92" w:rsidRPr="00EF77B8" w:rsidRDefault="004B4E92" w:rsidP="004B4E92">
            <w:pPr>
              <w:spacing w:after="0" w:line="276" w:lineRule="auto"/>
              <w:jc w:val="center"/>
              <w:rPr>
                <w:ins w:id="1684" w:author="Tien Nguyen" w:date="2026-04-22T17:06:00Z"/>
                <w:rFonts w:ascii="Times New Roman" w:hAnsi="Times New Roman"/>
                <w:sz w:val="20"/>
                <w:szCs w:val="20"/>
                <w:rPrChange w:id="1685" w:author="Nguyet Nguyen (Senior Legal Executive)" w:date="2026-05-05T09:59:00Z">
                  <w:rPr>
                    <w:ins w:id="1686" w:author="Tien Nguyen" w:date="2026-04-22T17:06:00Z"/>
                    <w:rFonts w:ascii="Times New Roman" w:hAnsi="Times New Roman"/>
                    <w:sz w:val="24"/>
                    <w:szCs w:val="24"/>
                  </w:rPr>
                </w:rPrChange>
              </w:rPr>
            </w:pPr>
          </w:p>
        </w:tc>
        <w:tc>
          <w:tcPr>
            <w:tcW w:w="1530" w:type="dxa"/>
            <w:vMerge/>
          </w:tcPr>
          <w:p w14:paraId="7813E32F" w14:textId="77777777" w:rsidR="004B4E92" w:rsidRPr="00EF77B8" w:rsidDel="00E67CBA" w:rsidRDefault="004B4E92" w:rsidP="004B4E92">
            <w:pPr>
              <w:spacing w:after="0" w:line="276" w:lineRule="auto"/>
              <w:rPr>
                <w:ins w:id="1687" w:author="Tien Nguyen" w:date="2026-04-22T17:06:00Z"/>
                <w:rFonts w:ascii="Times New Roman" w:hAnsi="Times New Roman"/>
                <w:sz w:val="20"/>
                <w:szCs w:val="20"/>
                <w:lang w:val="x-none" w:eastAsia="x-none"/>
                <w:rPrChange w:id="1688" w:author="Nguyet Nguyen (Senior Legal Executive)" w:date="2026-05-05T09:59:00Z">
                  <w:rPr>
                    <w:ins w:id="1689"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2DFF6B6D" w14:textId="324AD80E" w:rsidR="004B4E92" w:rsidRPr="00EF77B8" w:rsidDel="00E67CBA" w:rsidRDefault="004B4E92" w:rsidP="004B4E92">
            <w:pPr>
              <w:spacing w:after="0" w:line="276" w:lineRule="auto"/>
              <w:rPr>
                <w:ins w:id="1690" w:author="Tien Nguyen" w:date="2026-04-22T17:06:00Z"/>
                <w:rFonts w:ascii="Times New Roman" w:hAnsi="Times New Roman"/>
                <w:sz w:val="20"/>
                <w:szCs w:val="20"/>
                <w:lang w:val="vi-VN" w:eastAsia="x-none"/>
                <w:rPrChange w:id="1691" w:author="Nguyet Nguyen (Senior Legal Executive)" w:date="2026-05-05T09:59:00Z">
                  <w:rPr>
                    <w:ins w:id="1692" w:author="Tien Nguyen" w:date="2026-04-22T17:06:00Z"/>
                    <w:rFonts w:ascii="Times New Roman" w:hAnsi="Times New Roman"/>
                    <w:color w:val="45B0E1" w:themeColor="accent1" w:themeTint="99"/>
                    <w:sz w:val="24"/>
                    <w:szCs w:val="24"/>
                    <w:lang w:val="x-none" w:eastAsia="x-none"/>
                  </w:rPr>
                </w:rPrChange>
              </w:rPr>
            </w:pPr>
            <w:ins w:id="1693" w:author="Tien Nguyen" w:date="2026-04-22T19:51:00Z">
              <w:r w:rsidRPr="00EF77B8">
                <w:rPr>
                  <w:rFonts w:ascii="Times New Roman" w:hAnsi="Times New Roman"/>
                  <w:sz w:val="20"/>
                  <w:szCs w:val="20"/>
                  <w:lang w:val="vi-VN" w:eastAsia="x-none"/>
                  <w:rPrChange w:id="1694" w:author="Nguyet Nguyen (Senior Legal Executive)" w:date="2026-05-05T09:59:00Z">
                    <w:rPr>
                      <w:rFonts w:ascii="Times New Roman" w:hAnsi="Times New Roman"/>
                      <w:color w:val="45B0E1" w:themeColor="accent1" w:themeTint="99"/>
                      <w:sz w:val="24"/>
                      <w:szCs w:val="24"/>
                      <w:lang w:val="vi-VN" w:eastAsia="x-none"/>
                    </w:rPr>
                  </w:rPrChange>
                </w:rPr>
                <w:t xml:space="preserve">Trang điểm và làm tóc </w:t>
              </w:r>
            </w:ins>
            <w:ins w:id="1695" w:author="Tien Nguyen" w:date="2026-04-23T20:58:00Z">
              <w:r w:rsidRPr="00EF77B8">
                <w:rPr>
                  <w:rFonts w:ascii="Times New Roman" w:hAnsi="Times New Roman"/>
                  <w:sz w:val="20"/>
                  <w:szCs w:val="20"/>
                  <w:lang w:val="vi-VN" w:eastAsia="x-none"/>
                  <w:rPrChange w:id="1696" w:author="Nguyet Nguyen (Senior Legal Executive)" w:date="2026-05-05T09:59:00Z">
                    <w:rPr>
                      <w:rFonts w:ascii="Times New Roman" w:hAnsi="Times New Roman"/>
                      <w:color w:val="45B0E1" w:themeColor="accent1" w:themeTint="99"/>
                      <w:sz w:val="24"/>
                      <w:szCs w:val="24"/>
                      <w:lang w:val="vi-VN" w:eastAsia="x-none"/>
                    </w:rPr>
                  </w:rPrChange>
                </w:rPr>
                <w:t xml:space="preserve">cho </w:t>
              </w:r>
            </w:ins>
            <w:ins w:id="1697" w:author="Tien Nguyen" w:date="2026-04-23T20:59:00Z">
              <w:r w:rsidRPr="00EF77B8">
                <w:rPr>
                  <w:rFonts w:ascii="Times New Roman" w:hAnsi="Times New Roman"/>
                  <w:sz w:val="20"/>
                  <w:szCs w:val="20"/>
                  <w:lang w:val="vi-VN" w:eastAsia="x-none"/>
                  <w:rPrChange w:id="1698" w:author="Nguyet Nguyen (Senior Legal Executive)" w:date="2026-05-05T09:59:00Z">
                    <w:rPr>
                      <w:rFonts w:ascii="Times New Roman" w:hAnsi="Times New Roman"/>
                      <w:color w:val="45B0E1" w:themeColor="accent1" w:themeTint="99"/>
                      <w:sz w:val="24"/>
                      <w:szCs w:val="24"/>
                      <w:lang w:val="vi-VN" w:eastAsia="x-none"/>
                    </w:rPr>
                  </w:rPrChange>
                </w:rPr>
                <w:t xml:space="preserve">nữ </w:t>
              </w:r>
            </w:ins>
          </w:p>
        </w:tc>
        <w:tc>
          <w:tcPr>
            <w:tcW w:w="818" w:type="dxa"/>
          </w:tcPr>
          <w:p w14:paraId="3AC8F70F" w14:textId="1A47C875" w:rsidR="004B4E92" w:rsidRPr="00EF77B8" w:rsidDel="00E67CBA" w:rsidRDefault="004B4E92" w:rsidP="004B4E92">
            <w:pPr>
              <w:spacing w:after="0" w:line="276" w:lineRule="auto"/>
              <w:rPr>
                <w:ins w:id="1699" w:author="Tien Nguyen" w:date="2026-04-22T17:06:00Z"/>
                <w:rFonts w:ascii="Times New Roman" w:hAnsi="Times New Roman"/>
                <w:sz w:val="20"/>
                <w:szCs w:val="20"/>
                <w:lang w:val="vi-VN" w:eastAsia="x-none"/>
                <w:rPrChange w:id="1700" w:author="Nguyet Nguyen (Senior Legal Executive)" w:date="2026-05-05T09:59:00Z">
                  <w:rPr>
                    <w:ins w:id="1701" w:author="Tien Nguyen" w:date="2026-04-22T17:06:00Z"/>
                    <w:rFonts w:ascii="Times New Roman" w:hAnsi="Times New Roman"/>
                    <w:color w:val="45B0E1" w:themeColor="accent1" w:themeTint="99"/>
                    <w:sz w:val="24"/>
                    <w:szCs w:val="24"/>
                    <w:lang w:val="x-none" w:eastAsia="x-none"/>
                  </w:rPr>
                </w:rPrChange>
              </w:rPr>
            </w:pPr>
            <w:ins w:id="1702" w:author="Tien Nguyen" w:date="2026-04-23T20:53:00Z">
              <w:r w:rsidRPr="00EF77B8">
                <w:rPr>
                  <w:rFonts w:ascii="Times New Roman" w:hAnsi="Times New Roman"/>
                  <w:sz w:val="20"/>
                  <w:szCs w:val="20"/>
                  <w:lang w:val="vi-VN" w:eastAsia="x-none"/>
                  <w:rPrChange w:id="1703" w:author="Nguyet Nguyen (Senior Legal Executive)" w:date="2026-05-05T09:59:00Z">
                    <w:rPr>
                      <w:rFonts w:ascii="Times New Roman" w:hAnsi="Times New Roman"/>
                      <w:color w:val="45B0E1" w:themeColor="accent1" w:themeTint="99"/>
                      <w:sz w:val="24"/>
                      <w:szCs w:val="24"/>
                      <w:lang w:val="vi-VN" w:eastAsia="x-none"/>
                    </w:rPr>
                  </w:rPrChange>
                </w:rPr>
                <w:t>n</w:t>
              </w:r>
            </w:ins>
            <w:ins w:id="1704" w:author="Tien Nguyen" w:date="2026-04-23T20:52:00Z">
              <w:r w:rsidRPr="00EF77B8">
                <w:rPr>
                  <w:rFonts w:ascii="Times New Roman" w:hAnsi="Times New Roman"/>
                  <w:sz w:val="20"/>
                  <w:szCs w:val="20"/>
                  <w:lang w:val="vi-VN" w:eastAsia="x-none"/>
                  <w:rPrChange w:id="1705" w:author="Nguyet Nguyen (Senior Legal Executive)" w:date="2026-05-05T09:59:00Z">
                    <w:rPr>
                      <w:rFonts w:ascii="Times New Roman" w:hAnsi="Times New Roman"/>
                      <w:color w:val="45B0E1" w:themeColor="accent1" w:themeTint="99"/>
                      <w:sz w:val="24"/>
                      <w:szCs w:val="24"/>
                      <w:lang w:val="vi-VN" w:eastAsia="x-none"/>
                    </w:rPr>
                  </w:rPrChange>
                </w:rPr>
                <w:t>gười</w:t>
              </w:r>
            </w:ins>
            <w:ins w:id="1706" w:author="Tien Nguyen" w:date="2026-04-23T00:15:00Z">
              <w:r w:rsidRPr="00EF77B8">
                <w:rPr>
                  <w:rFonts w:ascii="Times New Roman" w:hAnsi="Times New Roman"/>
                  <w:sz w:val="20"/>
                  <w:szCs w:val="20"/>
                  <w:lang w:val="vi-VN" w:eastAsia="x-none"/>
                  <w:rPrChange w:id="1707"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ins w:id="1708" w:author="Tien Nguyen" w:date="2026-04-22T20:06:00Z">
              <w:r w:rsidRPr="00EF77B8">
                <w:rPr>
                  <w:rFonts w:ascii="Times New Roman" w:hAnsi="Times New Roman"/>
                  <w:sz w:val="20"/>
                  <w:szCs w:val="20"/>
                  <w:lang w:val="vi-VN" w:eastAsia="x-none"/>
                  <w:rPrChange w:id="1709" w:author="Nguyet Nguyen (Senior Legal Executive)" w:date="2026-05-05T09:59:00Z">
                    <w:rPr>
                      <w:rFonts w:ascii="Times New Roman" w:hAnsi="Times New Roman"/>
                      <w:color w:val="45B0E1" w:themeColor="accent1" w:themeTint="99"/>
                      <w:sz w:val="24"/>
                      <w:szCs w:val="24"/>
                      <w:lang w:val="vi-VN" w:eastAsia="x-none"/>
                    </w:rPr>
                  </w:rPrChange>
                </w:rPr>
                <w:t xml:space="preserve"> </w:t>
              </w:r>
            </w:ins>
          </w:p>
        </w:tc>
        <w:tc>
          <w:tcPr>
            <w:tcW w:w="693" w:type="dxa"/>
          </w:tcPr>
          <w:p w14:paraId="64101D1E" w14:textId="541BE306" w:rsidR="004B4E92" w:rsidRPr="00EF77B8" w:rsidRDefault="004B4E92" w:rsidP="00C31EB7">
            <w:pPr>
              <w:spacing w:after="0" w:line="276" w:lineRule="auto"/>
              <w:jc w:val="center"/>
              <w:rPr>
                <w:ins w:id="1710" w:author="Tien Nguyen" w:date="2026-04-23T20:51:00Z"/>
                <w:rFonts w:ascii="Times New Roman" w:hAnsi="Times New Roman"/>
                <w:sz w:val="20"/>
                <w:szCs w:val="20"/>
                <w:lang w:val="vi-VN" w:eastAsia="x-none"/>
                <w:rPrChange w:id="1711" w:author="Nguyet Nguyen (Senior Legal Executive)" w:date="2026-05-05T09:59:00Z">
                  <w:rPr>
                    <w:ins w:id="1712" w:author="Tien Nguyen" w:date="2026-04-23T20:51:00Z"/>
                    <w:rFonts w:ascii="Times New Roman" w:hAnsi="Times New Roman"/>
                    <w:color w:val="45B0E1" w:themeColor="accent1" w:themeTint="99"/>
                    <w:sz w:val="24"/>
                    <w:szCs w:val="24"/>
                    <w:lang w:val="vi-VN" w:eastAsia="x-none"/>
                  </w:rPr>
                </w:rPrChange>
              </w:rPr>
              <w:pPrChange w:id="1713" w:author="Nguyet Nguyen (Senior Legal Executive)" w:date="2026-05-05T11:43:00Z">
                <w:pPr>
                  <w:spacing w:after="0" w:line="276" w:lineRule="auto"/>
                </w:pPr>
              </w:pPrChange>
            </w:pPr>
            <w:ins w:id="1714" w:author="Tien Nguyen" w:date="2026-04-23T20:52:00Z">
              <w:r w:rsidRPr="00EF77B8">
                <w:rPr>
                  <w:rFonts w:ascii="Times New Roman" w:hAnsi="Times New Roman"/>
                  <w:sz w:val="20"/>
                  <w:szCs w:val="20"/>
                  <w:lang w:val="vi-VN" w:eastAsia="x-none"/>
                  <w:rPrChange w:id="1715"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720" w:type="dxa"/>
          </w:tcPr>
          <w:p w14:paraId="4ABAD8B5" w14:textId="3BB80229" w:rsidR="004B4E92" w:rsidRPr="00EF77B8" w:rsidDel="00E67CBA" w:rsidRDefault="004B4E92" w:rsidP="00C31EB7">
            <w:pPr>
              <w:spacing w:after="0" w:line="276" w:lineRule="auto"/>
              <w:jc w:val="center"/>
              <w:rPr>
                <w:ins w:id="1716" w:author="Tien Nguyen" w:date="2026-04-22T17:06:00Z"/>
                <w:rFonts w:ascii="Times New Roman" w:hAnsi="Times New Roman"/>
                <w:sz w:val="20"/>
                <w:szCs w:val="20"/>
                <w:lang w:val="vi-VN" w:eastAsia="x-none"/>
                <w:rPrChange w:id="1717" w:author="Nguyet Nguyen (Senior Legal Executive)" w:date="2026-05-05T09:59:00Z">
                  <w:rPr>
                    <w:ins w:id="1718" w:author="Tien Nguyen" w:date="2026-04-22T17:06:00Z"/>
                    <w:rFonts w:ascii="Times New Roman" w:hAnsi="Times New Roman"/>
                    <w:color w:val="45B0E1" w:themeColor="accent1" w:themeTint="99"/>
                    <w:sz w:val="24"/>
                    <w:szCs w:val="24"/>
                    <w:lang w:val="x-none" w:eastAsia="x-none"/>
                  </w:rPr>
                </w:rPrChange>
              </w:rPr>
              <w:pPrChange w:id="1719" w:author="Nguyet Nguyen (Senior Legal Executive)" w:date="2026-05-05T11:43:00Z">
                <w:pPr>
                  <w:spacing w:after="0" w:line="276" w:lineRule="auto"/>
                </w:pPr>
              </w:pPrChange>
            </w:pPr>
            <w:ins w:id="1720" w:author="Tien Nguyen" w:date="2026-04-23T20:57:00Z">
              <w:r w:rsidRPr="00EF77B8">
                <w:rPr>
                  <w:rFonts w:ascii="Times New Roman" w:hAnsi="Times New Roman"/>
                  <w:sz w:val="20"/>
                  <w:szCs w:val="20"/>
                  <w:lang w:val="vi-VN" w:eastAsia="x-none"/>
                  <w:rPrChange w:id="172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7D1884EC" w14:textId="6F02EFD1" w:rsidR="004B4E92" w:rsidRPr="00EF77B8" w:rsidDel="00E67CBA" w:rsidRDefault="004B4E92" w:rsidP="00EF77B8">
            <w:pPr>
              <w:spacing w:after="0" w:line="276" w:lineRule="auto"/>
              <w:jc w:val="right"/>
              <w:rPr>
                <w:ins w:id="1722" w:author="Tien Nguyen" w:date="2026-04-22T17:06:00Z"/>
                <w:rFonts w:ascii="Times New Roman" w:hAnsi="Times New Roman"/>
                <w:sz w:val="20"/>
                <w:szCs w:val="20"/>
                <w:lang w:val="vi-VN" w:eastAsia="x-none"/>
                <w:rPrChange w:id="1723" w:author="Nguyet Nguyen (Senior Legal Executive)" w:date="2026-05-05T09:59:00Z">
                  <w:rPr>
                    <w:ins w:id="1724" w:author="Tien Nguyen" w:date="2026-04-22T17:06:00Z"/>
                    <w:rFonts w:ascii="Times New Roman" w:hAnsi="Times New Roman"/>
                    <w:color w:val="45B0E1" w:themeColor="accent1" w:themeTint="99"/>
                    <w:sz w:val="24"/>
                    <w:szCs w:val="24"/>
                    <w:lang w:val="x-none" w:eastAsia="x-none"/>
                  </w:rPr>
                </w:rPrChange>
              </w:rPr>
              <w:pPrChange w:id="1725" w:author="Nguyet Nguyen (Senior Legal Executive)" w:date="2026-05-05T10:02:00Z">
                <w:pPr>
                  <w:spacing w:after="0" w:line="276" w:lineRule="auto"/>
                </w:pPr>
              </w:pPrChange>
            </w:pPr>
            <w:ins w:id="1726" w:author="Tien Nguyen" w:date="2026-04-23T20:58:00Z">
              <w:r w:rsidRPr="00EF77B8">
                <w:rPr>
                  <w:rFonts w:ascii="Times New Roman" w:hAnsi="Times New Roman"/>
                  <w:sz w:val="20"/>
                  <w:szCs w:val="20"/>
                  <w:lang w:val="vi-VN" w:eastAsia="x-none"/>
                  <w:rPrChange w:id="1727" w:author="Nguyet Nguyen (Senior Legal Executive)" w:date="2026-05-05T09:59:00Z">
                    <w:rPr>
                      <w:rFonts w:ascii="Times New Roman" w:hAnsi="Times New Roman"/>
                      <w:color w:val="45B0E1" w:themeColor="accent1" w:themeTint="99"/>
                      <w:sz w:val="24"/>
                      <w:szCs w:val="24"/>
                      <w:lang w:val="vi-VN" w:eastAsia="x-none"/>
                    </w:rPr>
                  </w:rPrChange>
                </w:rPr>
                <w:t>3</w:t>
              </w:r>
            </w:ins>
            <w:ins w:id="1728" w:author="Tien Nguyen" w:date="2026-04-22T20:56:00Z">
              <w:r w:rsidRPr="00EF77B8">
                <w:rPr>
                  <w:rFonts w:ascii="Times New Roman" w:hAnsi="Times New Roman"/>
                  <w:sz w:val="20"/>
                  <w:szCs w:val="20"/>
                  <w:lang w:val="vi-VN" w:eastAsia="x-none"/>
                  <w:rPrChange w:id="1729" w:author="Nguyet Nguyen (Senior Legal Executive)" w:date="2026-05-05T09:59:00Z">
                    <w:rPr>
                      <w:rFonts w:ascii="Times New Roman" w:hAnsi="Times New Roman"/>
                      <w:color w:val="45B0E1" w:themeColor="accent1" w:themeTint="99"/>
                      <w:sz w:val="24"/>
                      <w:szCs w:val="24"/>
                      <w:lang w:val="vi-VN" w:eastAsia="x-none"/>
                    </w:rPr>
                  </w:rPrChange>
                </w:rPr>
                <w:t>.</w:t>
              </w:r>
            </w:ins>
            <w:ins w:id="1730" w:author="Tien Nguyen" w:date="2026-04-22T19:59:00Z">
              <w:r w:rsidRPr="00EF77B8">
                <w:rPr>
                  <w:rFonts w:ascii="Times New Roman" w:hAnsi="Times New Roman"/>
                  <w:sz w:val="20"/>
                  <w:szCs w:val="20"/>
                  <w:lang w:val="vi-VN" w:eastAsia="x-none"/>
                  <w:rPrChange w:id="1731" w:author="Nguyet Nguyen (Senior Legal Executive)" w:date="2026-05-05T09:59:00Z">
                    <w:rPr>
                      <w:rFonts w:ascii="Times New Roman" w:hAnsi="Times New Roman"/>
                      <w:color w:val="45B0E1" w:themeColor="accent1" w:themeTint="99"/>
                      <w:sz w:val="24"/>
                      <w:szCs w:val="24"/>
                      <w:lang w:val="vi-VN" w:eastAsia="x-none"/>
                    </w:rPr>
                  </w:rPrChange>
                </w:rPr>
                <w:t>000</w:t>
              </w:r>
            </w:ins>
            <w:ins w:id="1732" w:author="Tien Nguyen" w:date="2026-04-22T20:56:00Z">
              <w:r w:rsidRPr="00EF77B8">
                <w:rPr>
                  <w:rFonts w:ascii="Times New Roman" w:hAnsi="Times New Roman"/>
                  <w:sz w:val="20"/>
                  <w:szCs w:val="20"/>
                  <w:lang w:val="vi-VN" w:eastAsia="x-none"/>
                  <w:rPrChange w:id="1733" w:author="Nguyet Nguyen (Senior Legal Executive)" w:date="2026-05-05T09:59:00Z">
                    <w:rPr>
                      <w:rFonts w:ascii="Times New Roman" w:hAnsi="Times New Roman"/>
                      <w:color w:val="45B0E1" w:themeColor="accent1" w:themeTint="99"/>
                      <w:sz w:val="24"/>
                      <w:szCs w:val="24"/>
                      <w:lang w:val="vi-VN" w:eastAsia="x-none"/>
                    </w:rPr>
                  </w:rPrChange>
                </w:rPr>
                <w:t>.</w:t>
              </w:r>
            </w:ins>
            <w:ins w:id="1734" w:author="Tien Nguyen" w:date="2026-04-22T19:59:00Z">
              <w:r w:rsidRPr="00EF77B8">
                <w:rPr>
                  <w:rFonts w:ascii="Times New Roman" w:hAnsi="Times New Roman"/>
                  <w:sz w:val="20"/>
                  <w:szCs w:val="20"/>
                  <w:lang w:val="vi-VN" w:eastAsia="x-none"/>
                  <w:rPrChange w:id="1735"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30B04487" w14:textId="5A800A42" w:rsidR="004B4E92" w:rsidRPr="00EF77B8" w:rsidDel="00E67CBA" w:rsidRDefault="004B4E92" w:rsidP="00EF77B8">
            <w:pPr>
              <w:spacing w:after="0" w:line="276" w:lineRule="auto"/>
              <w:jc w:val="right"/>
              <w:rPr>
                <w:ins w:id="1736" w:author="Tien Nguyen" w:date="2026-04-22T17:06:00Z"/>
                <w:rFonts w:ascii="Times New Roman" w:hAnsi="Times New Roman"/>
                <w:sz w:val="20"/>
                <w:szCs w:val="20"/>
                <w:lang w:val="vi-VN" w:eastAsia="x-none"/>
                <w:rPrChange w:id="1737" w:author="Nguyet Nguyen (Senior Legal Executive)" w:date="2026-05-05T09:59:00Z">
                  <w:rPr>
                    <w:ins w:id="1738" w:author="Tien Nguyen" w:date="2026-04-22T17:06:00Z"/>
                    <w:rFonts w:ascii="Times New Roman" w:hAnsi="Times New Roman"/>
                    <w:color w:val="45B0E1" w:themeColor="accent1" w:themeTint="99"/>
                    <w:sz w:val="24"/>
                    <w:szCs w:val="24"/>
                    <w:lang w:val="x-none" w:eastAsia="x-none"/>
                  </w:rPr>
                </w:rPrChange>
              </w:rPr>
              <w:pPrChange w:id="1739" w:author="Nguyet Nguyen (Senior Legal Executive)" w:date="2026-05-05T10:02:00Z">
                <w:pPr>
                  <w:spacing w:after="0" w:line="276" w:lineRule="auto"/>
                </w:pPr>
              </w:pPrChange>
            </w:pPr>
            <w:ins w:id="1740" w:author="Tien Nguyen" w:date="2026-04-23T20:58:00Z">
              <w:r w:rsidRPr="00EF77B8">
                <w:rPr>
                  <w:rFonts w:ascii="Times New Roman" w:hAnsi="Times New Roman"/>
                  <w:sz w:val="20"/>
                  <w:szCs w:val="20"/>
                  <w:lang w:val="vi-VN" w:eastAsia="x-none"/>
                  <w:rPrChange w:id="1741" w:author="Nguyet Nguyen (Senior Legal Executive)" w:date="2026-05-05T09:59:00Z">
                    <w:rPr>
                      <w:rFonts w:ascii="Times New Roman" w:hAnsi="Times New Roman"/>
                      <w:color w:val="45B0E1" w:themeColor="accent1" w:themeTint="99"/>
                      <w:sz w:val="24"/>
                      <w:szCs w:val="24"/>
                      <w:lang w:val="vi-VN" w:eastAsia="x-none"/>
                    </w:rPr>
                  </w:rPrChange>
                </w:rPr>
                <w:t>6</w:t>
              </w:r>
            </w:ins>
            <w:ins w:id="1742" w:author="Tien Nguyen" w:date="2026-04-22T20:56:00Z">
              <w:r w:rsidRPr="00EF77B8">
                <w:rPr>
                  <w:rFonts w:ascii="Times New Roman" w:hAnsi="Times New Roman"/>
                  <w:sz w:val="20"/>
                  <w:szCs w:val="20"/>
                  <w:lang w:val="vi-VN" w:eastAsia="x-none"/>
                  <w:rPrChange w:id="1743" w:author="Nguyet Nguyen (Senior Legal Executive)" w:date="2026-05-05T09:59:00Z">
                    <w:rPr>
                      <w:rFonts w:ascii="Times New Roman" w:hAnsi="Times New Roman"/>
                      <w:color w:val="45B0E1" w:themeColor="accent1" w:themeTint="99"/>
                      <w:sz w:val="24"/>
                      <w:szCs w:val="24"/>
                      <w:lang w:val="vi-VN" w:eastAsia="x-none"/>
                    </w:rPr>
                  </w:rPrChange>
                </w:rPr>
                <w:t>.</w:t>
              </w:r>
            </w:ins>
            <w:ins w:id="1744" w:author="Tien Nguyen" w:date="2026-04-22T20:05:00Z">
              <w:r w:rsidRPr="00EF77B8">
                <w:rPr>
                  <w:rFonts w:ascii="Times New Roman" w:hAnsi="Times New Roman"/>
                  <w:sz w:val="20"/>
                  <w:szCs w:val="20"/>
                  <w:lang w:val="vi-VN" w:eastAsia="x-none"/>
                  <w:rPrChange w:id="1745" w:author="Nguyet Nguyen (Senior Legal Executive)" w:date="2026-05-05T09:59:00Z">
                    <w:rPr>
                      <w:rFonts w:ascii="Times New Roman" w:hAnsi="Times New Roman"/>
                      <w:color w:val="45B0E1" w:themeColor="accent1" w:themeTint="99"/>
                      <w:sz w:val="24"/>
                      <w:szCs w:val="24"/>
                      <w:lang w:val="vi-VN" w:eastAsia="x-none"/>
                    </w:rPr>
                  </w:rPrChange>
                </w:rPr>
                <w:t>000</w:t>
              </w:r>
            </w:ins>
            <w:ins w:id="1746" w:author="Tien Nguyen" w:date="2026-04-22T20:56:00Z">
              <w:r w:rsidRPr="00EF77B8">
                <w:rPr>
                  <w:rFonts w:ascii="Times New Roman" w:hAnsi="Times New Roman"/>
                  <w:sz w:val="20"/>
                  <w:szCs w:val="20"/>
                  <w:lang w:val="vi-VN" w:eastAsia="x-none"/>
                  <w:rPrChange w:id="1747" w:author="Nguyet Nguyen (Senior Legal Executive)" w:date="2026-05-05T09:59:00Z">
                    <w:rPr>
                      <w:rFonts w:ascii="Times New Roman" w:hAnsi="Times New Roman"/>
                      <w:color w:val="45B0E1" w:themeColor="accent1" w:themeTint="99"/>
                      <w:sz w:val="24"/>
                      <w:szCs w:val="24"/>
                      <w:lang w:val="vi-VN" w:eastAsia="x-none"/>
                    </w:rPr>
                  </w:rPrChange>
                </w:rPr>
                <w:t>.</w:t>
              </w:r>
            </w:ins>
            <w:ins w:id="1748" w:author="Tien Nguyen" w:date="2026-04-22T20:05:00Z">
              <w:r w:rsidRPr="00EF77B8">
                <w:rPr>
                  <w:rFonts w:ascii="Times New Roman" w:hAnsi="Times New Roman"/>
                  <w:sz w:val="20"/>
                  <w:szCs w:val="20"/>
                  <w:lang w:val="vi-VN" w:eastAsia="x-none"/>
                  <w:rPrChange w:id="1749"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7541AD01" w14:textId="77777777" w:rsidR="004B4E92" w:rsidRPr="00EF77B8" w:rsidDel="00E67CBA" w:rsidRDefault="004B4E92" w:rsidP="004B4E92">
            <w:pPr>
              <w:spacing w:after="0" w:line="276" w:lineRule="auto"/>
              <w:rPr>
                <w:ins w:id="1750" w:author="Tien Nguyen" w:date="2026-04-22T17:06:00Z"/>
                <w:rFonts w:ascii="Times New Roman" w:hAnsi="Times New Roman"/>
                <w:sz w:val="20"/>
                <w:szCs w:val="20"/>
                <w:lang w:val="x-none" w:eastAsia="x-none"/>
                <w:rPrChange w:id="1751" w:author="Nguyet Nguyen (Senior Legal Executive)" w:date="2026-05-05T09:59:00Z">
                  <w:rPr>
                    <w:ins w:id="1752"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52168348" w14:textId="77777777" w:rsidTr="00EF77B8">
        <w:trPr>
          <w:ins w:id="1753" w:author="Tien Nguyen" w:date="2026-04-23T20:59:00Z"/>
        </w:trPr>
        <w:tc>
          <w:tcPr>
            <w:tcW w:w="540" w:type="dxa"/>
          </w:tcPr>
          <w:p w14:paraId="610E0AE9" w14:textId="77777777" w:rsidR="004B4E92" w:rsidRPr="00EF77B8" w:rsidRDefault="004B4E92" w:rsidP="004B4E92">
            <w:pPr>
              <w:spacing w:after="0" w:line="276" w:lineRule="auto"/>
              <w:jc w:val="center"/>
              <w:rPr>
                <w:ins w:id="1754" w:author="Tien Nguyen" w:date="2026-04-23T20:59:00Z"/>
                <w:rFonts w:ascii="Times New Roman" w:hAnsi="Times New Roman"/>
                <w:sz w:val="20"/>
                <w:szCs w:val="20"/>
                <w:rPrChange w:id="1755" w:author="Nguyet Nguyen (Senior Legal Executive)" w:date="2026-05-05T09:59:00Z">
                  <w:rPr>
                    <w:ins w:id="1756" w:author="Tien Nguyen" w:date="2026-04-23T20:59:00Z"/>
                    <w:rFonts w:ascii="Times New Roman" w:hAnsi="Times New Roman"/>
                    <w:sz w:val="24"/>
                    <w:szCs w:val="24"/>
                  </w:rPr>
                </w:rPrChange>
              </w:rPr>
            </w:pPr>
          </w:p>
        </w:tc>
        <w:tc>
          <w:tcPr>
            <w:tcW w:w="1530" w:type="dxa"/>
          </w:tcPr>
          <w:p w14:paraId="72C5717F" w14:textId="77777777" w:rsidR="004B4E92" w:rsidRPr="00EF77B8" w:rsidDel="00E67CBA" w:rsidRDefault="004B4E92" w:rsidP="004B4E92">
            <w:pPr>
              <w:spacing w:after="0" w:line="276" w:lineRule="auto"/>
              <w:rPr>
                <w:ins w:id="1757" w:author="Tien Nguyen" w:date="2026-04-23T20:59:00Z"/>
                <w:rFonts w:ascii="Times New Roman" w:hAnsi="Times New Roman"/>
                <w:sz w:val="20"/>
                <w:szCs w:val="20"/>
                <w:lang w:val="x-none" w:eastAsia="x-none"/>
                <w:rPrChange w:id="1758" w:author="Nguyet Nguyen (Senior Legal Executive)" w:date="2026-05-05T09:59:00Z">
                  <w:rPr>
                    <w:ins w:id="1759" w:author="Tien Nguyen" w:date="2026-04-23T20:59:00Z"/>
                    <w:rFonts w:ascii="Times New Roman" w:hAnsi="Times New Roman"/>
                    <w:color w:val="45B0E1" w:themeColor="accent1" w:themeTint="99"/>
                    <w:sz w:val="24"/>
                    <w:szCs w:val="24"/>
                    <w:lang w:val="x-none" w:eastAsia="x-none"/>
                  </w:rPr>
                </w:rPrChange>
              </w:rPr>
            </w:pPr>
          </w:p>
        </w:tc>
        <w:tc>
          <w:tcPr>
            <w:tcW w:w="2658" w:type="dxa"/>
          </w:tcPr>
          <w:p w14:paraId="1BA001B6" w14:textId="58A12125" w:rsidR="004B4E92" w:rsidRPr="00EF77B8" w:rsidRDefault="004B4E92" w:rsidP="004B4E92">
            <w:pPr>
              <w:spacing w:after="0" w:line="276" w:lineRule="auto"/>
              <w:rPr>
                <w:ins w:id="1760" w:author="Tien Nguyen" w:date="2026-04-23T20:59:00Z"/>
                <w:rFonts w:ascii="Times New Roman" w:hAnsi="Times New Roman"/>
                <w:sz w:val="20"/>
                <w:szCs w:val="20"/>
                <w:lang w:val="vi-VN" w:eastAsia="x-none"/>
                <w:rPrChange w:id="1761" w:author="Nguyet Nguyen (Senior Legal Executive)" w:date="2026-05-05T09:59:00Z">
                  <w:rPr>
                    <w:ins w:id="1762" w:author="Tien Nguyen" w:date="2026-04-23T20:59:00Z"/>
                    <w:rFonts w:ascii="Times New Roman" w:hAnsi="Times New Roman"/>
                    <w:color w:val="45B0E1" w:themeColor="accent1" w:themeTint="99"/>
                    <w:sz w:val="24"/>
                    <w:szCs w:val="24"/>
                    <w:lang w:val="vi-VN" w:eastAsia="x-none"/>
                  </w:rPr>
                </w:rPrChange>
              </w:rPr>
            </w:pPr>
            <w:ins w:id="1763" w:author="Tien Nguyen" w:date="2026-04-23T20:59:00Z">
              <w:r w:rsidRPr="00EF77B8">
                <w:rPr>
                  <w:rFonts w:ascii="Times New Roman" w:hAnsi="Times New Roman"/>
                  <w:sz w:val="20"/>
                  <w:szCs w:val="20"/>
                  <w:lang w:val="vi-VN" w:eastAsia="x-none"/>
                  <w:rPrChange w:id="1764" w:author="Nguyet Nguyen (Senior Legal Executive)" w:date="2026-05-05T09:59:00Z">
                    <w:rPr>
                      <w:rFonts w:ascii="Times New Roman" w:hAnsi="Times New Roman"/>
                      <w:color w:val="45B0E1" w:themeColor="accent1" w:themeTint="99"/>
                      <w:sz w:val="24"/>
                      <w:szCs w:val="24"/>
                      <w:lang w:val="vi-VN" w:eastAsia="x-none"/>
                    </w:rPr>
                  </w:rPrChange>
                </w:rPr>
                <w:t>Trang điểm và làm tóc cho nam</w:t>
              </w:r>
            </w:ins>
          </w:p>
        </w:tc>
        <w:tc>
          <w:tcPr>
            <w:tcW w:w="818" w:type="dxa"/>
          </w:tcPr>
          <w:p w14:paraId="646E5E3C" w14:textId="66272DCA" w:rsidR="004B4E92" w:rsidRPr="00EF77B8" w:rsidRDefault="004B4E92" w:rsidP="004B4E92">
            <w:pPr>
              <w:spacing w:after="0" w:line="276" w:lineRule="auto"/>
              <w:rPr>
                <w:ins w:id="1765" w:author="Tien Nguyen" w:date="2026-04-23T20:59:00Z"/>
                <w:rFonts w:ascii="Times New Roman" w:hAnsi="Times New Roman"/>
                <w:sz w:val="20"/>
                <w:szCs w:val="20"/>
                <w:lang w:val="vi-VN" w:eastAsia="x-none"/>
                <w:rPrChange w:id="1766" w:author="Nguyet Nguyen (Senior Legal Executive)" w:date="2026-05-05T09:59:00Z">
                  <w:rPr>
                    <w:ins w:id="1767" w:author="Tien Nguyen" w:date="2026-04-23T20:59:00Z"/>
                    <w:rFonts w:ascii="Times New Roman" w:hAnsi="Times New Roman"/>
                    <w:color w:val="45B0E1" w:themeColor="accent1" w:themeTint="99"/>
                    <w:sz w:val="24"/>
                    <w:szCs w:val="24"/>
                    <w:lang w:val="vi-VN" w:eastAsia="x-none"/>
                  </w:rPr>
                </w:rPrChange>
              </w:rPr>
            </w:pPr>
            <w:ins w:id="1768" w:author="Tien Nguyen" w:date="2026-04-23T20:59:00Z">
              <w:r w:rsidRPr="00EF77B8">
                <w:rPr>
                  <w:rFonts w:ascii="Times New Roman" w:hAnsi="Times New Roman"/>
                  <w:sz w:val="20"/>
                  <w:szCs w:val="20"/>
                  <w:lang w:val="vi-VN" w:eastAsia="x-none"/>
                  <w:rPrChange w:id="1769" w:author="Nguyet Nguyen (Senior Legal Executive)" w:date="2026-05-05T09:59:00Z">
                    <w:rPr>
                      <w:rFonts w:ascii="Times New Roman" w:hAnsi="Times New Roman"/>
                      <w:color w:val="45B0E1" w:themeColor="accent1" w:themeTint="99"/>
                      <w:sz w:val="24"/>
                      <w:szCs w:val="24"/>
                      <w:lang w:val="vi-VN" w:eastAsia="x-none"/>
                    </w:rPr>
                  </w:rPrChange>
                </w:rPr>
                <w:t>người</w:t>
              </w:r>
            </w:ins>
          </w:p>
        </w:tc>
        <w:tc>
          <w:tcPr>
            <w:tcW w:w="693" w:type="dxa"/>
          </w:tcPr>
          <w:p w14:paraId="792209B2" w14:textId="3A2F8D8C" w:rsidR="004B4E92" w:rsidRPr="00EF77B8" w:rsidRDefault="004B4E92" w:rsidP="00C31EB7">
            <w:pPr>
              <w:spacing w:after="0" w:line="276" w:lineRule="auto"/>
              <w:jc w:val="center"/>
              <w:rPr>
                <w:ins w:id="1770" w:author="Tien Nguyen" w:date="2026-04-23T20:59:00Z"/>
                <w:rFonts w:ascii="Times New Roman" w:hAnsi="Times New Roman"/>
                <w:sz w:val="20"/>
                <w:szCs w:val="20"/>
                <w:lang w:val="vi-VN" w:eastAsia="x-none"/>
                <w:rPrChange w:id="1771" w:author="Nguyet Nguyen (Senior Legal Executive)" w:date="2026-05-05T09:59:00Z">
                  <w:rPr>
                    <w:ins w:id="1772" w:author="Tien Nguyen" w:date="2026-04-23T20:59:00Z"/>
                    <w:rFonts w:ascii="Times New Roman" w:hAnsi="Times New Roman"/>
                    <w:color w:val="45B0E1" w:themeColor="accent1" w:themeTint="99"/>
                    <w:sz w:val="24"/>
                    <w:szCs w:val="24"/>
                    <w:lang w:val="vi-VN" w:eastAsia="x-none"/>
                  </w:rPr>
                </w:rPrChange>
              </w:rPr>
              <w:pPrChange w:id="1773" w:author="Nguyet Nguyen (Senior Legal Executive)" w:date="2026-05-05T11:43:00Z">
                <w:pPr>
                  <w:spacing w:after="0" w:line="276" w:lineRule="auto"/>
                </w:pPr>
              </w:pPrChange>
            </w:pPr>
            <w:ins w:id="1774" w:author="Tien Nguyen" w:date="2026-04-23T20:59:00Z">
              <w:r w:rsidRPr="00EF77B8">
                <w:rPr>
                  <w:rFonts w:ascii="Times New Roman" w:hAnsi="Times New Roman"/>
                  <w:sz w:val="20"/>
                  <w:szCs w:val="20"/>
                  <w:lang w:val="vi-VN" w:eastAsia="x-none"/>
                  <w:rPrChange w:id="1775" w:author="Nguyet Nguyen (Senior Legal Executive)" w:date="2026-05-05T09:59:00Z">
                    <w:rPr>
                      <w:rFonts w:ascii="Times New Roman" w:hAnsi="Times New Roman"/>
                      <w:color w:val="45B0E1" w:themeColor="accent1" w:themeTint="99"/>
                      <w:sz w:val="24"/>
                      <w:szCs w:val="24"/>
                      <w:lang w:val="vi-VN" w:eastAsia="x-none"/>
                    </w:rPr>
                  </w:rPrChange>
                </w:rPr>
                <w:t>4</w:t>
              </w:r>
            </w:ins>
          </w:p>
        </w:tc>
        <w:tc>
          <w:tcPr>
            <w:tcW w:w="720" w:type="dxa"/>
          </w:tcPr>
          <w:p w14:paraId="29DAF311" w14:textId="59FCAA22" w:rsidR="004B4E92" w:rsidRPr="00EF77B8" w:rsidRDefault="004B4E92" w:rsidP="00C31EB7">
            <w:pPr>
              <w:spacing w:after="0" w:line="276" w:lineRule="auto"/>
              <w:jc w:val="center"/>
              <w:rPr>
                <w:ins w:id="1776" w:author="Tien Nguyen" w:date="2026-04-23T20:59:00Z"/>
                <w:rFonts w:ascii="Times New Roman" w:hAnsi="Times New Roman"/>
                <w:sz w:val="20"/>
                <w:szCs w:val="20"/>
                <w:lang w:val="vi-VN" w:eastAsia="x-none"/>
                <w:rPrChange w:id="1777" w:author="Nguyet Nguyen (Senior Legal Executive)" w:date="2026-05-05T09:59:00Z">
                  <w:rPr>
                    <w:ins w:id="1778" w:author="Tien Nguyen" w:date="2026-04-23T20:59:00Z"/>
                    <w:rFonts w:ascii="Times New Roman" w:hAnsi="Times New Roman"/>
                    <w:color w:val="45B0E1" w:themeColor="accent1" w:themeTint="99"/>
                    <w:sz w:val="24"/>
                    <w:szCs w:val="24"/>
                    <w:lang w:val="vi-VN" w:eastAsia="x-none"/>
                  </w:rPr>
                </w:rPrChange>
              </w:rPr>
              <w:pPrChange w:id="1779" w:author="Nguyet Nguyen (Senior Legal Executive)" w:date="2026-05-05T11:43:00Z">
                <w:pPr>
                  <w:spacing w:after="0" w:line="276" w:lineRule="auto"/>
                </w:pPr>
              </w:pPrChange>
            </w:pPr>
            <w:ins w:id="1780" w:author="Tien Nguyen" w:date="2026-04-23T20:59:00Z">
              <w:r w:rsidRPr="00EF77B8">
                <w:rPr>
                  <w:rFonts w:ascii="Times New Roman" w:hAnsi="Times New Roman"/>
                  <w:sz w:val="20"/>
                  <w:szCs w:val="20"/>
                  <w:lang w:val="vi-VN" w:eastAsia="x-none"/>
                  <w:rPrChange w:id="178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4FABA153" w14:textId="5B0BF6BE" w:rsidR="004B4E92" w:rsidRPr="00EF77B8" w:rsidRDefault="004B4E92" w:rsidP="00EF77B8">
            <w:pPr>
              <w:spacing w:after="0" w:line="276" w:lineRule="auto"/>
              <w:jc w:val="right"/>
              <w:rPr>
                <w:ins w:id="1782" w:author="Tien Nguyen" w:date="2026-04-23T20:59:00Z"/>
                <w:rFonts w:ascii="Times New Roman" w:hAnsi="Times New Roman"/>
                <w:sz w:val="20"/>
                <w:szCs w:val="20"/>
                <w:lang w:val="vi-VN" w:eastAsia="x-none"/>
                <w:rPrChange w:id="1783" w:author="Nguyet Nguyen (Senior Legal Executive)" w:date="2026-05-05T09:59:00Z">
                  <w:rPr>
                    <w:ins w:id="1784" w:author="Tien Nguyen" w:date="2026-04-23T20:59:00Z"/>
                    <w:rFonts w:ascii="Times New Roman" w:hAnsi="Times New Roman"/>
                    <w:color w:val="45B0E1" w:themeColor="accent1" w:themeTint="99"/>
                    <w:sz w:val="24"/>
                    <w:szCs w:val="24"/>
                    <w:lang w:val="vi-VN" w:eastAsia="x-none"/>
                  </w:rPr>
                </w:rPrChange>
              </w:rPr>
              <w:pPrChange w:id="1785" w:author="Nguyet Nguyen (Senior Legal Executive)" w:date="2026-05-05T10:02:00Z">
                <w:pPr>
                  <w:spacing w:after="0" w:line="276" w:lineRule="auto"/>
                </w:pPr>
              </w:pPrChange>
            </w:pPr>
            <w:ins w:id="1786" w:author="Tien Nguyen" w:date="2026-04-23T20:59:00Z">
              <w:r w:rsidRPr="00EF77B8">
                <w:rPr>
                  <w:rFonts w:ascii="Times New Roman" w:hAnsi="Times New Roman"/>
                  <w:sz w:val="20"/>
                  <w:szCs w:val="20"/>
                  <w:lang w:val="vi-VN" w:eastAsia="x-none"/>
                  <w:rPrChange w:id="1787" w:author="Nguyet Nguyen (Senior Legal Executive)" w:date="2026-05-05T09:59:00Z">
                    <w:rPr>
                      <w:rFonts w:ascii="Times New Roman" w:hAnsi="Times New Roman"/>
                      <w:color w:val="45B0E1" w:themeColor="accent1" w:themeTint="99"/>
                      <w:sz w:val="24"/>
                      <w:szCs w:val="24"/>
                      <w:lang w:val="vi-VN" w:eastAsia="x-none"/>
                    </w:rPr>
                  </w:rPrChange>
                </w:rPr>
                <w:t>1.000.000</w:t>
              </w:r>
            </w:ins>
          </w:p>
        </w:tc>
        <w:tc>
          <w:tcPr>
            <w:tcW w:w="1418" w:type="dxa"/>
          </w:tcPr>
          <w:p w14:paraId="0658D84E" w14:textId="331742F3" w:rsidR="004B4E92" w:rsidRPr="00EF77B8" w:rsidRDefault="004B4E92" w:rsidP="00EF77B8">
            <w:pPr>
              <w:spacing w:after="0" w:line="276" w:lineRule="auto"/>
              <w:jc w:val="right"/>
              <w:rPr>
                <w:ins w:id="1788" w:author="Tien Nguyen" w:date="2026-04-23T20:59:00Z"/>
                <w:rFonts w:ascii="Times New Roman" w:hAnsi="Times New Roman"/>
                <w:sz w:val="20"/>
                <w:szCs w:val="20"/>
                <w:lang w:val="vi-VN" w:eastAsia="x-none"/>
                <w:rPrChange w:id="1789" w:author="Nguyet Nguyen (Senior Legal Executive)" w:date="2026-05-05T09:59:00Z">
                  <w:rPr>
                    <w:ins w:id="1790" w:author="Tien Nguyen" w:date="2026-04-23T20:59:00Z"/>
                    <w:rFonts w:ascii="Times New Roman" w:hAnsi="Times New Roman"/>
                    <w:color w:val="45B0E1" w:themeColor="accent1" w:themeTint="99"/>
                    <w:sz w:val="24"/>
                    <w:szCs w:val="24"/>
                    <w:lang w:val="vi-VN" w:eastAsia="x-none"/>
                  </w:rPr>
                </w:rPrChange>
              </w:rPr>
              <w:pPrChange w:id="1791" w:author="Nguyet Nguyen (Senior Legal Executive)" w:date="2026-05-05T10:02:00Z">
                <w:pPr>
                  <w:spacing w:after="0" w:line="276" w:lineRule="auto"/>
                </w:pPr>
              </w:pPrChange>
            </w:pPr>
            <w:ins w:id="1792" w:author="Tien Nguyen" w:date="2026-04-23T20:59:00Z">
              <w:r w:rsidRPr="00EF77B8">
                <w:rPr>
                  <w:rFonts w:ascii="Times New Roman" w:hAnsi="Times New Roman"/>
                  <w:sz w:val="20"/>
                  <w:szCs w:val="20"/>
                  <w:lang w:val="vi-VN" w:eastAsia="x-none"/>
                  <w:rPrChange w:id="1793" w:author="Nguyet Nguyen (Senior Legal Executive)" w:date="2026-05-05T09:59:00Z">
                    <w:rPr>
                      <w:rFonts w:ascii="Times New Roman" w:hAnsi="Times New Roman"/>
                      <w:color w:val="45B0E1" w:themeColor="accent1" w:themeTint="99"/>
                      <w:sz w:val="24"/>
                      <w:szCs w:val="24"/>
                      <w:lang w:val="vi-VN" w:eastAsia="x-none"/>
                    </w:rPr>
                  </w:rPrChange>
                </w:rPr>
                <w:t>4.00</w:t>
              </w:r>
            </w:ins>
            <w:ins w:id="1794" w:author="Tien Nguyen" w:date="2026-04-23T21:00:00Z">
              <w:r w:rsidRPr="00EF77B8">
                <w:rPr>
                  <w:rFonts w:ascii="Times New Roman" w:hAnsi="Times New Roman"/>
                  <w:sz w:val="20"/>
                  <w:szCs w:val="20"/>
                  <w:lang w:val="vi-VN" w:eastAsia="x-none"/>
                  <w:rPrChange w:id="1795" w:author="Nguyet Nguyen (Senior Legal Executive)" w:date="2026-05-05T09:59:00Z">
                    <w:rPr>
                      <w:rFonts w:ascii="Times New Roman" w:hAnsi="Times New Roman"/>
                      <w:color w:val="45B0E1" w:themeColor="accent1" w:themeTint="99"/>
                      <w:sz w:val="24"/>
                      <w:szCs w:val="24"/>
                      <w:lang w:val="vi-VN" w:eastAsia="x-none"/>
                    </w:rPr>
                  </w:rPrChange>
                </w:rPr>
                <w:t>0.000</w:t>
              </w:r>
            </w:ins>
          </w:p>
        </w:tc>
        <w:tc>
          <w:tcPr>
            <w:tcW w:w="652" w:type="dxa"/>
          </w:tcPr>
          <w:p w14:paraId="196ED213" w14:textId="77777777" w:rsidR="004B4E92" w:rsidRPr="00EF77B8" w:rsidDel="00E67CBA" w:rsidRDefault="004B4E92" w:rsidP="004B4E92">
            <w:pPr>
              <w:spacing w:after="0" w:line="276" w:lineRule="auto"/>
              <w:rPr>
                <w:ins w:id="1796" w:author="Tien Nguyen" w:date="2026-04-23T20:59:00Z"/>
                <w:rFonts w:ascii="Times New Roman" w:hAnsi="Times New Roman"/>
                <w:sz w:val="20"/>
                <w:szCs w:val="20"/>
                <w:lang w:val="x-none" w:eastAsia="x-none"/>
                <w:rPrChange w:id="1797" w:author="Nguyet Nguyen (Senior Legal Executive)" w:date="2026-05-05T09:59:00Z">
                  <w:rPr>
                    <w:ins w:id="1798" w:author="Tien Nguyen" w:date="2026-04-23T20:59:00Z"/>
                    <w:rFonts w:ascii="Times New Roman" w:hAnsi="Times New Roman"/>
                    <w:color w:val="45B0E1" w:themeColor="accent1" w:themeTint="99"/>
                    <w:sz w:val="24"/>
                    <w:szCs w:val="24"/>
                    <w:lang w:val="x-none" w:eastAsia="x-none"/>
                  </w:rPr>
                </w:rPrChange>
              </w:rPr>
            </w:pPr>
          </w:p>
        </w:tc>
      </w:tr>
      <w:tr w:rsidR="00EF77B8" w:rsidRPr="00EF77B8" w14:paraId="7500C421" w14:textId="77777777" w:rsidTr="00EF77B8">
        <w:trPr>
          <w:ins w:id="1799" w:author="Tien Nguyen" w:date="2026-04-22T17:06:00Z"/>
        </w:trPr>
        <w:tc>
          <w:tcPr>
            <w:tcW w:w="540" w:type="dxa"/>
          </w:tcPr>
          <w:p w14:paraId="22807CE3" w14:textId="77777777" w:rsidR="004B4E92" w:rsidRPr="00EF77B8" w:rsidRDefault="004B4E92" w:rsidP="004B4E92">
            <w:pPr>
              <w:spacing w:after="0" w:line="276" w:lineRule="auto"/>
              <w:jc w:val="center"/>
              <w:rPr>
                <w:ins w:id="1800" w:author="Tien Nguyen" w:date="2026-04-22T17:06:00Z"/>
                <w:rFonts w:ascii="Times New Roman" w:hAnsi="Times New Roman"/>
                <w:sz w:val="20"/>
                <w:szCs w:val="20"/>
                <w:rPrChange w:id="1801" w:author="Nguyet Nguyen (Senior Legal Executive)" w:date="2026-05-05T09:59:00Z">
                  <w:rPr>
                    <w:ins w:id="1802" w:author="Tien Nguyen" w:date="2026-04-22T17:06:00Z"/>
                    <w:rFonts w:ascii="Times New Roman" w:hAnsi="Times New Roman"/>
                    <w:sz w:val="24"/>
                    <w:szCs w:val="24"/>
                  </w:rPr>
                </w:rPrChange>
              </w:rPr>
            </w:pPr>
          </w:p>
        </w:tc>
        <w:tc>
          <w:tcPr>
            <w:tcW w:w="1530" w:type="dxa"/>
            <w:vMerge w:val="restart"/>
          </w:tcPr>
          <w:p w14:paraId="3643D759" w14:textId="19335875" w:rsidR="004B4E92" w:rsidRPr="00EF77B8" w:rsidDel="00E67CBA" w:rsidRDefault="004B4E92" w:rsidP="004B4E92">
            <w:pPr>
              <w:spacing w:after="0" w:line="276" w:lineRule="auto"/>
              <w:rPr>
                <w:ins w:id="1803" w:author="Tien Nguyen" w:date="2026-04-22T17:06:00Z"/>
                <w:rFonts w:ascii="Times New Roman" w:hAnsi="Times New Roman"/>
                <w:sz w:val="20"/>
                <w:szCs w:val="20"/>
                <w:lang w:val="vi-VN" w:eastAsia="x-none"/>
                <w:rPrChange w:id="1804" w:author="Nguyet Nguyen (Senior Legal Executive)" w:date="2026-05-05T09:59:00Z">
                  <w:rPr>
                    <w:ins w:id="1805" w:author="Tien Nguyen" w:date="2026-04-22T17:06:00Z"/>
                    <w:rFonts w:ascii="Times New Roman" w:hAnsi="Times New Roman"/>
                    <w:color w:val="45B0E1" w:themeColor="accent1" w:themeTint="99"/>
                    <w:sz w:val="24"/>
                    <w:szCs w:val="24"/>
                    <w:lang w:val="x-none" w:eastAsia="x-none"/>
                  </w:rPr>
                </w:rPrChange>
              </w:rPr>
            </w:pPr>
            <w:ins w:id="1806" w:author="Tien Nguyen" w:date="2026-04-22T20:05:00Z">
              <w:r w:rsidRPr="00EF77B8">
                <w:rPr>
                  <w:rFonts w:ascii="Times New Roman" w:hAnsi="Times New Roman"/>
                  <w:sz w:val="20"/>
                  <w:szCs w:val="20"/>
                  <w:lang w:val="vi-VN" w:eastAsia="x-none"/>
                  <w:rPrChange w:id="1807" w:author="Nguyet Nguyen (Senior Legal Executive)" w:date="2026-05-05T09:59:00Z">
                    <w:rPr>
                      <w:rFonts w:ascii="Times New Roman" w:hAnsi="Times New Roman"/>
                      <w:color w:val="45B0E1" w:themeColor="accent1" w:themeTint="99"/>
                      <w:sz w:val="24"/>
                      <w:szCs w:val="24"/>
                      <w:lang w:val="vi-VN" w:eastAsia="x-none"/>
                    </w:rPr>
                  </w:rPrChange>
                </w:rPr>
                <w:t xml:space="preserve">Thiết bị </w:t>
              </w:r>
            </w:ins>
          </w:p>
        </w:tc>
        <w:tc>
          <w:tcPr>
            <w:tcW w:w="2658" w:type="dxa"/>
          </w:tcPr>
          <w:p w14:paraId="0C1E0DEE" w14:textId="77777777" w:rsidR="004B4E92" w:rsidRPr="00EF77B8" w:rsidRDefault="004B4E92" w:rsidP="004B4E92">
            <w:pPr>
              <w:spacing w:after="0" w:line="276" w:lineRule="auto"/>
              <w:rPr>
                <w:ins w:id="1808" w:author="Tien Nguyen" w:date="2026-04-23T21:00:00Z"/>
                <w:rFonts w:ascii="Times New Roman" w:hAnsi="Times New Roman"/>
                <w:sz w:val="20"/>
                <w:szCs w:val="20"/>
                <w:lang w:val="vi-VN" w:eastAsia="x-none"/>
                <w:rPrChange w:id="1809" w:author="Nguyet Nguyen (Senior Legal Executive)" w:date="2026-05-05T09:59:00Z">
                  <w:rPr>
                    <w:ins w:id="1810" w:author="Tien Nguyen" w:date="2026-04-23T21:00:00Z"/>
                    <w:rFonts w:ascii="Times New Roman" w:hAnsi="Times New Roman"/>
                    <w:color w:val="45B0E1" w:themeColor="accent1" w:themeTint="99"/>
                    <w:sz w:val="24"/>
                    <w:szCs w:val="24"/>
                    <w:lang w:val="vi-VN" w:eastAsia="x-none"/>
                  </w:rPr>
                </w:rPrChange>
              </w:rPr>
            </w:pPr>
            <w:ins w:id="1811" w:author="Tien Nguyen" w:date="2026-04-22T20:06:00Z">
              <w:r w:rsidRPr="00EF77B8">
                <w:rPr>
                  <w:rFonts w:ascii="Times New Roman" w:hAnsi="Times New Roman"/>
                  <w:sz w:val="20"/>
                  <w:szCs w:val="20"/>
                  <w:lang w:val="vi-VN" w:eastAsia="x-none"/>
                  <w:rPrChange w:id="1812" w:author="Nguyet Nguyen (Senior Legal Executive)" w:date="2026-05-05T09:59:00Z">
                    <w:rPr>
                      <w:rFonts w:ascii="Times New Roman" w:hAnsi="Times New Roman"/>
                      <w:color w:val="45B0E1" w:themeColor="accent1" w:themeTint="99"/>
                      <w:sz w:val="24"/>
                      <w:szCs w:val="24"/>
                      <w:lang w:val="vi-VN" w:eastAsia="x-none"/>
                    </w:rPr>
                  </w:rPrChange>
                </w:rPr>
                <w:t>Thiết bị chụp hình</w:t>
              </w:r>
            </w:ins>
          </w:p>
          <w:p w14:paraId="5F1BD977" w14:textId="77777777" w:rsidR="004B4E92" w:rsidRPr="00EF77B8" w:rsidRDefault="004B4E92" w:rsidP="004B4E92">
            <w:pPr>
              <w:spacing w:after="0" w:line="276" w:lineRule="auto"/>
              <w:rPr>
                <w:ins w:id="1813" w:author="Tien Nguyen" w:date="2026-04-23T21:05:00Z"/>
                <w:rFonts w:ascii="Times New Roman" w:hAnsi="Times New Roman"/>
                <w:sz w:val="20"/>
                <w:szCs w:val="20"/>
                <w:lang w:val="vi-VN" w:eastAsia="x-none"/>
                <w:rPrChange w:id="1814" w:author="Nguyet Nguyen (Senior Legal Executive)" w:date="2026-05-05T09:59:00Z">
                  <w:rPr>
                    <w:ins w:id="1815" w:author="Tien Nguyen" w:date="2026-04-23T21:05:00Z"/>
                    <w:rFonts w:ascii="Times New Roman" w:hAnsi="Times New Roman"/>
                    <w:color w:val="45B0E1" w:themeColor="accent1" w:themeTint="99"/>
                    <w:sz w:val="24"/>
                    <w:szCs w:val="24"/>
                    <w:lang w:val="vi-VN" w:eastAsia="x-none"/>
                  </w:rPr>
                </w:rPrChange>
              </w:rPr>
            </w:pPr>
            <w:ins w:id="1816" w:author="Tien Nguyen" w:date="2026-04-23T21:05:00Z">
              <w:r w:rsidRPr="00EF77B8">
                <w:rPr>
                  <w:rFonts w:ascii="Times New Roman" w:hAnsi="Times New Roman"/>
                  <w:sz w:val="20"/>
                  <w:szCs w:val="20"/>
                  <w:lang w:val="vi-VN" w:eastAsia="x-none"/>
                  <w:rPrChange w:id="1817" w:author="Nguyet Nguyen (Senior Legal Executive)" w:date="2026-05-05T09:59:00Z">
                    <w:rPr>
                      <w:rFonts w:ascii="Times New Roman" w:hAnsi="Times New Roman"/>
                      <w:color w:val="45B0E1" w:themeColor="accent1" w:themeTint="99"/>
                      <w:sz w:val="24"/>
                      <w:szCs w:val="24"/>
                      <w:lang w:val="vi-VN" w:eastAsia="x-none"/>
                    </w:rPr>
                  </w:rPrChange>
                </w:rPr>
                <w:t>- 2 x Sony cameras</w:t>
              </w:r>
            </w:ins>
          </w:p>
          <w:p w14:paraId="4A72856B" w14:textId="77777777" w:rsidR="004B4E92" w:rsidRPr="00EF77B8" w:rsidRDefault="004B4E92" w:rsidP="004B4E92">
            <w:pPr>
              <w:spacing w:after="0" w:line="276" w:lineRule="auto"/>
              <w:rPr>
                <w:ins w:id="1818" w:author="Tien Nguyen" w:date="2026-04-23T21:05:00Z"/>
                <w:rFonts w:ascii="Times New Roman" w:hAnsi="Times New Roman"/>
                <w:sz w:val="20"/>
                <w:szCs w:val="20"/>
                <w:lang w:val="vi-VN" w:eastAsia="x-none"/>
                <w:rPrChange w:id="1819" w:author="Nguyet Nguyen (Senior Legal Executive)" w:date="2026-05-05T09:59:00Z">
                  <w:rPr>
                    <w:ins w:id="1820" w:author="Tien Nguyen" w:date="2026-04-23T21:05:00Z"/>
                    <w:rFonts w:ascii="Times New Roman" w:hAnsi="Times New Roman"/>
                    <w:color w:val="45B0E1" w:themeColor="accent1" w:themeTint="99"/>
                    <w:sz w:val="24"/>
                    <w:szCs w:val="24"/>
                    <w:lang w:val="vi-VN" w:eastAsia="x-none"/>
                  </w:rPr>
                </w:rPrChange>
              </w:rPr>
            </w:pPr>
            <w:ins w:id="1821" w:author="Tien Nguyen" w:date="2026-04-23T21:05:00Z">
              <w:r w:rsidRPr="00EF77B8">
                <w:rPr>
                  <w:rFonts w:ascii="Times New Roman" w:hAnsi="Times New Roman"/>
                  <w:sz w:val="20"/>
                  <w:szCs w:val="20"/>
                  <w:lang w:val="vi-VN" w:eastAsia="x-none"/>
                  <w:rPrChange w:id="1822" w:author="Nguyet Nguyen (Senior Legal Executive)" w:date="2026-05-05T09:59:00Z">
                    <w:rPr>
                      <w:rFonts w:ascii="Times New Roman" w:hAnsi="Times New Roman"/>
                      <w:color w:val="45B0E1" w:themeColor="accent1" w:themeTint="99"/>
                      <w:sz w:val="24"/>
                      <w:szCs w:val="24"/>
                      <w:lang w:val="vi-VN" w:eastAsia="x-none"/>
                    </w:rPr>
                  </w:rPrChange>
                </w:rPr>
                <w:t>- Lens full range Sony GM</w:t>
              </w:r>
            </w:ins>
          </w:p>
          <w:p w14:paraId="267535E3" w14:textId="77777777" w:rsidR="004B4E92" w:rsidRPr="00EF77B8" w:rsidRDefault="004B4E92" w:rsidP="004B4E92">
            <w:pPr>
              <w:spacing w:after="0" w:line="276" w:lineRule="auto"/>
              <w:rPr>
                <w:ins w:id="1823" w:author="Tien Nguyen" w:date="2026-04-23T21:05:00Z"/>
                <w:rFonts w:ascii="Times New Roman" w:hAnsi="Times New Roman"/>
                <w:sz w:val="20"/>
                <w:szCs w:val="20"/>
                <w:lang w:val="vi-VN" w:eastAsia="x-none"/>
                <w:rPrChange w:id="1824" w:author="Nguyet Nguyen (Senior Legal Executive)" w:date="2026-05-05T09:59:00Z">
                  <w:rPr>
                    <w:ins w:id="1825" w:author="Tien Nguyen" w:date="2026-04-23T21:05:00Z"/>
                    <w:rFonts w:ascii="Times New Roman" w:hAnsi="Times New Roman"/>
                    <w:color w:val="45B0E1" w:themeColor="accent1" w:themeTint="99"/>
                    <w:sz w:val="24"/>
                    <w:szCs w:val="24"/>
                    <w:lang w:val="vi-VN" w:eastAsia="x-none"/>
                  </w:rPr>
                </w:rPrChange>
              </w:rPr>
            </w:pPr>
            <w:ins w:id="1826" w:author="Tien Nguyen" w:date="2026-04-23T21:05:00Z">
              <w:r w:rsidRPr="00EF77B8">
                <w:rPr>
                  <w:rFonts w:ascii="Times New Roman" w:hAnsi="Times New Roman"/>
                  <w:sz w:val="20"/>
                  <w:szCs w:val="20"/>
                  <w:lang w:val="vi-VN" w:eastAsia="x-none"/>
                  <w:rPrChange w:id="1827" w:author="Nguyet Nguyen (Senior Legal Executive)" w:date="2026-05-05T09:59:00Z">
                    <w:rPr>
                      <w:rFonts w:ascii="Times New Roman" w:hAnsi="Times New Roman"/>
                      <w:color w:val="45B0E1" w:themeColor="accent1" w:themeTint="99"/>
                      <w:sz w:val="24"/>
                      <w:szCs w:val="24"/>
                      <w:lang w:val="vi-VN" w:eastAsia="x-none"/>
                    </w:rPr>
                  </w:rPrChange>
                </w:rPr>
                <w:t>- Flash</w:t>
              </w:r>
            </w:ins>
          </w:p>
          <w:p w14:paraId="63A944BA" w14:textId="79A0FB09" w:rsidR="004B4E92" w:rsidRPr="00EF77B8" w:rsidDel="00E67CBA" w:rsidRDefault="004B4E92" w:rsidP="004B4E92">
            <w:pPr>
              <w:spacing w:after="0" w:line="276" w:lineRule="auto"/>
              <w:rPr>
                <w:ins w:id="1828" w:author="Tien Nguyen" w:date="2026-04-22T17:06:00Z"/>
                <w:rFonts w:ascii="Times New Roman" w:hAnsi="Times New Roman"/>
                <w:sz w:val="20"/>
                <w:szCs w:val="20"/>
                <w:lang w:val="vi-VN" w:eastAsia="x-none"/>
                <w:rPrChange w:id="1829" w:author="Nguyet Nguyen (Senior Legal Executive)" w:date="2026-05-05T09:59:00Z">
                  <w:rPr>
                    <w:ins w:id="1830" w:author="Tien Nguyen" w:date="2026-04-22T17:06:00Z"/>
                    <w:rFonts w:ascii="Times New Roman" w:hAnsi="Times New Roman"/>
                    <w:color w:val="45B0E1" w:themeColor="accent1" w:themeTint="99"/>
                    <w:sz w:val="24"/>
                    <w:szCs w:val="24"/>
                    <w:lang w:val="x-none" w:eastAsia="x-none"/>
                  </w:rPr>
                </w:rPrChange>
              </w:rPr>
            </w:pPr>
            <w:ins w:id="1831" w:author="Tien Nguyen" w:date="2026-04-23T21:05:00Z">
              <w:r w:rsidRPr="00EF77B8">
                <w:rPr>
                  <w:rFonts w:ascii="Times New Roman" w:hAnsi="Times New Roman"/>
                  <w:sz w:val="20"/>
                  <w:szCs w:val="20"/>
                  <w:lang w:val="vi-VN" w:eastAsia="x-none"/>
                  <w:rPrChange w:id="1832" w:author="Nguyet Nguyen (Senior Legal Executive)" w:date="2026-05-05T09:59:00Z">
                    <w:rPr>
                      <w:rFonts w:ascii="Times New Roman" w:hAnsi="Times New Roman"/>
                      <w:color w:val="45B0E1" w:themeColor="accent1" w:themeTint="99"/>
                      <w:sz w:val="24"/>
                      <w:szCs w:val="24"/>
                      <w:lang w:val="vi-VN" w:eastAsia="x-none"/>
                    </w:rPr>
                  </w:rPrChange>
                </w:rPr>
                <w:t>- Flash background</w:t>
              </w:r>
            </w:ins>
          </w:p>
        </w:tc>
        <w:tc>
          <w:tcPr>
            <w:tcW w:w="818" w:type="dxa"/>
          </w:tcPr>
          <w:p w14:paraId="6FBE73C7" w14:textId="3D03A6F5" w:rsidR="004B4E92" w:rsidRPr="00EF77B8" w:rsidDel="00E67CBA" w:rsidRDefault="004B4E92" w:rsidP="004B4E92">
            <w:pPr>
              <w:spacing w:after="0" w:line="276" w:lineRule="auto"/>
              <w:rPr>
                <w:ins w:id="1833" w:author="Tien Nguyen" w:date="2026-04-22T17:06:00Z"/>
                <w:rFonts w:ascii="Times New Roman" w:hAnsi="Times New Roman"/>
                <w:sz w:val="20"/>
                <w:szCs w:val="20"/>
                <w:lang w:val="vi-VN" w:eastAsia="x-none"/>
                <w:rPrChange w:id="1834" w:author="Nguyet Nguyen (Senior Legal Executive)" w:date="2026-05-05T09:59:00Z">
                  <w:rPr>
                    <w:ins w:id="1835" w:author="Tien Nguyen" w:date="2026-04-22T17:06:00Z"/>
                    <w:rFonts w:ascii="Times New Roman" w:hAnsi="Times New Roman"/>
                    <w:color w:val="45B0E1" w:themeColor="accent1" w:themeTint="99"/>
                    <w:sz w:val="24"/>
                    <w:szCs w:val="24"/>
                    <w:lang w:val="x-none" w:eastAsia="x-none"/>
                  </w:rPr>
                </w:rPrChange>
              </w:rPr>
            </w:pPr>
            <w:ins w:id="1836" w:author="Tien Nguyen" w:date="2026-04-22T20:07:00Z">
              <w:r w:rsidRPr="00EF77B8">
                <w:rPr>
                  <w:rFonts w:ascii="Times New Roman" w:hAnsi="Times New Roman"/>
                  <w:sz w:val="20"/>
                  <w:szCs w:val="20"/>
                  <w:lang w:val="vi-VN" w:eastAsia="x-none"/>
                  <w:rPrChange w:id="1837"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1D9E5570" w14:textId="56BDC278" w:rsidR="004B4E92" w:rsidRPr="00EF77B8" w:rsidRDefault="004B4E92" w:rsidP="00C31EB7">
            <w:pPr>
              <w:spacing w:after="0" w:line="276" w:lineRule="auto"/>
              <w:jc w:val="center"/>
              <w:rPr>
                <w:ins w:id="1838" w:author="Tien Nguyen" w:date="2026-04-23T20:51:00Z"/>
                <w:rFonts w:ascii="Times New Roman" w:hAnsi="Times New Roman"/>
                <w:sz w:val="20"/>
                <w:szCs w:val="20"/>
                <w:lang w:val="vi-VN" w:eastAsia="x-none"/>
                <w:rPrChange w:id="1839" w:author="Nguyet Nguyen (Senior Legal Executive)" w:date="2026-05-05T09:59:00Z">
                  <w:rPr>
                    <w:ins w:id="1840" w:author="Tien Nguyen" w:date="2026-04-23T20:51:00Z"/>
                    <w:rFonts w:ascii="Times New Roman" w:hAnsi="Times New Roman"/>
                    <w:color w:val="45B0E1" w:themeColor="accent1" w:themeTint="99"/>
                    <w:sz w:val="24"/>
                    <w:szCs w:val="24"/>
                    <w:lang w:val="vi-VN" w:eastAsia="x-none"/>
                  </w:rPr>
                </w:rPrChange>
              </w:rPr>
              <w:pPrChange w:id="1841" w:author="Nguyet Nguyen (Senior Legal Executive)" w:date="2026-05-05T11:43:00Z">
                <w:pPr>
                  <w:spacing w:after="0" w:line="276" w:lineRule="auto"/>
                </w:pPr>
              </w:pPrChange>
            </w:pPr>
            <w:ins w:id="1842" w:author="Tien Nguyen" w:date="2026-04-23T21:02:00Z">
              <w:r w:rsidRPr="00EF77B8">
                <w:rPr>
                  <w:rFonts w:ascii="Times New Roman" w:hAnsi="Times New Roman"/>
                  <w:sz w:val="20"/>
                  <w:szCs w:val="20"/>
                  <w:lang w:val="vi-VN" w:eastAsia="x-none"/>
                  <w:rPrChange w:id="1843"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786C7BD2" w14:textId="27164AED" w:rsidR="004B4E92" w:rsidRPr="00EF77B8" w:rsidDel="00E67CBA" w:rsidRDefault="004B4E92" w:rsidP="00C31EB7">
            <w:pPr>
              <w:spacing w:after="0" w:line="276" w:lineRule="auto"/>
              <w:jc w:val="center"/>
              <w:rPr>
                <w:ins w:id="1844" w:author="Tien Nguyen" w:date="2026-04-22T17:06:00Z"/>
                <w:rFonts w:ascii="Times New Roman" w:hAnsi="Times New Roman"/>
                <w:sz w:val="20"/>
                <w:szCs w:val="20"/>
                <w:lang w:val="vi-VN" w:eastAsia="x-none"/>
                <w:rPrChange w:id="1845" w:author="Nguyet Nguyen (Senior Legal Executive)" w:date="2026-05-05T09:59:00Z">
                  <w:rPr>
                    <w:ins w:id="1846" w:author="Tien Nguyen" w:date="2026-04-22T17:06:00Z"/>
                    <w:rFonts w:ascii="Times New Roman" w:hAnsi="Times New Roman"/>
                    <w:color w:val="45B0E1" w:themeColor="accent1" w:themeTint="99"/>
                    <w:sz w:val="24"/>
                    <w:szCs w:val="24"/>
                    <w:lang w:val="x-none" w:eastAsia="x-none"/>
                  </w:rPr>
                </w:rPrChange>
              </w:rPr>
              <w:pPrChange w:id="1847" w:author="Nguyet Nguyen (Senior Legal Executive)" w:date="2026-05-05T11:43:00Z">
                <w:pPr>
                  <w:spacing w:after="0" w:line="276" w:lineRule="auto"/>
                </w:pPr>
              </w:pPrChange>
            </w:pPr>
            <w:ins w:id="1848" w:author="Tien Nguyen" w:date="2026-04-23T21:02:00Z">
              <w:r w:rsidRPr="00EF77B8">
                <w:rPr>
                  <w:rFonts w:ascii="Times New Roman" w:hAnsi="Times New Roman"/>
                  <w:sz w:val="20"/>
                  <w:szCs w:val="20"/>
                  <w:lang w:val="vi-VN" w:eastAsia="x-none"/>
                  <w:rPrChange w:id="1849"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74D72218" w14:textId="296C2EE7" w:rsidR="004B4E92" w:rsidRPr="00EF77B8" w:rsidDel="00E67CBA" w:rsidRDefault="004B4E92" w:rsidP="00EF77B8">
            <w:pPr>
              <w:spacing w:after="0" w:line="276" w:lineRule="auto"/>
              <w:jc w:val="right"/>
              <w:rPr>
                <w:ins w:id="1850" w:author="Tien Nguyen" w:date="2026-04-22T17:06:00Z"/>
                <w:rFonts w:ascii="Times New Roman" w:hAnsi="Times New Roman"/>
                <w:sz w:val="20"/>
                <w:szCs w:val="20"/>
                <w:lang w:val="vi-VN" w:eastAsia="x-none"/>
                <w:rPrChange w:id="1851" w:author="Nguyet Nguyen (Senior Legal Executive)" w:date="2026-05-05T09:59:00Z">
                  <w:rPr>
                    <w:ins w:id="1852" w:author="Tien Nguyen" w:date="2026-04-22T17:06:00Z"/>
                    <w:rFonts w:ascii="Times New Roman" w:hAnsi="Times New Roman"/>
                    <w:color w:val="45B0E1" w:themeColor="accent1" w:themeTint="99"/>
                    <w:sz w:val="24"/>
                    <w:szCs w:val="24"/>
                    <w:lang w:val="x-none" w:eastAsia="x-none"/>
                  </w:rPr>
                </w:rPrChange>
              </w:rPr>
              <w:pPrChange w:id="1853" w:author="Nguyet Nguyen (Senior Legal Executive)" w:date="2026-05-05T10:02:00Z">
                <w:pPr>
                  <w:spacing w:after="0" w:line="276" w:lineRule="auto"/>
                </w:pPr>
              </w:pPrChange>
            </w:pPr>
            <w:ins w:id="1854" w:author="Tien Nguyen" w:date="2026-04-22T20:08:00Z">
              <w:r w:rsidRPr="00EF77B8">
                <w:rPr>
                  <w:rFonts w:ascii="Times New Roman" w:hAnsi="Times New Roman"/>
                  <w:sz w:val="20"/>
                  <w:szCs w:val="20"/>
                  <w:lang w:val="vi-VN" w:eastAsia="x-none"/>
                  <w:rPrChange w:id="1855" w:author="Nguyet Nguyen (Senior Legal Executive)" w:date="2026-05-05T09:59:00Z">
                    <w:rPr>
                      <w:rFonts w:ascii="Times New Roman" w:hAnsi="Times New Roman"/>
                      <w:color w:val="45B0E1" w:themeColor="accent1" w:themeTint="99"/>
                      <w:sz w:val="24"/>
                      <w:szCs w:val="24"/>
                      <w:lang w:val="vi-VN" w:eastAsia="x-none"/>
                    </w:rPr>
                  </w:rPrChange>
                </w:rPr>
                <w:t>6</w:t>
              </w:r>
            </w:ins>
            <w:ins w:id="1856" w:author="Tien Nguyen" w:date="2026-04-22T20:56:00Z">
              <w:r w:rsidRPr="00EF77B8">
                <w:rPr>
                  <w:rFonts w:ascii="Times New Roman" w:hAnsi="Times New Roman"/>
                  <w:sz w:val="20"/>
                  <w:szCs w:val="20"/>
                  <w:lang w:val="vi-VN" w:eastAsia="x-none"/>
                  <w:rPrChange w:id="1857" w:author="Nguyet Nguyen (Senior Legal Executive)" w:date="2026-05-05T09:59:00Z">
                    <w:rPr>
                      <w:rFonts w:ascii="Times New Roman" w:hAnsi="Times New Roman"/>
                      <w:color w:val="45B0E1" w:themeColor="accent1" w:themeTint="99"/>
                      <w:sz w:val="24"/>
                      <w:szCs w:val="24"/>
                      <w:lang w:val="vi-VN" w:eastAsia="x-none"/>
                    </w:rPr>
                  </w:rPrChange>
                </w:rPr>
                <w:t>.</w:t>
              </w:r>
            </w:ins>
            <w:ins w:id="1858" w:author="Tien Nguyen" w:date="2026-04-22T20:08:00Z">
              <w:r w:rsidRPr="00EF77B8">
                <w:rPr>
                  <w:rFonts w:ascii="Times New Roman" w:hAnsi="Times New Roman"/>
                  <w:sz w:val="20"/>
                  <w:szCs w:val="20"/>
                  <w:lang w:val="vi-VN" w:eastAsia="x-none"/>
                  <w:rPrChange w:id="1859" w:author="Nguyet Nguyen (Senior Legal Executive)" w:date="2026-05-05T09:59:00Z">
                    <w:rPr>
                      <w:rFonts w:ascii="Times New Roman" w:hAnsi="Times New Roman"/>
                      <w:color w:val="45B0E1" w:themeColor="accent1" w:themeTint="99"/>
                      <w:sz w:val="24"/>
                      <w:szCs w:val="24"/>
                      <w:lang w:val="vi-VN" w:eastAsia="x-none"/>
                    </w:rPr>
                  </w:rPrChange>
                </w:rPr>
                <w:t>000</w:t>
              </w:r>
            </w:ins>
            <w:ins w:id="1860" w:author="Tien Nguyen" w:date="2026-04-22T20:56:00Z">
              <w:r w:rsidRPr="00EF77B8">
                <w:rPr>
                  <w:rFonts w:ascii="Times New Roman" w:hAnsi="Times New Roman"/>
                  <w:sz w:val="20"/>
                  <w:szCs w:val="20"/>
                  <w:lang w:val="vi-VN" w:eastAsia="x-none"/>
                  <w:rPrChange w:id="1861" w:author="Nguyet Nguyen (Senior Legal Executive)" w:date="2026-05-05T09:59:00Z">
                    <w:rPr>
                      <w:rFonts w:ascii="Times New Roman" w:hAnsi="Times New Roman"/>
                      <w:color w:val="45B0E1" w:themeColor="accent1" w:themeTint="99"/>
                      <w:sz w:val="24"/>
                      <w:szCs w:val="24"/>
                      <w:lang w:val="vi-VN" w:eastAsia="x-none"/>
                    </w:rPr>
                  </w:rPrChange>
                </w:rPr>
                <w:t>.</w:t>
              </w:r>
            </w:ins>
            <w:ins w:id="1862" w:author="Tien Nguyen" w:date="2026-04-22T20:08:00Z">
              <w:r w:rsidRPr="00EF77B8">
                <w:rPr>
                  <w:rFonts w:ascii="Times New Roman" w:hAnsi="Times New Roman"/>
                  <w:sz w:val="20"/>
                  <w:szCs w:val="20"/>
                  <w:lang w:val="vi-VN" w:eastAsia="x-none"/>
                  <w:rPrChange w:id="1863"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7C43E7D4" w14:textId="2E11E70D" w:rsidR="004B4E92" w:rsidRPr="00EF77B8" w:rsidDel="00E67CBA" w:rsidRDefault="004B4E92" w:rsidP="00EF77B8">
            <w:pPr>
              <w:spacing w:after="0" w:line="276" w:lineRule="auto"/>
              <w:jc w:val="right"/>
              <w:rPr>
                <w:ins w:id="1864" w:author="Tien Nguyen" w:date="2026-04-22T17:06:00Z"/>
                <w:rFonts w:ascii="Times New Roman" w:hAnsi="Times New Roman"/>
                <w:sz w:val="20"/>
                <w:szCs w:val="20"/>
                <w:lang w:val="vi-VN" w:eastAsia="x-none"/>
                <w:rPrChange w:id="1865" w:author="Nguyet Nguyen (Senior Legal Executive)" w:date="2026-05-05T09:59:00Z">
                  <w:rPr>
                    <w:ins w:id="1866" w:author="Tien Nguyen" w:date="2026-04-22T17:06:00Z"/>
                    <w:rFonts w:ascii="Times New Roman" w:hAnsi="Times New Roman"/>
                    <w:color w:val="45B0E1" w:themeColor="accent1" w:themeTint="99"/>
                    <w:sz w:val="24"/>
                    <w:szCs w:val="24"/>
                    <w:lang w:val="x-none" w:eastAsia="x-none"/>
                  </w:rPr>
                </w:rPrChange>
              </w:rPr>
              <w:pPrChange w:id="1867" w:author="Nguyet Nguyen (Senior Legal Executive)" w:date="2026-05-05T10:02:00Z">
                <w:pPr>
                  <w:spacing w:after="0" w:line="276" w:lineRule="auto"/>
                </w:pPr>
              </w:pPrChange>
            </w:pPr>
            <w:ins w:id="1868" w:author="Tien Nguyen" w:date="2026-04-22T20:08:00Z">
              <w:r w:rsidRPr="00EF77B8">
                <w:rPr>
                  <w:rFonts w:ascii="Times New Roman" w:hAnsi="Times New Roman"/>
                  <w:sz w:val="20"/>
                  <w:szCs w:val="20"/>
                  <w:lang w:val="vi-VN" w:eastAsia="x-none"/>
                  <w:rPrChange w:id="1869" w:author="Nguyet Nguyen (Senior Legal Executive)" w:date="2026-05-05T09:59:00Z">
                    <w:rPr>
                      <w:rFonts w:ascii="Times New Roman" w:hAnsi="Times New Roman"/>
                      <w:color w:val="45B0E1" w:themeColor="accent1" w:themeTint="99"/>
                      <w:sz w:val="24"/>
                      <w:szCs w:val="24"/>
                      <w:lang w:val="vi-VN" w:eastAsia="x-none"/>
                    </w:rPr>
                  </w:rPrChange>
                </w:rPr>
                <w:t>12</w:t>
              </w:r>
            </w:ins>
            <w:ins w:id="1870" w:author="Tien Nguyen" w:date="2026-04-22T20:56:00Z">
              <w:r w:rsidRPr="00EF77B8">
                <w:rPr>
                  <w:rFonts w:ascii="Times New Roman" w:hAnsi="Times New Roman"/>
                  <w:sz w:val="20"/>
                  <w:szCs w:val="20"/>
                  <w:lang w:val="vi-VN" w:eastAsia="x-none"/>
                  <w:rPrChange w:id="1871" w:author="Nguyet Nguyen (Senior Legal Executive)" w:date="2026-05-05T09:59:00Z">
                    <w:rPr>
                      <w:rFonts w:ascii="Times New Roman" w:hAnsi="Times New Roman"/>
                      <w:color w:val="45B0E1" w:themeColor="accent1" w:themeTint="99"/>
                      <w:sz w:val="24"/>
                      <w:szCs w:val="24"/>
                      <w:lang w:val="vi-VN" w:eastAsia="x-none"/>
                    </w:rPr>
                  </w:rPrChange>
                </w:rPr>
                <w:t>.</w:t>
              </w:r>
            </w:ins>
            <w:ins w:id="1872" w:author="Tien Nguyen" w:date="2026-04-22T20:08:00Z">
              <w:r w:rsidRPr="00EF77B8">
                <w:rPr>
                  <w:rFonts w:ascii="Times New Roman" w:hAnsi="Times New Roman"/>
                  <w:sz w:val="20"/>
                  <w:szCs w:val="20"/>
                  <w:lang w:val="vi-VN" w:eastAsia="x-none"/>
                  <w:rPrChange w:id="1873" w:author="Nguyet Nguyen (Senior Legal Executive)" w:date="2026-05-05T09:59:00Z">
                    <w:rPr>
                      <w:rFonts w:ascii="Times New Roman" w:hAnsi="Times New Roman"/>
                      <w:color w:val="45B0E1" w:themeColor="accent1" w:themeTint="99"/>
                      <w:sz w:val="24"/>
                      <w:szCs w:val="24"/>
                      <w:lang w:val="vi-VN" w:eastAsia="x-none"/>
                    </w:rPr>
                  </w:rPrChange>
                </w:rPr>
                <w:t>000</w:t>
              </w:r>
            </w:ins>
            <w:ins w:id="1874" w:author="Tien Nguyen" w:date="2026-04-22T20:56:00Z">
              <w:r w:rsidRPr="00EF77B8">
                <w:rPr>
                  <w:rFonts w:ascii="Times New Roman" w:hAnsi="Times New Roman"/>
                  <w:sz w:val="20"/>
                  <w:szCs w:val="20"/>
                  <w:lang w:val="vi-VN" w:eastAsia="x-none"/>
                  <w:rPrChange w:id="1875" w:author="Nguyet Nguyen (Senior Legal Executive)" w:date="2026-05-05T09:59:00Z">
                    <w:rPr>
                      <w:rFonts w:ascii="Times New Roman" w:hAnsi="Times New Roman"/>
                      <w:color w:val="45B0E1" w:themeColor="accent1" w:themeTint="99"/>
                      <w:sz w:val="24"/>
                      <w:szCs w:val="24"/>
                      <w:lang w:val="vi-VN" w:eastAsia="x-none"/>
                    </w:rPr>
                  </w:rPrChange>
                </w:rPr>
                <w:t>.</w:t>
              </w:r>
            </w:ins>
            <w:ins w:id="1876" w:author="Tien Nguyen" w:date="2026-04-22T20:08:00Z">
              <w:r w:rsidRPr="00EF77B8">
                <w:rPr>
                  <w:rFonts w:ascii="Times New Roman" w:hAnsi="Times New Roman"/>
                  <w:sz w:val="20"/>
                  <w:szCs w:val="20"/>
                  <w:lang w:val="vi-VN" w:eastAsia="x-none"/>
                  <w:rPrChange w:id="1877"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5421AC9F" w14:textId="77777777" w:rsidR="004B4E92" w:rsidRPr="00EF77B8" w:rsidDel="00E67CBA" w:rsidRDefault="004B4E92" w:rsidP="004B4E92">
            <w:pPr>
              <w:spacing w:after="0" w:line="276" w:lineRule="auto"/>
              <w:rPr>
                <w:ins w:id="1878" w:author="Tien Nguyen" w:date="2026-04-22T17:06:00Z"/>
                <w:rFonts w:ascii="Times New Roman" w:hAnsi="Times New Roman"/>
                <w:sz w:val="20"/>
                <w:szCs w:val="20"/>
                <w:lang w:val="x-none" w:eastAsia="x-none"/>
                <w:rPrChange w:id="1879" w:author="Nguyet Nguyen (Senior Legal Executive)" w:date="2026-05-05T09:59:00Z">
                  <w:rPr>
                    <w:ins w:id="1880"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0A7E33C9" w14:textId="77777777" w:rsidTr="00EF77B8">
        <w:trPr>
          <w:ins w:id="1881" w:author="Tien Nguyen" w:date="2026-04-22T17:06:00Z"/>
        </w:trPr>
        <w:tc>
          <w:tcPr>
            <w:tcW w:w="540" w:type="dxa"/>
          </w:tcPr>
          <w:p w14:paraId="27F845F7" w14:textId="77777777" w:rsidR="004B4E92" w:rsidRPr="00EF77B8" w:rsidRDefault="004B4E92" w:rsidP="004B4E92">
            <w:pPr>
              <w:spacing w:after="0" w:line="276" w:lineRule="auto"/>
              <w:jc w:val="center"/>
              <w:rPr>
                <w:ins w:id="1882" w:author="Tien Nguyen" w:date="2026-04-22T17:06:00Z"/>
                <w:rFonts w:ascii="Times New Roman" w:hAnsi="Times New Roman"/>
                <w:sz w:val="20"/>
                <w:szCs w:val="20"/>
                <w:rPrChange w:id="1883" w:author="Nguyet Nguyen (Senior Legal Executive)" w:date="2026-05-05T09:59:00Z">
                  <w:rPr>
                    <w:ins w:id="1884" w:author="Tien Nguyen" w:date="2026-04-22T17:06:00Z"/>
                    <w:rFonts w:ascii="Times New Roman" w:hAnsi="Times New Roman"/>
                    <w:sz w:val="24"/>
                    <w:szCs w:val="24"/>
                  </w:rPr>
                </w:rPrChange>
              </w:rPr>
            </w:pPr>
          </w:p>
        </w:tc>
        <w:tc>
          <w:tcPr>
            <w:tcW w:w="1530" w:type="dxa"/>
            <w:vMerge/>
          </w:tcPr>
          <w:p w14:paraId="7AA0CCD9" w14:textId="77777777" w:rsidR="004B4E92" w:rsidRPr="00EF77B8" w:rsidDel="00E67CBA" w:rsidRDefault="004B4E92" w:rsidP="004B4E92">
            <w:pPr>
              <w:spacing w:after="0" w:line="276" w:lineRule="auto"/>
              <w:rPr>
                <w:ins w:id="1885" w:author="Tien Nguyen" w:date="2026-04-22T17:06:00Z"/>
                <w:rFonts w:ascii="Times New Roman" w:hAnsi="Times New Roman"/>
                <w:sz w:val="20"/>
                <w:szCs w:val="20"/>
                <w:lang w:val="x-none" w:eastAsia="x-none"/>
                <w:rPrChange w:id="1886" w:author="Nguyet Nguyen (Senior Legal Executive)" w:date="2026-05-05T09:59:00Z">
                  <w:rPr>
                    <w:ins w:id="1887"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672E5D38" w14:textId="77777777" w:rsidR="004B4E92" w:rsidRPr="00EF77B8" w:rsidRDefault="004B4E92" w:rsidP="004B4E92">
            <w:pPr>
              <w:spacing w:after="0" w:line="276" w:lineRule="auto"/>
              <w:rPr>
                <w:ins w:id="1888" w:author="Tien Nguyen" w:date="2026-04-23T21:05:00Z"/>
                <w:rFonts w:ascii="Times New Roman" w:hAnsi="Times New Roman"/>
                <w:sz w:val="20"/>
                <w:szCs w:val="20"/>
                <w:lang w:val="vi-VN" w:eastAsia="x-none"/>
                <w:rPrChange w:id="1889" w:author="Nguyet Nguyen (Senior Legal Executive)" w:date="2026-05-05T09:59:00Z">
                  <w:rPr>
                    <w:ins w:id="1890" w:author="Tien Nguyen" w:date="2026-04-23T21:05:00Z"/>
                    <w:rFonts w:ascii="Times New Roman" w:hAnsi="Times New Roman"/>
                    <w:color w:val="45B0E1" w:themeColor="accent1" w:themeTint="99"/>
                    <w:sz w:val="24"/>
                    <w:szCs w:val="24"/>
                    <w:lang w:val="vi-VN" w:eastAsia="x-none"/>
                  </w:rPr>
                </w:rPrChange>
              </w:rPr>
            </w:pPr>
            <w:ins w:id="1891" w:author="Tien Nguyen" w:date="2026-04-22T20:06:00Z">
              <w:r w:rsidRPr="00EF77B8">
                <w:rPr>
                  <w:rFonts w:ascii="Times New Roman" w:hAnsi="Times New Roman"/>
                  <w:sz w:val="20"/>
                  <w:szCs w:val="20"/>
                  <w:lang w:val="vi-VN" w:eastAsia="x-none"/>
                  <w:rPrChange w:id="1892" w:author="Nguyet Nguyen (Senior Legal Executive)" w:date="2026-05-05T09:59:00Z">
                    <w:rPr>
                      <w:rFonts w:ascii="Times New Roman" w:hAnsi="Times New Roman"/>
                      <w:color w:val="45B0E1" w:themeColor="accent1" w:themeTint="99"/>
                      <w:sz w:val="24"/>
                      <w:szCs w:val="24"/>
                      <w:lang w:val="vi-VN" w:eastAsia="x-none"/>
                    </w:rPr>
                  </w:rPrChange>
                </w:rPr>
                <w:t>Thiết bị</w:t>
              </w:r>
            </w:ins>
            <w:ins w:id="1893" w:author="Tien Nguyen" w:date="2026-04-22T20:07:00Z">
              <w:r w:rsidRPr="00EF77B8">
                <w:rPr>
                  <w:rFonts w:ascii="Times New Roman" w:hAnsi="Times New Roman"/>
                  <w:sz w:val="20"/>
                  <w:szCs w:val="20"/>
                  <w:lang w:val="vi-VN" w:eastAsia="x-none"/>
                  <w:rPrChange w:id="1894" w:author="Nguyet Nguyen (Senior Legal Executive)" w:date="2026-05-05T09:59:00Z">
                    <w:rPr>
                      <w:rFonts w:ascii="Times New Roman" w:hAnsi="Times New Roman"/>
                      <w:color w:val="45B0E1" w:themeColor="accent1" w:themeTint="99"/>
                      <w:sz w:val="24"/>
                      <w:szCs w:val="24"/>
                      <w:lang w:val="vi-VN" w:eastAsia="x-none"/>
                    </w:rPr>
                  </w:rPrChange>
                </w:rPr>
                <w:t xml:space="preserve"> quay phim </w:t>
              </w:r>
            </w:ins>
          </w:p>
          <w:p w14:paraId="79B51D2A" w14:textId="43E3652C" w:rsidR="004B4E92" w:rsidRPr="00EF77B8" w:rsidRDefault="00C31EB7" w:rsidP="004B4E92">
            <w:pPr>
              <w:spacing w:after="0" w:line="276" w:lineRule="auto"/>
              <w:rPr>
                <w:ins w:id="1895" w:author="Tien Nguyen" w:date="2026-04-23T21:05:00Z"/>
                <w:rFonts w:ascii="Times New Roman" w:hAnsi="Times New Roman"/>
                <w:sz w:val="20"/>
                <w:szCs w:val="20"/>
                <w:lang w:val="vi-VN" w:eastAsia="x-none"/>
                <w:rPrChange w:id="1896" w:author="Nguyet Nguyen (Senior Legal Executive)" w:date="2026-05-05T09:59:00Z">
                  <w:rPr>
                    <w:ins w:id="1897" w:author="Tien Nguyen" w:date="2026-04-23T21:05:00Z"/>
                    <w:rFonts w:ascii="Times New Roman" w:hAnsi="Times New Roman"/>
                    <w:color w:val="45B0E1" w:themeColor="accent1" w:themeTint="99"/>
                    <w:sz w:val="24"/>
                    <w:szCs w:val="24"/>
                    <w:lang w:val="vi-VN" w:eastAsia="x-none"/>
                  </w:rPr>
                </w:rPrChange>
              </w:rPr>
            </w:pPr>
            <w:ins w:id="1898" w:author="Nguyet Nguyen (Senior Legal Executive)" w:date="2026-05-05T11:40:00Z">
              <w:r>
                <w:rPr>
                  <w:rFonts w:ascii="Times New Roman" w:hAnsi="Times New Roman"/>
                  <w:sz w:val="20"/>
                  <w:szCs w:val="20"/>
                  <w:lang w:eastAsia="x-none"/>
                </w:rPr>
                <w:t xml:space="preserve">- </w:t>
              </w:r>
            </w:ins>
            <w:ins w:id="1899" w:author="Tien Nguyen" w:date="2026-04-23T21:05:00Z">
              <w:r w:rsidR="004B4E92" w:rsidRPr="00EF77B8">
                <w:rPr>
                  <w:rFonts w:ascii="Times New Roman" w:hAnsi="Times New Roman"/>
                  <w:sz w:val="20"/>
                  <w:szCs w:val="20"/>
                  <w:lang w:val="vi-VN" w:eastAsia="x-none"/>
                  <w:rPrChange w:id="1900" w:author="Nguyet Nguyen (Senior Legal Executive)" w:date="2026-05-05T09:59:00Z">
                    <w:rPr>
                      <w:rFonts w:ascii="Times New Roman" w:hAnsi="Times New Roman"/>
                      <w:color w:val="45B0E1" w:themeColor="accent1" w:themeTint="99"/>
                      <w:sz w:val="24"/>
                      <w:szCs w:val="24"/>
                      <w:lang w:val="vi-VN" w:eastAsia="x-none"/>
                    </w:rPr>
                  </w:rPrChange>
                </w:rPr>
                <w:t>Cinematic Sony Camera</w:t>
              </w:r>
            </w:ins>
          </w:p>
          <w:p w14:paraId="342CD4E9" w14:textId="77777777" w:rsidR="004B4E92" w:rsidRPr="00EF77B8" w:rsidRDefault="004B4E92" w:rsidP="004B4E92">
            <w:pPr>
              <w:spacing w:after="0" w:line="276" w:lineRule="auto"/>
              <w:rPr>
                <w:ins w:id="1901" w:author="Tien Nguyen" w:date="2026-04-23T21:05:00Z"/>
                <w:rFonts w:ascii="Times New Roman" w:hAnsi="Times New Roman"/>
                <w:sz w:val="20"/>
                <w:szCs w:val="20"/>
                <w:lang w:val="vi-VN" w:eastAsia="x-none"/>
                <w:rPrChange w:id="1902" w:author="Nguyet Nguyen (Senior Legal Executive)" w:date="2026-05-05T09:59:00Z">
                  <w:rPr>
                    <w:ins w:id="1903" w:author="Tien Nguyen" w:date="2026-04-23T21:05:00Z"/>
                    <w:rFonts w:ascii="Times New Roman" w:hAnsi="Times New Roman"/>
                    <w:color w:val="45B0E1" w:themeColor="accent1" w:themeTint="99"/>
                    <w:sz w:val="24"/>
                    <w:szCs w:val="24"/>
                    <w:lang w:val="vi-VN" w:eastAsia="x-none"/>
                  </w:rPr>
                </w:rPrChange>
              </w:rPr>
            </w:pPr>
            <w:ins w:id="1904" w:author="Tien Nguyen" w:date="2026-04-23T21:05:00Z">
              <w:r w:rsidRPr="00EF77B8">
                <w:rPr>
                  <w:rFonts w:ascii="Times New Roman" w:hAnsi="Times New Roman"/>
                  <w:sz w:val="20"/>
                  <w:szCs w:val="20"/>
                  <w:lang w:val="vi-VN" w:eastAsia="x-none"/>
                  <w:rPrChange w:id="1905" w:author="Nguyet Nguyen (Senior Legal Executive)" w:date="2026-05-05T09:59:00Z">
                    <w:rPr>
                      <w:rFonts w:ascii="Times New Roman" w:hAnsi="Times New Roman"/>
                      <w:color w:val="45B0E1" w:themeColor="accent1" w:themeTint="99"/>
                      <w:sz w:val="24"/>
                      <w:szCs w:val="24"/>
                      <w:lang w:val="vi-VN" w:eastAsia="x-none"/>
                    </w:rPr>
                  </w:rPrChange>
                </w:rPr>
                <w:t>- Lens Full range Sony</w:t>
              </w:r>
            </w:ins>
          </w:p>
          <w:p w14:paraId="05DFA2E9" w14:textId="36F0C3D7" w:rsidR="004B4E92" w:rsidRPr="00EF77B8" w:rsidDel="00E67CBA" w:rsidRDefault="004B4E92" w:rsidP="004B4E92">
            <w:pPr>
              <w:spacing w:after="0" w:line="276" w:lineRule="auto"/>
              <w:rPr>
                <w:ins w:id="1906" w:author="Tien Nguyen" w:date="2026-04-22T17:06:00Z"/>
                <w:rFonts w:ascii="Times New Roman" w:hAnsi="Times New Roman"/>
                <w:sz w:val="20"/>
                <w:szCs w:val="20"/>
                <w:lang w:val="vi-VN" w:eastAsia="x-none"/>
                <w:rPrChange w:id="1907" w:author="Nguyet Nguyen (Senior Legal Executive)" w:date="2026-05-05T09:59:00Z">
                  <w:rPr>
                    <w:ins w:id="1908" w:author="Tien Nguyen" w:date="2026-04-22T17:06:00Z"/>
                    <w:rFonts w:ascii="Times New Roman" w:hAnsi="Times New Roman"/>
                    <w:color w:val="45B0E1" w:themeColor="accent1" w:themeTint="99"/>
                    <w:sz w:val="24"/>
                    <w:szCs w:val="24"/>
                    <w:lang w:val="x-none" w:eastAsia="x-none"/>
                  </w:rPr>
                </w:rPrChange>
              </w:rPr>
            </w:pPr>
            <w:ins w:id="1909" w:author="Tien Nguyen" w:date="2026-04-23T21:05:00Z">
              <w:r w:rsidRPr="00EF77B8">
                <w:rPr>
                  <w:rFonts w:ascii="Times New Roman" w:hAnsi="Times New Roman"/>
                  <w:sz w:val="20"/>
                  <w:szCs w:val="20"/>
                  <w:lang w:val="vi-VN" w:eastAsia="x-none"/>
                  <w:rPrChange w:id="1910" w:author="Nguyet Nguyen (Senior Legal Executive)" w:date="2026-05-05T09:59:00Z">
                    <w:rPr>
                      <w:rFonts w:ascii="Times New Roman" w:hAnsi="Times New Roman"/>
                      <w:color w:val="45B0E1" w:themeColor="accent1" w:themeTint="99"/>
                      <w:sz w:val="24"/>
                      <w:szCs w:val="24"/>
                      <w:lang w:val="vi-VN" w:eastAsia="x-none"/>
                    </w:rPr>
                  </w:rPrChange>
                </w:rPr>
                <w:t>- Gimble</w:t>
              </w:r>
            </w:ins>
          </w:p>
        </w:tc>
        <w:tc>
          <w:tcPr>
            <w:tcW w:w="818" w:type="dxa"/>
          </w:tcPr>
          <w:p w14:paraId="6F7984B5" w14:textId="33F8782C" w:rsidR="004B4E92" w:rsidRPr="00EF77B8" w:rsidDel="00E67CBA" w:rsidRDefault="004B4E92" w:rsidP="004B4E92">
            <w:pPr>
              <w:spacing w:after="0" w:line="276" w:lineRule="auto"/>
              <w:rPr>
                <w:ins w:id="1911" w:author="Tien Nguyen" w:date="2026-04-22T17:06:00Z"/>
                <w:rFonts w:ascii="Times New Roman" w:hAnsi="Times New Roman"/>
                <w:sz w:val="20"/>
                <w:szCs w:val="20"/>
                <w:lang w:val="vi-VN" w:eastAsia="x-none"/>
                <w:rPrChange w:id="1912" w:author="Nguyet Nguyen (Senior Legal Executive)" w:date="2026-05-05T09:59:00Z">
                  <w:rPr>
                    <w:ins w:id="1913" w:author="Tien Nguyen" w:date="2026-04-22T17:06:00Z"/>
                    <w:rFonts w:ascii="Times New Roman" w:hAnsi="Times New Roman"/>
                    <w:color w:val="45B0E1" w:themeColor="accent1" w:themeTint="99"/>
                    <w:sz w:val="24"/>
                    <w:szCs w:val="24"/>
                    <w:lang w:val="x-none" w:eastAsia="x-none"/>
                  </w:rPr>
                </w:rPrChange>
              </w:rPr>
            </w:pPr>
            <w:ins w:id="1914" w:author="Tien Nguyen" w:date="2026-04-22T20:07:00Z">
              <w:r w:rsidRPr="00EF77B8">
                <w:rPr>
                  <w:rFonts w:ascii="Times New Roman" w:hAnsi="Times New Roman"/>
                  <w:sz w:val="20"/>
                  <w:szCs w:val="20"/>
                  <w:lang w:val="vi-VN" w:eastAsia="x-none"/>
                  <w:rPrChange w:id="1915"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66DE1EF2" w14:textId="592DD19F" w:rsidR="004B4E92" w:rsidRPr="00EF77B8" w:rsidRDefault="004B4E92" w:rsidP="00C31EB7">
            <w:pPr>
              <w:spacing w:after="0" w:line="276" w:lineRule="auto"/>
              <w:jc w:val="center"/>
              <w:rPr>
                <w:ins w:id="1916" w:author="Tien Nguyen" w:date="2026-04-23T20:51:00Z"/>
                <w:rFonts w:ascii="Times New Roman" w:hAnsi="Times New Roman"/>
                <w:sz w:val="20"/>
                <w:szCs w:val="20"/>
                <w:lang w:val="vi-VN" w:eastAsia="x-none"/>
                <w:rPrChange w:id="1917" w:author="Nguyet Nguyen (Senior Legal Executive)" w:date="2026-05-05T09:59:00Z">
                  <w:rPr>
                    <w:ins w:id="1918" w:author="Tien Nguyen" w:date="2026-04-23T20:51:00Z"/>
                    <w:rFonts w:ascii="Times New Roman" w:hAnsi="Times New Roman"/>
                    <w:color w:val="45B0E1" w:themeColor="accent1" w:themeTint="99"/>
                    <w:sz w:val="24"/>
                    <w:szCs w:val="24"/>
                    <w:lang w:val="vi-VN" w:eastAsia="x-none"/>
                  </w:rPr>
                </w:rPrChange>
              </w:rPr>
              <w:pPrChange w:id="1919" w:author="Nguyet Nguyen (Senior Legal Executive)" w:date="2026-05-05T11:43:00Z">
                <w:pPr>
                  <w:spacing w:after="0" w:line="276" w:lineRule="auto"/>
                </w:pPr>
              </w:pPrChange>
            </w:pPr>
            <w:ins w:id="1920" w:author="Tien Nguyen" w:date="2026-04-23T21:05:00Z">
              <w:r w:rsidRPr="00EF77B8">
                <w:rPr>
                  <w:rFonts w:ascii="Times New Roman" w:hAnsi="Times New Roman"/>
                  <w:sz w:val="20"/>
                  <w:szCs w:val="20"/>
                  <w:lang w:val="vi-VN" w:eastAsia="x-none"/>
                  <w:rPrChange w:id="192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23E4F935" w14:textId="5E406135" w:rsidR="004B4E92" w:rsidRPr="00EF77B8" w:rsidDel="00E67CBA" w:rsidRDefault="004B4E92" w:rsidP="00C31EB7">
            <w:pPr>
              <w:spacing w:after="0" w:line="276" w:lineRule="auto"/>
              <w:jc w:val="center"/>
              <w:rPr>
                <w:ins w:id="1922" w:author="Tien Nguyen" w:date="2026-04-22T17:06:00Z"/>
                <w:rFonts w:ascii="Times New Roman" w:hAnsi="Times New Roman"/>
                <w:sz w:val="20"/>
                <w:szCs w:val="20"/>
                <w:lang w:val="vi-VN" w:eastAsia="x-none"/>
                <w:rPrChange w:id="1923" w:author="Nguyet Nguyen (Senior Legal Executive)" w:date="2026-05-05T09:59:00Z">
                  <w:rPr>
                    <w:ins w:id="1924" w:author="Tien Nguyen" w:date="2026-04-22T17:06:00Z"/>
                    <w:rFonts w:ascii="Times New Roman" w:hAnsi="Times New Roman"/>
                    <w:color w:val="45B0E1" w:themeColor="accent1" w:themeTint="99"/>
                    <w:sz w:val="24"/>
                    <w:szCs w:val="24"/>
                    <w:lang w:val="x-none" w:eastAsia="x-none"/>
                  </w:rPr>
                </w:rPrChange>
              </w:rPr>
              <w:pPrChange w:id="1925" w:author="Nguyet Nguyen (Senior Legal Executive)" w:date="2026-05-05T11:43:00Z">
                <w:pPr>
                  <w:spacing w:after="0" w:line="276" w:lineRule="auto"/>
                </w:pPr>
              </w:pPrChange>
            </w:pPr>
            <w:ins w:id="1926" w:author="Tien Nguyen" w:date="2026-04-22T20:07:00Z">
              <w:r w:rsidRPr="00EF77B8">
                <w:rPr>
                  <w:rFonts w:ascii="Times New Roman" w:hAnsi="Times New Roman"/>
                  <w:sz w:val="20"/>
                  <w:szCs w:val="20"/>
                  <w:lang w:val="vi-VN" w:eastAsia="x-none"/>
                  <w:rPrChange w:id="1927"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22393DFF" w14:textId="49938286" w:rsidR="004B4E92" w:rsidRPr="00EF77B8" w:rsidDel="00E67CBA" w:rsidRDefault="004B4E92" w:rsidP="00EF77B8">
            <w:pPr>
              <w:spacing w:after="0" w:line="276" w:lineRule="auto"/>
              <w:jc w:val="right"/>
              <w:rPr>
                <w:ins w:id="1928" w:author="Tien Nguyen" w:date="2026-04-22T17:06:00Z"/>
                <w:rFonts w:ascii="Times New Roman" w:hAnsi="Times New Roman"/>
                <w:sz w:val="20"/>
                <w:szCs w:val="20"/>
                <w:lang w:val="vi-VN" w:eastAsia="x-none"/>
                <w:rPrChange w:id="1929" w:author="Nguyet Nguyen (Senior Legal Executive)" w:date="2026-05-05T09:59:00Z">
                  <w:rPr>
                    <w:ins w:id="1930" w:author="Tien Nguyen" w:date="2026-04-22T17:06:00Z"/>
                    <w:rFonts w:ascii="Times New Roman" w:hAnsi="Times New Roman"/>
                    <w:color w:val="45B0E1" w:themeColor="accent1" w:themeTint="99"/>
                    <w:sz w:val="24"/>
                    <w:szCs w:val="24"/>
                    <w:lang w:val="x-none" w:eastAsia="x-none"/>
                  </w:rPr>
                </w:rPrChange>
              </w:rPr>
              <w:pPrChange w:id="1931" w:author="Nguyet Nguyen (Senior Legal Executive)" w:date="2026-05-05T10:02:00Z">
                <w:pPr>
                  <w:spacing w:after="0" w:line="276" w:lineRule="auto"/>
                </w:pPr>
              </w:pPrChange>
            </w:pPr>
            <w:ins w:id="1932" w:author="Tien Nguyen" w:date="2026-04-22T20:08:00Z">
              <w:r w:rsidRPr="00EF77B8">
                <w:rPr>
                  <w:rFonts w:ascii="Times New Roman" w:hAnsi="Times New Roman"/>
                  <w:sz w:val="20"/>
                  <w:szCs w:val="20"/>
                  <w:lang w:val="vi-VN" w:eastAsia="x-none"/>
                  <w:rPrChange w:id="1933" w:author="Nguyet Nguyen (Senior Legal Executive)" w:date="2026-05-05T09:59:00Z">
                    <w:rPr>
                      <w:rFonts w:ascii="Times New Roman" w:hAnsi="Times New Roman"/>
                      <w:color w:val="45B0E1" w:themeColor="accent1" w:themeTint="99"/>
                      <w:sz w:val="24"/>
                      <w:szCs w:val="24"/>
                      <w:lang w:val="vi-VN" w:eastAsia="x-none"/>
                    </w:rPr>
                  </w:rPrChange>
                </w:rPr>
                <w:t>4,000,000</w:t>
              </w:r>
            </w:ins>
          </w:p>
        </w:tc>
        <w:tc>
          <w:tcPr>
            <w:tcW w:w="1418" w:type="dxa"/>
          </w:tcPr>
          <w:p w14:paraId="090C2E04" w14:textId="0F38648C" w:rsidR="004B4E92" w:rsidRPr="00EF77B8" w:rsidDel="00E67CBA" w:rsidRDefault="004B4E92" w:rsidP="00EF77B8">
            <w:pPr>
              <w:spacing w:after="0" w:line="276" w:lineRule="auto"/>
              <w:jc w:val="right"/>
              <w:rPr>
                <w:ins w:id="1934" w:author="Tien Nguyen" w:date="2026-04-22T17:06:00Z"/>
                <w:rFonts w:ascii="Times New Roman" w:hAnsi="Times New Roman"/>
                <w:sz w:val="20"/>
                <w:szCs w:val="20"/>
                <w:lang w:val="vi-VN" w:eastAsia="x-none"/>
                <w:rPrChange w:id="1935" w:author="Nguyet Nguyen (Senior Legal Executive)" w:date="2026-05-05T09:59:00Z">
                  <w:rPr>
                    <w:ins w:id="1936" w:author="Tien Nguyen" w:date="2026-04-22T17:06:00Z"/>
                    <w:rFonts w:ascii="Times New Roman" w:hAnsi="Times New Roman"/>
                    <w:color w:val="45B0E1" w:themeColor="accent1" w:themeTint="99"/>
                    <w:sz w:val="24"/>
                    <w:szCs w:val="24"/>
                    <w:lang w:val="x-none" w:eastAsia="x-none"/>
                  </w:rPr>
                </w:rPrChange>
              </w:rPr>
              <w:pPrChange w:id="1937" w:author="Nguyet Nguyen (Senior Legal Executive)" w:date="2026-05-05T10:02:00Z">
                <w:pPr>
                  <w:spacing w:after="0" w:line="276" w:lineRule="auto"/>
                </w:pPr>
              </w:pPrChange>
            </w:pPr>
            <w:ins w:id="1938" w:author="Tien Nguyen" w:date="2026-04-23T00:18:00Z">
              <w:r w:rsidRPr="00EF77B8">
                <w:rPr>
                  <w:rFonts w:ascii="Times New Roman" w:hAnsi="Times New Roman"/>
                  <w:sz w:val="20"/>
                  <w:szCs w:val="20"/>
                  <w:lang w:val="vi-VN" w:eastAsia="x-none"/>
                  <w:rPrChange w:id="1939" w:author="Nguyet Nguyen (Senior Legal Executive)" w:date="2026-05-05T09:59:00Z">
                    <w:rPr>
                      <w:rFonts w:ascii="Times New Roman" w:hAnsi="Times New Roman"/>
                      <w:color w:val="45B0E1" w:themeColor="accent1" w:themeTint="99"/>
                      <w:sz w:val="24"/>
                      <w:szCs w:val="24"/>
                      <w:lang w:val="vi-VN" w:eastAsia="x-none"/>
                    </w:rPr>
                  </w:rPrChange>
                </w:rPr>
                <w:t>4</w:t>
              </w:r>
            </w:ins>
            <w:ins w:id="1940" w:author="Tien Nguyen" w:date="2026-04-22T20:08:00Z">
              <w:r w:rsidRPr="00EF77B8">
                <w:rPr>
                  <w:rFonts w:ascii="Times New Roman" w:hAnsi="Times New Roman"/>
                  <w:sz w:val="20"/>
                  <w:szCs w:val="20"/>
                  <w:lang w:val="vi-VN" w:eastAsia="x-none"/>
                  <w:rPrChange w:id="1941" w:author="Nguyet Nguyen (Senior Legal Executive)" w:date="2026-05-05T09:59:00Z">
                    <w:rPr>
                      <w:rFonts w:ascii="Times New Roman" w:hAnsi="Times New Roman"/>
                      <w:color w:val="45B0E1" w:themeColor="accent1" w:themeTint="99"/>
                      <w:sz w:val="24"/>
                      <w:szCs w:val="24"/>
                      <w:lang w:val="vi-VN" w:eastAsia="x-none"/>
                    </w:rPr>
                  </w:rPrChange>
                </w:rPr>
                <w:t>,000,000</w:t>
              </w:r>
            </w:ins>
          </w:p>
        </w:tc>
        <w:tc>
          <w:tcPr>
            <w:tcW w:w="652" w:type="dxa"/>
          </w:tcPr>
          <w:p w14:paraId="334E02C8" w14:textId="77777777" w:rsidR="004B4E92" w:rsidRPr="00EF77B8" w:rsidDel="00E67CBA" w:rsidRDefault="004B4E92" w:rsidP="004B4E92">
            <w:pPr>
              <w:spacing w:after="0" w:line="276" w:lineRule="auto"/>
              <w:rPr>
                <w:ins w:id="1942" w:author="Tien Nguyen" w:date="2026-04-22T17:06:00Z"/>
                <w:rFonts w:ascii="Times New Roman" w:hAnsi="Times New Roman"/>
                <w:sz w:val="20"/>
                <w:szCs w:val="20"/>
                <w:lang w:val="x-none" w:eastAsia="x-none"/>
                <w:rPrChange w:id="1943" w:author="Nguyet Nguyen (Senior Legal Executive)" w:date="2026-05-05T09:59:00Z">
                  <w:rPr>
                    <w:ins w:id="1944"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602E9432" w14:textId="77777777" w:rsidTr="00EF77B8">
        <w:trPr>
          <w:ins w:id="1945" w:author="Tien Nguyen" w:date="2026-04-22T17:06:00Z"/>
        </w:trPr>
        <w:tc>
          <w:tcPr>
            <w:tcW w:w="540" w:type="dxa"/>
          </w:tcPr>
          <w:p w14:paraId="2F43BBF6" w14:textId="77777777" w:rsidR="004B4E92" w:rsidRPr="00EF77B8" w:rsidRDefault="004B4E92" w:rsidP="004B4E92">
            <w:pPr>
              <w:spacing w:after="0" w:line="276" w:lineRule="auto"/>
              <w:jc w:val="center"/>
              <w:rPr>
                <w:ins w:id="1946" w:author="Tien Nguyen" w:date="2026-04-22T17:06:00Z"/>
                <w:rFonts w:ascii="Times New Roman" w:hAnsi="Times New Roman"/>
                <w:sz w:val="20"/>
                <w:szCs w:val="20"/>
                <w:rPrChange w:id="1947" w:author="Nguyet Nguyen (Senior Legal Executive)" w:date="2026-05-05T09:59:00Z">
                  <w:rPr>
                    <w:ins w:id="1948" w:author="Tien Nguyen" w:date="2026-04-22T17:06:00Z"/>
                    <w:rFonts w:ascii="Times New Roman" w:hAnsi="Times New Roman"/>
                    <w:sz w:val="24"/>
                    <w:szCs w:val="24"/>
                  </w:rPr>
                </w:rPrChange>
              </w:rPr>
            </w:pPr>
          </w:p>
        </w:tc>
        <w:tc>
          <w:tcPr>
            <w:tcW w:w="1530" w:type="dxa"/>
            <w:vMerge w:val="restart"/>
          </w:tcPr>
          <w:p w14:paraId="548E99D8" w14:textId="5D20A358" w:rsidR="004B4E92" w:rsidRPr="00EF77B8" w:rsidDel="00E67CBA" w:rsidRDefault="004B4E92" w:rsidP="004B4E92">
            <w:pPr>
              <w:spacing w:after="0" w:line="276" w:lineRule="auto"/>
              <w:rPr>
                <w:ins w:id="1949" w:author="Tien Nguyen" w:date="2026-04-22T17:06:00Z"/>
                <w:rFonts w:ascii="Times New Roman" w:hAnsi="Times New Roman"/>
                <w:sz w:val="20"/>
                <w:szCs w:val="20"/>
                <w:lang w:val="vi-VN" w:eastAsia="x-none"/>
                <w:rPrChange w:id="1950" w:author="Nguyet Nguyen (Senior Legal Executive)" w:date="2026-05-05T09:59:00Z">
                  <w:rPr>
                    <w:ins w:id="1951" w:author="Tien Nguyen" w:date="2026-04-22T17:06:00Z"/>
                    <w:rFonts w:ascii="Times New Roman" w:hAnsi="Times New Roman"/>
                    <w:color w:val="45B0E1" w:themeColor="accent1" w:themeTint="99"/>
                    <w:sz w:val="24"/>
                    <w:szCs w:val="24"/>
                    <w:lang w:val="x-none" w:eastAsia="x-none"/>
                  </w:rPr>
                </w:rPrChange>
              </w:rPr>
            </w:pPr>
            <w:ins w:id="1952" w:author="Tien Nguyen" w:date="2026-04-22T20:09:00Z">
              <w:r w:rsidRPr="00EF77B8">
                <w:rPr>
                  <w:rFonts w:ascii="Times New Roman" w:hAnsi="Times New Roman"/>
                  <w:sz w:val="20"/>
                  <w:szCs w:val="20"/>
                  <w:lang w:val="vi-VN" w:eastAsia="x-none"/>
                  <w:rPrChange w:id="1953" w:author="Nguyet Nguyen (Senior Legal Executive)" w:date="2026-05-05T09:59:00Z">
                    <w:rPr>
                      <w:rFonts w:ascii="Times New Roman" w:hAnsi="Times New Roman"/>
                      <w:color w:val="45B0E1" w:themeColor="accent1" w:themeTint="99"/>
                      <w:sz w:val="24"/>
                      <w:szCs w:val="24"/>
                      <w:lang w:val="vi-VN" w:eastAsia="x-none"/>
                    </w:rPr>
                  </w:rPrChange>
                </w:rPr>
                <w:t xml:space="preserve">Hậu kỳ </w:t>
              </w:r>
            </w:ins>
          </w:p>
        </w:tc>
        <w:tc>
          <w:tcPr>
            <w:tcW w:w="2658" w:type="dxa"/>
          </w:tcPr>
          <w:p w14:paraId="7DB0C643" w14:textId="56673971" w:rsidR="004B4E92" w:rsidRPr="00EF77B8" w:rsidDel="00E67CBA" w:rsidRDefault="004B4E92" w:rsidP="004B4E92">
            <w:pPr>
              <w:spacing w:after="0" w:line="276" w:lineRule="auto"/>
              <w:rPr>
                <w:ins w:id="1954" w:author="Tien Nguyen" w:date="2026-04-22T17:06:00Z"/>
                <w:rFonts w:ascii="Times New Roman" w:hAnsi="Times New Roman"/>
                <w:sz w:val="20"/>
                <w:szCs w:val="20"/>
                <w:lang w:val="x-none" w:eastAsia="x-none"/>
                <w:rPrChange w:id="1955" w:author="Nguyet Nguyen (Senior Legal Executive)" w:date="2026-05-05T09:59:00Z">
                  <w:rPr>
                    <w:ins w:id="1956" w:author="Tien Nguyen" w:date="2026-04-22T17:06:00Z"/>
                    <w:rFonts w:ascii="Times New Roman" w:hAnsi="Times New Roman"/>
                    <w:color w:val="45B0E1" w:themeColor="accent1" w:themeTint="99"/>
                    <w:sz w:val="24"/>
                    <w:szCs w:val="24"/>
                    <w:lang w:val="x-none" w:eastAsia="x-none"/>
                  </w:rPr>
                </w:rPrChange>
              </w:rPr>
            </w:pPr>
            <w:ins w:id="1957" w:author="Tien Nguyen" w:date="2026-04-22T20:10:00Z">
              <w:r w:rsidRPr="00EF77B8">
                <w:rPr>
                  <w:rFonts w:ascii="Times New Roman" w:hAnsi="Times New Roman"/>
                  <w:sz w:val="20"/>
                  <w:szCs w:val="20"/>
                  <w:rPrChange w:id="1958" w:author="Nguyet Nguyen (Senior Legal Executive)" w:date="2026-05-05T09:59:00Z">
                    <w:rPr/>
                  </w:rPrChange>
                </w:rPr>
                <w:t>Hậu kỳ &amp; chỉnh sửa 49 hình ảnh</w:t>
              </w:r>
            </w:ins>
          </w:p>
        </w:tc>
        <w:tc>
          <w:tcPr>
            <w:tcW w:w="818" w:type="dxa"/>
          </w:tcPr>
          <w:p w14:paraId="01B2ED88" w14:textId="5DB0568B" w:rsidR="004B4E92" w:rsidRPr="00EF77B8" w:rsidDel="00E67CBA" w:rsidRDefault="004B4E92" w:rsidP="004B4E92">
            <w:pPr>
              <w:spacing w:after="0" w:line="276" w:lineRule="auto"/>
              <w:rPr>
                <w:ins w:id="1959" w:author="Tien Nguyen" w:date="2026-04-22T17:06:00Z"/>
                <w:rFonts w:ascii="Times New Roman" w:hAnsi="Times New Roman"/>
                <w:sz w:val="20"/>
                <w:szCs w:val="20"/>
                <w:lang w:val="vi-VN" w:eastAsia="x-none"/>
                <w:rPrChange w:id="1960" w:author="Nguyet Nguyen (Senior Legal Executive)" w:date="2026-05-05T09:59:00Z">
                  <w:rPr>
                    <w:ins w:id="1961" w:author="Tien Nguyen" w:date="2026-04-22T17:06:00Z"/>
                    <w:rFonts w:ascii="Times New Roman" w:hAnsi="Times New Roman"/>
                    <w:color w:val="45B0E1" w:themeColor="accent1" w:themeTint="99"/>
                    <w:sz w:val="24"/>
                    <w:szCs w:val="24"/>
                    <w:lang w:val="x-none" w:eastAsia="x-none"/>
                  </w:rPr>
                </w:rPrChange>
              </w:rPr>
            </w:pPr>
            <w:ins w:id="1962" w:author="Tien Nguyen" w:date="2026-04-22T20:10:00Z">
              <w:r w:rsidRPr="00EF77B8">
                <w:rPr>
                  <w:rFonts w:ascii="Times New Roman" w:hAnsi="Times New Roman"/>
                  <w:sz w:val="20"/>
                  <w:szCs w:val="20"/>
                  <w:lang w:val="vi-VN" w:eastAsia="x-none"/>
                  <w:rPrChange w:id="1963"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69EEC85E" w14:textId="66CEB23E" w:rsidR="004B4E92" w:rsidRPr="00EF77B8" w:rsidRDefault="004B4E92" w:rsidP="00C31EB7">
            <w:pPr>
              <w:spacing w:after="0" w:line="276" w:lineRule="auto"/>
              <w:jc w:val="center"/>
              <w:rPr>
                <w:ins w:id="1964" w:author="Tien Nguyen" w:date="2026-04-23T20:51:00Z"/>
                <w:rFonts w:ascii="Times New Roman" w:hAnsi="Times New Roman"/>
                <w:sz w:val="20"/>
                <w:szCs w:val="20"/>
                <w:lang w:val="vi-VN" w:eastAsia="x-none"/>
                <w:rPrChange w:id="1965" w:author="Nguyet Nguyen (Senior Legal Executive)" w:date="2026-05-05T09:59:00Z">
                  <w:rPr>
                    <w:ins w:id="1966" w:author="Tien Nguyen" w:date="2026-04-23T20:51:00Z"/>
                    <w:rFonts w:ascii="Times New Roman" w:hAnsi="Times New Roman"/>
                    <w:color w:val="45B0E1" w:themeColor="accent1" w:themeTint="99"/>
                    <w:sz w:val="24"/>
                    <w:szCs w:val="24"/>
                    <w:lang w:val="vi-VN" w:eastAsia="x-none"/>
                  </w:rPr>
                </w:rPrChange>
              </w:rPr>
              <w:pPrChange w:id="1967" w:author="Nguyet Nguyen (Senior Legal Executive)" w:date="2026-05-05T11:43:00Z">
                <w:pPr>
                  <w:spacing w:after="0" w:line="276" w:lineRule="auto"/>
                </w:pPr>
              </w:pPrChange>
            </w:pPr>
            <w:ins w:id="1968" w:author="Tien Nguyen" w:date="2026-04-23T21:07:00Z">
              <w:r w:rsidRPr="00EF77B8">
                <w:rPr>
                  <w:rFonts w:ascii="Times New Roman" w:hAnsi="Times New Roman"/>
                  <w:sz w:val="20"/>
                  <w:szCs w:val="20"/>
                  <w:lang w:val="vi-VN" w:eastAsia="x-none"/>
                  <w:rPrChange w:id="1969"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484F312E" w14:textId="72560AF2" w:rsidR="004B4E92" w:rsidRPr="00EF77B8" w:rsidDel="00E67CBA" w:rsidRDefault="004B4E92" w:rsidP="00C31EB7">
            <w:pPr>
              <w:spacing w:after="0" w:line="276" w:lineRule="auto"/>
              <w:jc w:val="center"/>
              <w:rPr>
                <w:ins w:id="1970" w:author="Tien Nguyen" w:date="2026-04-22T17:06:00Z"/>
                <w:rFonts w:ascii="Times New Roman" w:hAnsi="Times New Roman"/>
                <w:sz w:val="20"/>
                <w:szCs w:val="20"/>
                <w:lang w:val="vi-VN" w:eastAsia="x-none"/>
                <w:rPrChange w:id="1971" w:author="Nguyet Nguyen (Senior Legal Executive)" w:date="2026-05-05T09:59:00Z">
                  <w:rPr>
                    <w:ins w:id="1972" w:author="Tien Nguyen" w:date="2026-04-22T17:06:00Z"/>
                    <w:rFonts w:ascii="Times New Roman" w:hAnsi="Times New Roman"/>
                    <w:color w:val="45B0E1" w:themeColor="accent1" w:themeTint="99"/>
                    <w:sz w:val="24"/>
                    <w:szCs w:val="24"/>
                    <w:lang w:val="x-none" w:eastAsia="x-none"/>
                  </w:rPr>
                </w:rPrChange>
              </w:rPr>
              <w:pPrChange w:id="1973" w:author="Nguyet Nguyen (Senior Legal Executive)" w:date="2026-05-05T11:43:00Z">
                <w:pPr>
                  <w:spacing w:after="0" w:line="276" w:lineRule="auto"/>
                </w:pPr>
              </w:pPrChange>
            </w:pPr>
            <w:ins w:id="1974" w:author="Tien Nguyen" w:date="2026-04-22T20:11:00Z">
              <w:r w:rsidRPr="00EF77B8">
                <w:rPr>
                  <w:rFonts w:ascii="Times New Roman" w:hAnsi="Times New Roman"/>
                  <w:sz w:val="20"/>
                  <w:szCs w:val="20"/>
                  <w:lang w:val="vi-VN" w:eastAsia="x-none"/>
                  <w:rPrChange w:id="1975"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211E8316" w14:textId="13384644" w:rsidR="004B4E92" w:rsidRPr="00EF77B8" w:rsidDel="00E67CBA" w:rsidRDefault="004B4E92" w:rsidP="00EF77B8">
            <w:pPr>
              <w:spacing w:after="0" w:line="276" w:lineRule="auto"/>
              <w:jc w:val="right"/>
              <w:rPr>
                <w:ins w:id="1976" w:author="Tien Nguyen" w:date="2026-04-22T17:06:00Z"/>
                <w:rFonts w:ascii="Times New Roman" w:hAnsi="Times New Roman"/>
                <w:sz w:val="20"/>
                <w:szCs w:val="20"/>
                <w:lang w:val="vi-VN" w:eastAsia="x-none"/>
                <w:rPrChange w:id="1977" w:author="Nguyet Nguyen (Senior Legal Executive)" w:date="2026-05-05T09:59:00Z">
                  <w:rPr>
                    <w:ins w:id="1978" w:author="Tien Nguyen" w:date="2026-04-22T17:06:00Z"/>
                    <w:rFonts w:ascii="Times New Roman" w:hAnsi="Times New Roman"/>
                    <w:color w:val="45B0E1" w:themeColor="accent1" w:themeTint="99"/>
                    <w:sz w:val="24"/>
                    <w:szCs w:val="24"/>
                    <w:lang w:val="x-none" w:eastAsia="x-none"/>
                  </w:rPr>
                </w:rPrChange>
              </w:rPr>
              <w:pPrChange w:id="1979" w:author="Nguyet Nguyen (Senior Legal Executive)" w:date="2026-05-05T10:02:00Z">
                <w:pPr>
                  <w:spacing w:after="0" w:line="276" w:lineRule="auto"/>
                </w:pPr>
              </w:pPrChange>
            </w:pPr>
            <w:ins w:id="1980" w:author="Tien Nguyen" w:date="2026-04-22T20:11:00Z">
              <w:r w:rsidRPr="00EF77B8">
                <w:rPr>
                  <w:rFonts w:ascii="Times New Roman" w:hAnsi="Times New Roman"/>
                  <w:sz w:val="20"/>
                  <w:szCs w:val="20"/>
                  <w:lang w:val="vi-VN" w:eastAsia="x-none"/>
                  <w:rPrChange w:id="1981" w:author="Nguyet Nguyen (Senior Legal Executive)" w:date="2026-05-05T09:59:00Z">
                    <w:rPr>
                      <w:rFonts w:ascii="Times New Roman" w:hAnsi="Times New Roman"/>
                      <w:color w:val="45B0E1" w:themeColor="accent1" w:themeTint="99"/>
                      <w:sz w:val="24"/>
                      <w:szCs w:val="24"/>
                      <w:lang w:val="vi-VN" w:eastAsia="x-none"/>
                    </w:rPr>
                  </w:rPrChange>
                </w:rPr>
                <w:t>4</w:t>
              </w:r>
            </w:ins>
            <w:ins w:id="1982" w:author="Tien Nguyen" w:date="2026-04-22T20:56:00Z">
              <w:r w:rsidRPr="00EF77B8">
                <w:rPr>
                  <w:rFonts w:ascii="Times New Roman" w:hAnsi="Times New Roman"/>
                  <w:sz w:val="20"/>
                  <w:szCs w:val="20"/>
                  <w:lang w:val="vi-VN" w:eastAsia="x-none"/>
                  <w:rPrChange w:id="1983" w:author="Nguyet Nguyen (Senior Legal Executive)" w:date="2026-05-05T09:59:00Z">
                    <w:rPr>
                      <w:rFonts w:ascii="Times New Roman" w:hAnsi="Times New Roman"/>
                      <w:color w:val="45B0E1" w:themeColor="accent1" w:themeTint="99"/>
                      <w:sz w:val="24"/>
                      <w:szCs w:val="24"/>
                      <w:lang w:val="vi-VN" w:eastAsia="x-none"/>
                    </w:rPr>
                  </w:rPrChange>
                </w:rPr>
                <w:t>.</w:t>
              </w:r>
            </w:ins>
            <w:ins w:id="1984" w:author="Tien Nguyen" w:date="2026-04-22T20:11:00Z">
              <w:r w:rsidRPr="00EF77B8">
                <w:rPr>
                  <w:rFonts w:ascii="Times New Roman" w:hAnsi="Times New Roman"/>
                  <w:sz w:val="20"/>
                  <w:szCs w:val="20"/>
                  <w:lang w:val="vi-VN" w:eastAsia="x-none"/>
                  <w:rPrChange w:id="1985" w:author="Nguyet Nguyen (Senior Legal Executive)" w:date="2026-05-05T09:59:00Z">
                    <w:rPr>
                      <w:rFonts w:ascii="Times New Roman" w:hAnsi="Times New Roman"/>
                      <w:color w:val="45B0E1" w:themeColor="accent1" w:themeTint="99"/>
                      <w:sz w:val="24"/>
                      <w:szCs w:val="24"/>
                      <w:lang w:val="vi-VN" w:eastAsia="x-none"/>
                    </w:rPr>
                  </w:rPrChange>
                </w:rPr>
                <w:t>000</w:t>
              </w:r>
            </w:ins>
            <w:ins w:id="1986" w:author="Tien Nguyen" w:date="2026-04-22T20:56:00Z">
              <w:r w:rsidRPr="00EF77B8">
                <w:rPr>
                  <w:rFonts w:ascii="Times New Roman" w:hAnsi="Times New Roman"/>
                  <w:sz w:val="20"/>
                  <w:szCs w:val="20"/>
                  <w:lang w:val="vi-VN" w:eastAsia="x-none"/>
                  <w:rPrChange w:id="1987" w:author="Nguyet Nguyen (Senior Legal Executive)" w:date="2026-05-05T09:59:00Z">
                    <w:rPr>
                      <w:rFonts w:ascii="Times New Roman" w:hAnsi="Times New Roman"/>
                      <w:color w:val="45B0E1" w:themeColor="accent1" w:themeTint="99"/>
                      <w:sz w:val="24"/>
                      <w:szCs w:val="24"/>
                      <w:lang w:val="vi-VN" w:eastAsia="x-none"/>
                    </w:rPr>
                  </w:rPrChange>
                </w:rPr>
                <w:t>.</w:t>
              </w:r>
            </w:ins>
            <w:ins w:id="1988" w:author="Tien Nguyen" w:date="2026-04-22T20:11:00Z">
              <w:r w:rsidRPr="00EF77B8">
                <w:rPr>
                  <w:rFonts w:ascii="Times New Roman" w:hAnsi="Times New Roman"/>
                  <w:sz w:val="20"/>
                  <w:szCs w:val="20"/>
                  <w:lang w:val="vi-VN" w:eastAsia="x-none"/>
                  <w:rPrChange w:id="1989"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2A97B783" w14:textId="15D1F00C" w:rsidR="004B4E92" w:rsidRPr="00EF77B8" w:rsidDel="00E67CBA" w:rsidRDefault="004B4E92" w:rsidP="00EF77B8">
            <w:pPr>
              <w:spacing w:after="0" w:line="276" w:lineRule="auto"/>
              <w:jc w:val="right"/>
              <w:rPr>
                <w:ins w:id="1990" w:author="Tien Nguyen" w:date="2026-04-22T17:06:00Z"/>
                <w:rFonts w:ascii="Times New Roman" w:hAnsi="Times New Roman"/>
                <w:sz w:val="20"/>
                <w:szCs w:val="20"/>
                <w:lang w:val="vi-VN" w:eastAsia="x-none"/>
                <w:rPrChange w:id="1991" w:author="Nguyet Nguyen (Senior Legal Executive)" w:date="2026-05-05T09:59:00Z">
                  <w:rPr>
                    <w:ins w:id="1992" w:author="Tien Nguyen" w:date="2026-04-22T17:06:00Z"/>
                    <w:rFonts w:ascii="Times New Roman" w:hAnsi="Times New Roman"/>
                    <w:color w:val="45B0E1" w:themeColor="accent1" w:themeTint="99"/>
                    <w:sz w:val="24"/>
                    <w:szCs w:val="24"/>
                    <w:lang w:val="x-none" w:eastAsia="x-none"/>
                  </w:rPr>
                </w:rPrChange>
              </w:rPr>
              <w:pPrChange w:id="1993" w:author="Nguyet Nguyen (Senior Legal Executive)" w:date="2026-05-05T10:02:00Z">
                <w:pPr>
                  <w:spacing w:after="0" w:line="276" w:lineRule="auto"/>
                </w:pPr>
              </w:pPrChange>
            </w:pPr>
            <w:ins w:id="1994" w:author="Tien Nguyen" w:date="2026-04-22T20:11:00Z">
              <w:r w:rsidRPr="00EF77B8">
                <w:rPr>
                  <w:rFonts w:ascii="Times New Roman" w:hAnsi="Times New Roman"/>
                  <w:sz w:val="20"/>
                  <w:szCs w:val="20"/>
                  <w:lang w:val="vi-VN" w:eastAsia="x-none"/>
                  <w:rPrChange w:id="1995" w:author="Nguyet Nguyen (Senior Legal Executive)" w:date="2026-05-05T09:59:00Z">
                    <w:rPr>
                      <w:rFonts w:ascii="Times New Roman" w:hAnsi="Times New Roman"/>
                      <w:color w:val="45B0E1" w:themeColor="accent1" w:themeTint="99"/>
                      <w:sz w:val="24"/>
                      <w:szCs w:val="24"/>
                      <w:lang w:val="vi-VN" w:eastAsia="x-none"/>
                    </w:rPr>
                  </w:rPrChange>
                </w:rPr>
                <w:t>4</w:t>
              </w:r>
            </w:ins>
            <w:ins w:id="1996" w:author="Tien Nguyen" w:date="2026-04-22T20:57:00Z">
              <w:r w:rsidRPr="00EF77B8">
                <w:rPr>
                  <w:rFonts w:ascii="Times New Roman" w:hAnsi="Times New Roman"/>
                  <w:sz w:val="20"/>
                  <w:szCs w:val="20"/>
                  <w:lang w:val="vi-VN" w:eastAsia="x-none"/>
                  <w:rPrChange w:id="1997" w:author="Nguyet Nguyen (Senior Legal Executive)" w:date="2026-05-05T09:59:00Z">
                    <w:rPr>
                      <w:rFonts w:ascii="Times New Roman" w:hAnsi="Times New Roman"/>
                      <w:color w:val="45B0E1" w:themeColor="accent1" w:themeTint="99"/>
                      <w:sz w:val="24"/>
                      <w:szCs w:val="24"/>
                      <w:lang w:val="vi-VN" w:eastAsia="x-none"/>
                    </w:rPr>
                  </w:rPrChange>
                </w:rPr>
                <w:t>.</w:t>
              </w:r>
            </w:ins>
            <w:ins w:id="1998" w:author="Tien Nguyen" w:date="2026-04-22T20:11:00Z">
              <w:r w:rsidRPr="00EF77B8">
                <w:rPr>
                  <w:rFonts w:ascii="Times New Roman" w:hAnsi="Times New Roman"/>
                  <w:sz w:val="20"/>
                  <w:szCs w:val="20"/>
                  <w:lang w:val="vi-VN" w:eastAsia="x-none"/>
                  <w:rPrChange w:id="1999" w:author="Nguyet Nguyen (Senior Legal Executive)" w:date="2026-05-05T09:59:00Z">
                    <w:rPr>
                      <w:rFonts w:ascii="Times New Roman" w:hAnsi="Times New Roman"/>
                      <w:color w:val="45B0E1" w:themeColor="accent1" w:themeTint="99"/>
                      <w:sz w:val="24"/>
                      <w:szCs w:val="24"/>
                      <w:lang w:val="vi-VN" w:eastAsia="x-none"/>
                    </w:rPr>
                  </w:rPrChange>
                </w:rPr>
                <w:t>000</w:t>
              </w:r>
            </w:ins>
            <w:ins w:id="2000" w:author="Tien Nguyen" w:date="2026-04-22T20:57:00Z">
              <w:r w:rsidRPr="00EF77B8">
                <w:rPr>
                  <w:rFonts w:ascii="Times New Roman" w:hAnsi="Times New Roman"/>
                  <w:sz w:val="20"/>
                  <w:szCs w:val="20"/>
                  <w:lang w:val="vi-VN" w:eastAsia="x-none"/>
                  <w:rPrChange w:id="2001" w:author="Nguyet Nguyen (Senior Legal Executive)" w:date="2026-05-05T09:59:00Z">
                    <w:rPr>
                      <w:rFonts w:ascii="Times New Roman" w:hAnsi="Times New Roman"/>
                      <w:color w:val="45B0E1" w:themeColor="accent1" w:themeTint="99"/>
                      <w:sz w:val="24"/>
                      <w:szCs w:val="24"/>
                      <w:lang w:val="vi-VN" w:eastAsia="x-none"/>
                    </w:rPr>
                  </w:rPrChange>
                </w:rPr>
                <w:t>.</w:t>
              </w:r>
            </w:ins>
            <w:ins w:id="2002" w:author="Tien Nguyen" w:date="2026-04-22T20:11:00Z">
              <w:r w:rsidRPr="00EF77B8">
                <w:rPr>
                  <w:rFonts w:ascii="Times New Roman" w:hAnsi="Times New Roman"/>
                  <w:sz w:val="20"/>
                  <w:szCs w:val="20"/>
                  <w:lang w:val="vi-VN" w:eastAsia="x-none"/>
                  <w:rPrChange w:id="2003"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1967F23C" w14:textId="77777777" w:rsidR="004B4E92" w:rsidRPr="00EF77B8" w:rsidDel="00E67CBA" w:rsidRDefault="004B4E92" w:rsidP="004B4E92">
            <w:pPr>
              <w:spacing w:after="0" w:line="276" w:lineRule="auto"/>
              <w:rPr>
                <w:ins w:id="2004" w:author="Tien Nguyen" w:date="2026-04-22T17:06:00Z"/>
                <w:rFonts w:ascii="Times New Roman" w:hAnsi="Times New Roman"/>
                <w:sz w:val="20"/>
                <w:szCs w:val="20"/>
                <w:lang w:val="x-none" w:eastAsia="x-none"/>
                <w:rPrChange w:id="2005" w:author="Nguyet Nguyen (Senior Legal Executive)" w:date="2026-05-05T09:59:00Z">
                  <w:rPr>
                    <w:ins w:id="2006"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029E3A43" w14:textId="77777777" w:rsidTr="00EF77B8">
        <w:trPr>
          <w:ins w:id="2007" w:author="Tien Nguyen" w:date="2026-04-22T17:06:00Z"/>
        </w:trPr>
        <w:tc>
          <w:tcPr>
            <w:tcW w:w="540" w:type="dxa"/>
          </w:tcPr>
          <w:p w14:paraId="6C0F155D" w14:textId="77777777" w:rsidR="004B4E92" w:rsidRPr="00EF77B8" w:rsidRDefault="004B4E92" w:rsidP="004B4E92">
            <w:pPr>
              <w:spacing w:after="0" w:line="276" w:lineRule="auto"/>
              <w:jc w:val="center"/>
              <w:rPr>
                <w:ins w:id="2008" w:author="Tien Nguyen" w:date="2026-04-22T17:06:00Z"/>
                <w:rFonts w:ascii="Times New Roman" w:hAnsi="Times New Roman"/>
                <w:sz w:val="20"/>
                <w:szCs w:val="20"/>
                <w:rPrChange w:id="2009" w:author="Nguyet Nguyen (Senior Legal Executive)" w:date="2026-05-05T09:59:00Z">
                  <w:rPr>
                    <w:ins w:id="2010" w:author="Tien Nguyen" w:date="2026-04-22T17:06:00Z"/>
                    <w:rFonts w:ascii="Times New Roman" w:hAnsi="Times New Roman"/>
                    <w:sz w:val="24"/>
                    <w:szCs w:val="24"/>
                  </w:rPr>
                </w:rPrChange>
              </w:rPr>
            </w:pPr>
          </w:p>
        </w:tc>
        <w:tc>
          <w:tcPr>
            <w:tcW w:w="1530" w:type="dxa"/>
            <w:vMerge/>
          </w:tcPr>
          <w:p w14:paraId="19B37065" w14:textId="77777777" w:rsidR="004B4E92" w:rsidRPr="00EF77B8" w:rsidDel="00E67CBA" w:rsidRDefault="004B4E92" w:rsidP="004B4E92">
            <w:pPr>
              <w:spacing w:after="0" w:line="276" w:lineRule="auto"/>
              <w:rPr>
                <w:ins w:id="2011" w:author="Tien Nguyen" w:date="2026-04-22T17:06:00Z"/>
                <w:rFonts w:ascii="Times New Roman" w:hAnsi="Times New Roman"/>
                <w:sz w:val="20"/>
                <w:szCs w:val="20"/>
                <w:lang w:val="x-none" w:eastAsia="x-none"/>
                <w:rPrChange w:id="2012" w:author="Nguyet Nguyen (Senior Legal Executive)" w:date="2026-05-05T09:59:00Z">
                  <w:rPr>
                    <w:ins w:id="2013"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13EBA3D7" w14:textId="0905AD3A" w:rsidR="004B4E92" w:rsidRPr="00EF77B8" w:rsidDel="00E67CBA" w:rsidRDefault="004B4E92" w:rsidP="004B4E92">
            <w:pPr>
              <w:spacing w:after="0" w:line="276" w:lineRule="auto"/>
              <w:rPr>
                <w:ins w:id="2014" w:author="Tien Nguyen" w:date="2026-04-22T17:06:00Z"/>
                <w:rFonts w:ascii="Times New Roman" w:hAnsi="Times New Roman"/>
                <w:sz w:val="20"/>
                <w:szCs w:val="20"/>
                <w:lang w:val="x-none" w:eastAsia="x-none"/>
                <w:rPrChange w:id="2015" w:author="Nguyet Nguyen (Senior Legal Executive)" w:date="2026-05-05T09:59:00Z">
                  <w:rPr>
                    <w:ins w:id="2016" w:author="Tien Nguyen" w:date="2026-04-22T17:06:00Z"/>
                    <w:rFonts w:ascii="Times New Roman" w:hAnsi="Times New Roman"/>
                    <w:color w:val="45B0E1" w:themeColor="accent1" w:themeTint="99"/>
                    <w:sz w:val="24"/>
                    <w:szCs w:val="24"/>
                    <w:lang w:val="x-none" w:eastAsia="x-none"/>
                  </w:rPr>
                </w:rPrChange>
              </w:rPr>
            </w:pPr>
            <w:ins w:id="2017" w:author="Tien Nguyen" w:date="2026-04-22T20:10:00Z">
              <w:r w:rsidRPr="00EF77B8">
                <w:rPr>
                  <w:rFonts w:ascii="Times New Roman" w:hAnsi="Times New Roman"/>
                  <w:sz w:val="20"/>
                  <w:szCs w:val="20"/>
                  <w:rPrChange w:id="2018" w:author="Nguyet Nguyen (Senior Legal Executive)" w:date="2026-05-05T09:59:00Z">
                    <w:rPr/>
                  </w:rPrChange>
                </w:rPr>
                <w:t>Dựng &amp; hậu kỳ 5 video</w:t>
              </w:r>
            </w:ins>
          </w:p>
        </w:tc>
        <w:tc>
          <w:tcPr>
            <w:tcW w:w="818" w:type="dxa"/>
          </w:tcPr>
          <w:p w14:paraId="51F93E14" w14:textId="3C7B7CD0" w:rsidR="004B4E92" w:rsidRPr="00EF77B8" w:rsidDel="00E67CBA" w:rsidRDefault="004B4E92" w:rsidP="004B4E92">
            <w:pPr>
              <w:spacing w:after="0" w:line="276" w:lineRule="auto"/>
              <w:rPr>
                <w:ins w:id="2019" w:author="Tien Nguyen" w:date="2026-04-22T17:06:00Z"/>
                <w:rFonts w:ascii="Times New Roman" w:hAnsi="Times New Roman"/>
                <w:sz w:val="20"/>
                <w:szCs w:val="20"/>
                <w:lang w:val="vi-VN" w:eastAsia="x-none"/>
                <w:rPrChange w:id="2020" w:author="Nguyet Nguyen (Senior Legal Executive)" w:date="2026-05-05T09:59:00Z">
                  <w:rPr>
                    <w:ins w:id="2021" w:author="Tien Nguyen" w:date="2026-04-22T17:06:00Z"/>
                    <w:rFonts w:ascii="Times New Roman" w:hAnsi="Times New Roman"/>
                    <w:color w:val="45B0E1" w:themeColor="accent1" w:themeTint="99"/>
                    <w:sz w:val="24"/>
                    <w:szCs w:val="24"/>
                    <w:lang w:val="x-none" w:eastAsia="x-none"/>
                  </w:rPr>
                </w:rPrChange>
              </w:rPr>
            </w:pPr>
            <w:ins w:id="2022" w:author="Tien Nguyen" w:date="2026-04-22T20:10:00Z">
              <w:r w:rsidRPr="00EF77B8">
                <w:rPr>
                  <w:rFonts w:ascii="Times New Roman" w:hAnsi="Times New Roman"/>
                  <w:sz w:val="20"/>
                  <w:szCs w:val="20"/>
                  <w:lang w:val="vi-VN" w:eastAsia="x-none"/>
                  <w:rPrChange w:id="2023" w:author="Nguyet Nguyen (Senior Legal Executive)" w:date="2026-05-05T09:59:00Z">
                    <w:rPr>
                      <w:rFonts w:ascii="Times New Roman" w:hAnsi="Times New Roman"/>
                      <w:color w:val="45B0E1" w:themeColor="accent1" w:themeTint="99"/>
                      <w:sz w:val="24"/>
                      <w:szCs w:val="24"/>
                      <w:lang w:val="vi-VN" w:eastAsia="x-none"/>
                    </w:rPr>
                  </w:rPrChange>
                </w:rPr>
                <w:t>video</w:t>
              </w:r>
            </w:ins>
          </w:p>
        </w:tc>
        <w:tc>
          <w:tcPr>
            <w:tcW w:w="693" w:type="dxa"/>
          </w:tcPr>
          <w:p w14:paraId="2580E994" w14:textId="2298E0B9" w:rsidR="004B4E92" w:rsidRPr="00EF77B8" w:rsidRDefault="004B4E92" w:rsidP="00C31EB7">
            <w:pPr>
              <w:spacing w:after="0" w:line="276" w:lineRule="auto"/>
              <w:jc w:val="center"/>
              <w:rPr>
                <w:ins w:id="2024" w:author="Tien Nguyen" w:date="2026-04-23T20:51:00Z"/>
                <w:rFonts w:ascii="Times New Roman" w:hAnsi="Times New Roman"/>
                <w:sz w:val="20"/>
                <w:szCs w:val="20"/>
                <w:lang w:val="vi-VN" w:eastAsia="x-none"/>
                <w:rPrChange w:id="2025" w:author="Nguyet Nguyen (Senior Legal Executive)" w:date="2026-05-05T09:59:00Z">
                  <w:rPr>
                    <w:ins w:id="2026" w:author="Tien Nguyen" w:date="2026-04-23T20:51:00Z"/>
                    <w:rFonts w:ascii="Times New Roman" w:hAnsi="Times New Roman"/>
                    <w:color w:val="45B0E1" w:themeColor="accent1" w:themeTint="99"/>
                    <w:sz w:val="24"/>
                    <w:szCs w:val="24"/>
                    <w:lang w:val="vi-VN" w:eastAsia="x-none"/>
                  </w:rPr>
                </w:rPrChange>
              </w:rPr>
              <w:pPrChange w:id="2027" w:author="Nguyet Nguyen (Senior Legal Executive)" w:date="2026-05-05T11:43:00Z">
                <w:pPr>
                  <w:spacing w:after="0" w:line="276" w:lineRule="auto"/>
                </w:pPr>
              </w:pPrChange>
            </w:pPr>
            <w:ins w:id="2028" w:author="Tien Nguyen" w:date="2026-04-23T21:07:00Z">
              <w:r w:rsidRPr="00EF77B8">
                <w:rPr>
                  <w:rFonts w:ascii="Times New Roman" w:hAnsi="Times New Roman"/>
                  <w:sz w:val="20"/>
                  <w:szCs w:val="20"/>
                  <w:lang w:val="vi-VN" w:eastAsia="x-none"/>
                  <w:rPrChange w:id="2029" w:author="Nguyet Nguyen (Senior Legal Executive)" w:date="2026-05-05T09:59:00Z">
                    <w:rPr>
                      <w:rFonts w:ascii="Times New Roman" w:hAnsi="Times New Roman"/>
                      <w:color w:val="45B0E1" w:themeColor="accent1" w:themeTint="99"/>
                      <w:sz w:val="24"/>
                      <w:szCs w:val="24"/>
                      <w:lang w:val="vi-VN" w:eastAsia="x-none"/>
                    </w:rPr>
                  </w:rPrChange>
                </w:rPr>
                <w:t>5</w:t>
              </w:r>
            </w:ins>
          </w:p>
        </w:tc>
        <w:tc>
          <w:tcPr>
            <w:tcW w:w="720" w:type="dxa"/>
          </w:tcPr>
          <w:p w14:paraId="61CF7056" w14:textId="5800A54C" w:rsidR="004B4E92" w:rsidRPr="00EF77B8" w:rsidDel="00E67CBA" w:rsidRDefault="004B4E92" w:rsidP="00C31EB7">
            <w:pPr>
              <w:spacing w:after="0" w:line="276" w:lineRule="auto"/>
              <w:jc w:val="center"/>
              <w:rPr>
                <w:ins w:id="2030" w:author="Tien Nguyen" w:date="2026-04-22T17:06:00Z"/>
                <w:rFonts w:ascii="Times New Roman" w:hAnsi="Times New Roman"/>
                <w:sz w:val="20"/>
                <w:szCs w:val="20"/>
                <w:lang w:val="vi-VN" w:eastAsia="x-none"/>
                <w:rPrChange w:id="2031" w:author="Nguyet Nguyen (Senior Legal Executive)" w:date="2026-05-05T09:59:00Z">
                  <w:rPr>
                    <w:ins w:id="2032" w:author="Tien Nguyen" w:date="2026-04-22T17:06:00Z"/>
                    <w:rFonts w:ascii="Times New Roman" w:hAnsi="Times New Roman"/>
                    <w:color w:val="45B0E1" w:themeColor="accent1" w:themeTint="99"/>
                    <w:sz w:val="24"/>
                    <w:szCs w:val="24"/>
                    <w:lang w:val="x-none" w:eastAsia="x-none"/>
                  </w:rPr>
                </w:rPrChange>
              </w:rPr>
              <w:pPrChange w:id="2033" w:author="Nguyet Nguyen (Senior Legal Executive)" w:date="2026-05-05T11:43:00Z">
                <w:pPr>
                  <w:spacing w:after="0" w:line="276" w:lineRule="auto"/>
                </w:pPr>
              </w:pPrChange>
            </w:pPr>
            <w:ins w:id="2034" w:author="Tien Nguyen" w:date="2026-04-23T21:07:00Z">
              <w:r w:rsidRPr="00EF77B8">
                <w:rPr>
                  <w:rFonts w:ascii="Times New Roman" w:hAnsi="Times New Roman"/>
                  <w:sz w:val="20"/>
                  <w:szCs w:val="20"/>
                  <w:lang w:val="vi-VN" w:eastAsia="x-none"/>
                  <w:rPrChange w:id="2035"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6E1582BC" w14:textId="1D75E393" w:rsidR="004B4E92" w:rsidRPr="00EF77B8" w:rsidDel="00E67CBA" w:rsidRDefault="004B4E92" w:rsidP="00EF77B8">
            <w:pPr>
              <w:spacing w:after="0" w:line="276" w:lineRule="auto"/>
              <w:jc w:val="right"/>
              <w:rPr>
                <w:ins w:id="2036" w:author="Tien Nguyen" w:date="2026-04-22T17:06:00Z"/>
                <w:rFonts w:ascii="Times New Roman" w:hAnsi="Times New Roman"/>
                <w:sz w:val="20"/>
                <w:szCs w:val="20"/>
                <w:lang w:val="vi-VN" w:eastAsia="x-none"/>
                <w:rPrChange w:id="2037" w:author="Nguyet Nguyen (Senior Legal Executive)" w:date="2026-05-05T09:59:00Z">
                  <w:rPr>
                    <w:ins w:id="2038" w:author="Tien Nguyen" w:date="2026-04-22T17:06:00Z"/>
                    <w:rFonts w:ascii="Times New Roman" w:hAnsi="Times New Roman"/>
                    <w:color w:val="45B0E1" w:themeColor="accent1" w:themeTint="99"/>
                    <w:sz w:val="24"/>
                    <w:szCs w:val="24"/>
                    <w:lang w:val="x-none" w:eastAsia="x-none"/>
                  </w:rPr>
                </w:rPrChange>
              </w:rPr>
              <w:pPrChange w:id="2039" w:author="Nguyet Nguyen (Senior Legal Executive)" w:date="2026-05-05T10:02:00Z">
                <w:pPr>
                  <w:spacing w:after="0" w:line="276" w:lineRule="auto"/>
                </w:pPr>
              </w:pPrChange>
            </w:pPr>
            <w:ins w:id="2040" w:author="Tien Nguyen" w:date="2026-04-22T20:10:00Z">
              <w:r w:rsidRPr="00EF77B8">
                <w:rPr>
                  <w:rFonts w:ascii="Times New Roman" w:hAnsi="Times New Roman"/>
                  <w:sz w:val="20"/>
                  <w:szCs w:val="20"/>
                  <w:lang w:val="vi-VN" w:eastAsia="x-none"/>
                  <w:rPrChange w:id="2041" w:author="Nguyet Nguyen (Senior Legal Executive)" w:date="2026-05-05T09:59:00Z">
                    <w:rPr>
                      <w:rFonts w:ascii="Times New Roman" w:hAnsi="Times New Roman"/>
                      <w:color w:val="45B0E1" w:themeColor="accent1" w:themeTint="99"/>
                      <w:sz w:val="24"/>
                      <w:szCs w:val="24"/>
                      <w:lang w:val="vi-VN" w:eastAsia="x-none"/>
                    </w:rPr>
                  </w:rPrChange>
                </w:rPr>
                <w:t>1</w:t>
              </w:r>
            </w:ins>
            <w:ins w:id="2042" w:author="Tien Nguyen" w:date="2026-04-22T20:58:00Z">
              <w:r w:rsidRPr="00EF77B8">
                <w:rPr>
                  <w:rFonts w:ascii="Times New Roman" w:hAnsi="Times New Roman"/>
                  <w:sz w:val="20"/>
                  <w:szCs w:val="20"/>
                  <w:lang w:val="vi-VN" w:eastAsia="x-none"/>
                  <w:rPrChange w:id="2043" w:author="Nguyet Nguyen (Senior Legal Executive)" w:date="2026-05-05T09:59:00Z">
                    <w:rPr>
                      <w:rFonts w:ascii="Times New Roman" w:hAnsi="Times New Roman"/>
                      <w:color w:val="45B0E1" w:themeColor="accent1" w:themeTint="99"/>
                      <w:sz w:val="24"/>
                      <w:szCs w:val="24"/>
                      <w:lang w:val="vi-VN" w:eastAsia="x-none"/>
                    </w:rPr>
                  </w:rPrChange>
                </w:rPr>
                <w:t>.</w:t>
              </w:r>
            </w:ins>
            <w:ins w:id="2044" w:author="Tien Nguyen" w:date="2026-04-22T20:10:00Z">
              <w:r w:rsidRPr="00EF77B8">
                <w:rPr>
                  <w:rFonts w:ascii="Times New Roman" w:hAnsi="Times New Roman"/>
                  <w:sz w:val="20"/>
                  <w:szCs w:val="20"/>
                  <w:lang w:val="vi-VN" w:eastAsia="x-none"/>
                  <w:rPrChange w:id="2045" w:author="Nguyet Nguyen (Senior Legal Executive)" w:date="2026-05-05T09:59:00Z">
                    <w:rPr>
                      <w:rFonts w:ascii="Times New Roman" w:hAnsi="Times New Roman"/>
                      <w:color w:val="45B0E1" w:themeColor="accent1" w:themeTint="99"/>
                      <w:sz w:val="24"/>
                      <w:szCs w:val="24"/>
                      <w:lang w:val="vi-VN" w:eastAsia="x-none"/>
                    </w:rPr>
                  </w:rPrChange>
                </w:rPr>
                <w:t>50</w:t>
              </w:r>
            </w:ins>
            <w:ins w:id="2046" w:author="Tien Nguyen" w:date="2026-04-22T20:11:00Z">
              <w:r w:rsidRPr="00EF77B8">
                <w:rPr>
                  <w:rFonts w:ascii="Times New Roman" w:hAnsi="Times New Roman"/>
                  <w:sz w:val="20"/>
                  <w:szCs w:val="20"/>
                  <w:lang w:val="vi-VN" w:eastAsia="x-none"/>
                  <w:rPrChange w:id="2047" w:author="Nguyet Nguyen (Senior Legal Executive)" w:date="2026-05-05T09:59:00Z">
                    <w:rPr>
                      <w:rFonts w:ascii="Times New Roman" w:hAnsi="Times New Roman"/>
                      <w:color w:val="45B0E1" w:themeColor="accent1" w:themeTint="99"/>
                      <w:sz w:val="24"/>
                      <w:szCs w:val="24"/>
                      <w:lang w:val="vi-VN" w:eastAsia="x-none"/>
                    </w:rPr>
                  </w:rPrChange>
                </w:rPr>
                <w:t>0</w:t>
              </w:r>
            </w:ins>
            <w:ins w:id="2048" w:author="Tien Nguyen" w:date="2026-04-22T20:58:00Z">
              <w:r w:rsidRPr="00EF77B8">
                <w:rPr>
                  <w:rFonts w:ascii="Times New Roman" w:hAnsi="Times New Roman"/>
                  <w:sz w:val="20"/>
                  <w:szCs w:val="20"/>
                  <w:lang w:val="vi-VN" w:eastAsia="x-none"/>
                  <w:rPrChange w:id="2049" w:author="Nguyet Nguyen (Senior Legal Executive)" w:date="2026-05-05T09:59:00Z">
                    <w:rPr>
                      <w:rFonts w:ascii="Times New Roman" w:hAnsi="Times New Roman"/>
                      <w:color w:val="45B0E1" w:themeColor="accent1" w:themeTint="99"/>
                      <w:sz w:val="24"/>
                      <w:szCs w:val="24"/>
                      <w:lang w:val="vi-VN" w:eastAsia="x-none"/>
                    </w:rPr>
                  </w:rPrChange>
                </w:rPr>
                <w:t>.</w:t>
              </w:r>
            </w:ins>
            <w:ins w:id="2050" w:author="Tien Nguyen" w:date="2026-04-22T20:11:00Z">
              <w:r w:rsidRPr="00EF77B8">
                <w:rPr>
                  <w:rFonts w:ascii="Times New Roman" w:hAnsi="Times New Roman"/>
                  <w:sz w:val="20"/>
                  <w:szCs w:val="20"/>
                  <w:lang w:val="vi-VN" w:eastAsia="x-none"/>
                  <w:rPrChange w:id="2051"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4A454AED" w14:textId="0C79F187" w:rsidR="004B4E92" w:rsidRPr="00EF77B8" w:rsidDel="00E67CBA" w:rsidRDefault="004B4E92" w:rsidP="00EF77B8">
            <w:pPr>
              <w:spacing w:after="0" w:line="276" w:lineRule="auto"/>
              <w:jc w:val="right"/>
              <w:rPr>
                <w:ins w:id="2052" w:author="Tien Nguyen" w:date="2026-04-22T17:06:00Z"/>
                <w:rFonts w:ascii="Times New Roman" w:hAnsi="Times New Roman"/>
                <w:sz w:val="20"/>
                <w:szCs w:val="20"/>
                <w:lang w:val="vi-VN" w:eastAsia="x-none"/>
                <w:rPrChange w:id="2053" w:author="Nguyet Nguyen (Senior Legal Executive)" w:date="2026-05-05T09:59:00Z">
                  <w:rPr>
                    <w:ins w:id="2054" w:author="Tien Nguyen" w:date="2026-04-22T17:06:00Z"/>
                    <w:rFonts w:ascii="Times New Roman" w:hAnsi="Times New Roman"/>
                    <w:color w:val="45B0E1" w:themeColor="accent1" w:themeTint="99"/>
                    <w:sz w:val="24"/>
                    <w:szCs w:val="24"/>
                    <w:lang w:val="x-none" w:eastAsia="x-none"/>
                  </w:rPr>
                </w:rPrChange>
              </w:rPr>
              <w:pPrChange w:id="2055" w:author="Nguyet Nguyen (Senior Legal Executive)" w:date="2026-05-05T10:02:00Z">
                <w:pPr>
                  <w:spacing w:after="0" w:line="276" w:lineRule="auto"/>
                </w:pPr>
              </w:pPrChange>
            </w:pPr>
            <w:ins w:id="2056" w:author="Tien Nguyen" w:date="2026-04-22T20:11:00Z">
              <w:r w:rsidRPr="00EF77B8">
                <w:rPr>
                  <w:rFonts w:ascii="Times New Roman" w:hAnsi="Times New Roman"/>
                  <w:sz w:val="20"/>
                  <w:szCs w:val="20"/>
                  <w:lang w:val="vi-VN" w:eastAsia="x-none"/>
                  <w:rPrChange w:id="2057" w:author="Nguyet Nguyen (Senior Legal Executive)" w:date="2026-05-05T09:59:00Z">
                    <w:rPr>
                      <w:rFonts w:ascii="Times New Roman" w:hAnsi="Times New Roman"/>
                      <w:color w:val="45B0E1" w:themeColor="accent1" w:themeTint="99"/>
                      <w:sz w:val="24"/>
                      <w:szCs w:val="24"/>
                      <w:lang w:val="vi-VN" w:eastAsia="x-none"/>
                    </w:rPr>
                  </w:rPrChange>
                </w:rPr>
                <w:t>7</w:t>
              </w:r>
            </w:ins>
            <w:ins w:id="2058" w:author="Tien Nguyen" w:date="2026-04-22T20:58:00Z">
              <w:r w:rsidRPr="00EF77B8">
                <w:rPr>
                  <w:rFonts w:ascii="Times New Roman" w:hAnsi="Times New Roman"/>
                  <w:sz w:val="20"/>
                  <w:szCs w:val="20"/>
                  <w:lang w:val="vi-VN" w:eastAsia="x-none"/>
                  <w:rPrChange w:id="2059" w:author="Nguyet Nguyen (Senior Legal Executive)" w:date="2026-05-05T09:59:00Z">
                    <w:rPr>
                      <w:rFonts w:ascii="Times New Roman" w:hAnsi="Times New Roman"/>
                      <w:color w:val="45B0E1" w:themeColor="accent1" w:themeTint="99"/>
                      <w:sz w:val="24"/>
                      <w:szCs w:val="24"/>
                      <w:lang w:val="vi-VN" w:eastAsia="x-none"/>
                    </w:rPr>
                  </w:rPrChange>
                </w:rPr>
                <w:t>.</w:t>
              </w:r>
            </w:ins>
            <w:ins w:id="2060" w:author="Tien Nguyen" w:date="2026-04-22T20:11:00Z">
              <w:r w:rsidRPr="00EF77B8">
                <w:rPr>
                  <w:rFonts w:ascii="Times New Roman" w:hAnsi="Times New Roman"/>
                  <w:sz w:val="20"/>
                  <w:szCs w:val="20"/>
                  <w:lang w:val="vi-VN" w:eastAsia="x-none"/>
                  <w:rPrChange w:id="2061" w:author="Nguyet Nguyen (Senior Legal Executive)" w:date="2026-05-05T09:59:00Z">
                    <w:rPr>
                      <w:rFonts w:ascii="Times New Roman" w:hAnsi="Times New Roman"/>
                      <w:color w:val="45B0E1" w:themeColor="accent1" w:themeTint="99"/>
                      <w:sz w:val="24"/>
                      <w:szCs w:val="24"/>
                      <w:lang w:val="vi-VN" w:eastAsia="x-none"/>
                    </w:rPr>
                  </w:rPrChange>
                </w:rPr>
                <w:t>500</w:t>
              </w:r>
            </w:ins>
            <w:ins w:id="2062" w:author="Tien Nguyen" w:date="2026-04-22T20:58:00Z">
              <w:r w:rsidRPr="00EF77B8">
                <w:rPr>
                  <w:rFonts w:ascii="Times New Roman" w:hAnsi="Times New Roman"/>
                  <w:sz w:val="20"/>
                  <w:szCs w:val="20"/>
                  <w:lang w:val="vi-VN" w:eastAsia="x-none"/>
                  <w:rPrChange w:id="2063" w:author="Nguyet Nguyen (Senior Legal Executive)" w:date="2026-05-05T09:59:00Z">
                    <w:rPr>
                      <w:rFonts w:ascii="Times New Roman" w:hAnsi="Times New Roman"/>
                      <w:color w:val="45B0E1" w:themeColor="accent1" w:themeTint="99"/>
                      <w:sz w:val="24"/>
                      <w:szCs w:val="24"/>
                      <w:lang w:val="vi-VN" w:eastAsia="x-none"/>
                    </w:rPr>
                  </w:rPrChange>
                </w:rPr>
                <w:t>.</w:t>
              </w:r>
            </w:ins>
            <w:ins w:id="2064" w:author="Tien Nguyen" w:date="2026-04-22T20:11:00Z">
              <w:r w:rsidRPr="00EF77B8">
                <w:rPr>
                  <w:rFonts w:ascii="Times New Roman" w:hAnsi="Times New Roman"/>
                  <w:sz w:val="20"/>
                  <w:szCs w:val="20"/>
                  <w:lang w:val="vi-VN" w:eastAsia="x-none"/>
                  <w:rPrChange w:id="2065"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5F583DD6" w14:textId="77777777" w:rsidR="004B4E92" w:rsidRPr="00EF77B8" w:rsidDel="00E67CBA" w:rsidRDefault="004B4E92" w:rsidP="004B4E92">
            <w:pPr>
              <w:spacing w:after="0" w:line="276" w:lineRule="auto"/>
              <w:rPr>
                <w:ins w:id="2066" w:author="Tien Nguyen" w:date="2026-04-22T17:06:00Z"/>
                <w:rFonts w:ascii="Times New Roman" w:hAnsi="Times New Roman"/>
                <w:sz w:val="20"/>
                <w:szCs w:val="20"/>
                <w:lang w:val="x-none" w:eastAsia="x-none"/>
                <w:rPrChange w:id="2067" w:author="Nguyet Nguyen (Senior Legal Executive)" w:date="2026-05-05T09:59:00Z">
                  <w:rPr>
                    <w:ins w:id="2068"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36B2CCAB" w14:textId="77777777" w:rsidTr="00EF77B8">
        <w:trPr>
          <w:ins w:id="2069" w:author="Tien Nguyen" w:date="2026-04-22T17:06:00Z"/>
        </w:trPr>
        <w:tc>
          <w:tcPr>
            <w:tcW w:w="540" w:type="dxa"/>
          </w:tcPr>
          <w:p w14:paraId="2DAF5B60" w14:textId="77777777" w:rsidR="004B4E92" w:rsidRPr="00EF77B8" w:rsidRDefault="004B4E92" w:rsidP="004B4E92">
            <w:pPr>
              <w:spacing w:after="0" w:line="276" w:lineRule="auto"/>
              <w:jc w:val="center"/>
              <w:rPr>
                <w:ins w:id="2070" w:author="Tien Nguyen" w:date="2026-04-22T17:06:00Z"/>
                <w:rFonts w:ascii="Times New Roman" w:hAnsi="Times New Roman"/>
                <w:sz w:val="20"/>
                <w:szCs w:val="20"/>
                <w:rPrChange w:id="2071" w:author="Nguyet Nguyen (Senior Legal Executive)" w:date="2026-05-05T09:59:00Z">
                  <w:rPr>
                    <w:ins w:id="2072" w:author="Tien Nguyen" w:date="2026-04-22T17:06:00Z"/>
                    <w:rFonts w:ascii="Times New Roman" w:hAnsi="Times New Roman"/>
                    <w:sz w:val="24"/>
                    <w:szCs w:val="24"/>
                  </w:rPr>
                </w:rPrChange>
              </w:rPr>
            </w:pPr>
          </w:p>
        </w:tc>
        <w:tc>
          <w:tcPr>
            <w:tcW w:w="1530" w:type="dxa"/>
            <w:vMerge/>
          </w:tcPr>
          <w:p w14:paraId="3B51359C" w14:textId="577BC17F" w:rsidR="004B4E92" w:rsidRPr="00EF77B8" w:rsidDel="00E67CBA" w:rsidRDefault="004B4E92" w:rsidP="004B4E92">
            <w:pPr>
              <w:spacing w:after="0" w:line="276" w:lineRule="auto"/>
              <w:rPr>
                <w:ins w:id="2073" w:author="Tien Nguyen" w:date="2026-04-22T17:06:00Z"/>
                <w:rFonts w:ascii="Times New Roman" w:hAnsi="Times New Roman"/>
                <w:sz w:val="20"/>
                <w:szCs w:val="20"/>
                <w:lang w:val="vi-VN" w:eastAsia="x-none"/>
                <w:rPrChange w:id="2074" w:author="Nguyet Nguyen (Senior Legal Executive)" w:date="2026-05-05T09:59:00Z">
                  <w:rPr>
                    <w:ins w:id="2075" w:author="Tien Nguyen" w:date="2026-04-22T17:06:00Z"/>
                    <w:rFonts w:ascii="Times New Roman" w:hAnsi="Times New Roman"/>
                    <w:color w:val="45B0E1" w:themeColor="accent1" w:themeTint="99"/>
                    <w:sz w:val="24"/>
                    <w:szCs w:val="24"/>
                    <w:lang w:val="x-none" w:eastAsia="x-none"/>
                  </w:rPr>
                </w:rPrChange>
              </w:rPr>
            </w:pPr>
          </w:p>
        </w:tc>
        <w:tc>
          <w:tcPr>
            <w:tcW w:w="2658" w:type="dxa"/>
          </w:tcPr>
          <w:p w14:paraId="3582834E" w14:textId="583728E8" w:rsidR="004B4E92" w:rsidRPr="00EF77B8" w:rsidDel="00E67CBA" w:rsidRDefault="004B4E92" w:rsidP="004B4E92">
            <w:pPr>
              <w:spacing w:after="0" w:line="276" w:lineRule="auto"/>
              <w:rPr>
                <w:ins w:id="2076" w:author="Tien Nguyen" w:date="2026-04-22T17:06:00Z"/>
                <w:rFonts w:ascii="Times New Roman" w:hAnsi="Times New Roman"/>
                <w:sz w:val="20"/>
                <w:szCs w:val="20"/>
                <w:lang w:val="x-none" w:eastAsia="x-none"/>
                <w:rPrChange w:id="2077" w:author="Nguyet Nguyen (Senior Legal Executive)" w:date="2026-05-05T09:59:00Z">
                  <w:rPr>
                    <w:ins w:id="2078" w:author="Tien Nguyen" w:date="2026-04-22T17:06:00Z"/>
                    <w:rFonts w:ascii="Times New Roman" w:hAnsi="Times New Roman"/>
                    <w:color w:val="45B0E1" w:themeColor="accent1" w:themeTint="99"/>
                    <w:sz w:val="24"/>
                    <w:szCs w:val="24"/>
                    <w:lang w:val="x-none" w:eastAsia="x-none"/>
                  </w:rPr>
                </w:rPrChange>
              </w:rPr>
            </w:pPr>
            <w:ins w:id="2079" w:author="Tien Nguyen" w:date="2026-04-22T20:12:00Z">
              <w:r w:rsidRPr="00EF77B8">
                <w:rPr>
                  <w:rFonts w:ascii="Times New Roman" w:hAnsi="Times New Roman"/>
                  <w:sz w:val="20"/>
                  <w:szCs w:val="20"/>
                  <w:lang w:val="vi-VN" w:eastAsia="x-none"/>
                  <w:rPrChange w:id="2080" w:author="Nguyet Nguyen (Senior Legal Executive)" w:date="2026-05-05T09:59:00Z">
                    <w:rPr>
                      <w:rFonts w:ascii="Times New Roman" w:hAnsi="Times New Roman"/>
                      <w:color w:val="45B0E1" w:themeColor="accent1" w:themeTint="99"/>
                      <w:sz w:val="24"/>
                      <w:szCs w:val="24"/>
                      <w:lang w:val="vi-VN" w:eastAsia="x-none"/>
                    </w:rPr>
                  </w:rPrChange>
                </w:rPr>
                <w:t xml:space="preserve">Địa điểm  </w:t>
              </w:r>
            </w:ins>
          </w:p>
        </w:tc>
        <w:tc>
          <w:tcPr>
            <w:tcW w:w="818" w:type="dxa"/>
          </w:tcPr>
          <w:p w14:paraId="6AF414CF" w14:textId="03E3126E" w:rsidR="004B4E92" w:rsidRPr="00EF77B8" w:rsidDel="00E67CBA" w:rsidRDefault="004B4E92" w:rsidP="004B4E92">
            <w:pPr>
              <w:spacing w:after="0" w:line="276" w:lineRule="auto"/>
              <w:rPr>
                <w:ins w:id="2081" w:author="Tien Nguyen" w:date="2026-04-22T17:06:00Z"/>
                <w:rFonts w:ascii="Times New Roman" w:hAnsi="Times New Roman"/>
                <w:sz w:val="20"/>
                <w:szCs w:val="20"/>
                <w:lang w:val="vi-VN" w:eastAsia="x-none"/>
                <w:rPrChange w:id="2082" w:author="Nguyet Nguyen (Senior Legal Executive)" w:date="2026-05-05T09:59:00Z">
                  <w:rPr>
                    <w:ins w:id="2083" w:author="Tien Nguyen" w:date="2026-04-22T17:06:00Z"/>
                    <w:rFonts w:ascii="Times New Roman" w:hAnsi="Times New Roman"/>
                    <w:color w:val="45B0E1" w:themeColor="accent1" w:themeTint="99"/>
                    <w:sz w:val="24"/>
                    <w:szCs w:val="24"/>
                    <w:lang w:val="x-none" w:eastAsia="x-none"/>
                  </w:rPr>
                </w:rPrChange>
              </w:rPr>
            </w:pPr>
            <w:ins w:id="2084" w:author="Tien Nguyen" w:date="2026-04-22T20:12:00Z">
              <w:r w:rsidRPr="00EF77B8">
                <w:rPr>
                  <w:rFonts w:ascii="Times New Roman" w:hAnsi="Times New Roman"/>
                  <w:sz w:val="20"/>
                  <w:szCs w:val="20"/>
                  <w:lang w:val="vi-VN" w:eastAsia="x-none"/>
                  <w:rPrChange w:id="2085" w:author="Nguyet Nguyen (Senior Legal Executive)" w:date="2026-05-05T09:59:00Z">
                    <w:rPr>
                      <w:rFonts w:ascii="Times New Roman" w:hAnsi="Times New Roman"/>
                      <w:color w:val="45B0E1" w:themeColor="accent1" w:themeTint="99"/>
                      <w:sz w:val="24"/>
                      <w:szCs w:val="24"/>
                      <w:lang w:val="vi-VN" w:eastAsia="x-none"/>
                    </w:rPr>
                  </w:rPrChange>
                </w:rPr>
                <w:t xml:space="preserve">Ngày </w:t>
              </w:r>
            </w:ins>
          </w:p>
        </w:tc>
        <w:tc>
          <w:tcPr>
            <w:tcW w:w="693" w:type="dxa"/>
          </w:tcPr>
          <w:p w14:paraId="1CDEE21B" w14:textId="0CCDA1EC" w:rsidR="004B4E92" w:rsidRPr="00EF77B8" w:rsidRDefault="004B4E92" w:rsidP="00C31EB7">
            <w:pPr>
              <w:spacing w:after="0" w:line="276" w:lineRule="auto"/>
              <w:jc w:val="center"/>
              <w:rPr>
                <w:ins w:id="2086" w:author="Tien Nguyen" w:date="2026-04-23T20:51:00Z"/>
                <w:rFonts w:ascii="Times New Roman" w:hAnsi="Times New Roman"/>
                <w:sz w:val="20"/>
                <w:szCs w:val="20"/>
                <w:lang w:val="vi-VN" w:eastAsia="x-none"/>
                <w:rPrChange w:id="2087" w:author="Nguyet Nguyen (Senior Legal Executive)" w:date="2026-05-05T09:59:00Z">
                  <w:rPr>
                    <w:ins w:id="2088" w:author="Tien Nguyen" w:date="2026-04-23T20:51:00Z"/>
                    <w:rFonts w:ascii="Times New Roman" w:hAnsi="Times New Roman"/>
                    <w:color w:val="45B0E1" w:themeColor="accent1" w:themeTint="99"/>
                    <w:sz w:val="24"/>
                    <w:szCs w:val="24"/>
                    <w:lang w:val="vi-VN" w:eastAsia="x-none"/>
                  </w:rPr>
                </w:rPrChange>
              </w:rPr>
              <w:pPrChange w:id="2089" w:author="Nguyet Nguyen (Senior Legal Executive)" w:date="2026-05-05T11:43:00Z">
                <w:pPr>
                  <w:spacing w:after="0" w:line="276" w:lineRule="auto"/>
                </w:pPr>
              </w:pPrChange>
            </w:pPr>
            <w:ins w:id="2090" w:author="Tien Nguyen" w:date="2026-04-23T21:07:00Z">
              <w:r w:rsidRPr="00EF77B8">
                <w:rPr>
                  <w:rFonts w:ascii="Times New Roman" w:hAnsi="Times New Roman"/>
                  <w:sz w:val="20"/>
                  <w:szCs w:val="20"/>
                  <w:lang w:val="vi-VN" w:eastAsia="x-none"/>
                  <w:rPrChange w:id="209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30CF425C" w14:textId="5D8D9D78" w:rsidR="004B4E92" w:rsidRPr="00EF77B8" w:rsidDel="00E67CBA" w:rsidRDefault="004B4E92" w:rsidP="00C31EB7">
            <w:pPr>
              <w:spacing w:after="0" w:line="276" w:lineRule="auto"/>
              <w:jc w:val="center"/>
              <w:rPr>
                <w:ins w:id="2092" w:author="Tien Nguyen" w:date="2026-04-22T17:06:00Z"/>
                <w:rFonts w:ascii="Times New Roman" w:hAnsi="Times New Roman"/>
                <w:sz w:val="20"/>
                <w:szCs w:val="20"/>
                <w:lang w:val="vi-VN" w:eastAsia="x-none"/>
                <w:rPrChange w:id="2093" w:author="Nguyet Nguyen (Senior Legal Executive)" w:date="2026-05-05T09:59:00Z">
                  <w:rPr>
                    <w:ins w:id="2094" w:author="Tien Nguyen" w:date="2026-04-22T17:06:00Z"/>
                    <w:rFonts w:ascii="Times New Roman" w:hAnsi="Times New Roman"/>
                    <w:color w:val="45B0E1" w:themeColor="accent1" w:themeTint="99"/>
                    <w:sz w:val="24"/>
                    <w:szCs w:val="24"/>
                    <w:lang w:val="x-none" w:eastAsia="x-none"/>
                  </w:rPr>
                </w:rPrChange>
              </w:rPr>
              <w:pPrChange w:id="2095" w:author="Nguyet Nguyen (Senior Legal Executive)" w:date="2026-05-05T11:43:00Z">
                <w:pPr>
                  <w:spacing w:after="0" w:line="276" w:lineRule="auto"/>
                </w:pPr>
              </w:pPrChange>
            </w:pPr>
            <w:ins w:id="2096" w:author="Tien Nguyen" w:date="2026-04-22T20:12:00Z">
              <w:r w:rsidRPr="00EF77B8">
                <w:rPr>
                  <w:rFonts w:ascii="Times New Roman" w:hAnsi="Times New Roman"/>
                  <w:sz w:val="20"/>
                  <w:szCs w:val="20"/>
                  <w:lang w:val="vi-VN" w:eastAsia="x-none"/>
                  <w:rPrChange w:id="2097"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1A319253" w14:textId="42BCF87F" w:rsidR="004B4E92" w:rsidRPr="00EF77B8" w:rsidDel="00E67CBA" w:rsidRDefault="004B4E92" w:rsidP="00EF77B8">
            <w:pPr>
              <w:spacing w:after="0" w:line="276" w:lineRule="auto"/>
              <w:jc w:val="right"/>
              <w:rPr>
                <w:ins w:id="2098" w:author="Tien Nguyen" w:date="2026-04-22T17:06:00Z"/>
                <w:rFonts w:ascii="Times New Roman" w:hAnsi="Times New Roman"/>
                <w:sz w:val="20"/>
                <w:szCs w:val="20"/>
                <w:lang w:val="vi-VN" w:eastAsia="x-none"/>
                <w:rPrChange w:id="2099" w:author="Nguyet Nguyen (Senior Legal Executive)" w:date="2026-05-05T09:59:00Z">
                  <w:rPr>
                    <w:ins w:id="2100" w:author="Tien Nguyen" w:date="2026-04-22T17:06:00Z"/>
                    <w:rFonts w:ascii="Times New Roman" w:hAnsi="Times New Roman"/>
                    <w:color w:val="45B0E1" w:themeColor="accent1" w:themeTint="99"/>
                    <w:sz w:val="24"/>
                    <w:szCs w:val="24"/>
                    <w:lang w:val="x-none" w:eastAsia="x-none"/>
                  </w:rPr>
                </w:rPrChange>
              </w:rPr>
              <w:pPrChange w:id="2101" w:author="Nguyet Nguyen (Senior Legal Executive)" w:date="2026-05-05T10:02:00Z">
                <w:pPr>
                  <w:spacing w:after="0" w:line="276" w:lineRule="auto"/>
                </w:pPr>
              </w:pPrChange>
            </w:pPr>
            <w:ins w:id="2102" w:author="Tien Nguyen" w:date="2026-04-22T20:12:00Z">
              <w:r w:rsidRPr="00EF77B8">
                <w:rPr>
                  <w:rFonts w:ascii="Times New Roman" w:hAnsi="Times New Roman"/>
                  <w:sz w:val="20"/>
                  <w:szCs w:val="20"/>
                  <w:lang w:val="vi-VN" w:eastAsia="x-none"/>
                  <w:rPrChange w:id="2103" w:author="Nguyet Nguyen (Senior Legal Executive)" w:date="2026-05-05T09:59:00Z">
                    <w:rPr>
                      <w:rFonts w:ascii="Times New Roman" w:hAnsi="Times New Roman"/>
                      <w:color w:val="45B0E1" w:themeColor="accent1" w:themeTint="99"/>
                      <w:sz w:val="24"/>
                      <w:szCs w:val="24"/>
                      <w:lang w:val="vi-VN" w:eastAsia="x-none"/>
                    </w:rPr>
                  </w:rPrChange>
                </w:rPr>
                <w:t>3</w:t>
              </w:r>
            </w:ins>
            <w:ins w:id="2104" w:author="Tien Nguyen" w:date="2026-04-22T20:58:00Z">
              <w:r w:rsidRPr="00EF77B8">
                <w:rPr>
                  <w:rFonts w:ascii="Times New Roman" w:hAnsi="Times New Roman"/>
                  <w:sz w:val="20"/>
                  <w:szCs w:val="20"/>
                  <w:lang w:val="vi-VN" w:eastAsia="x-none"/>
                  <w:rPrChange w:id="2105" w:author="Nguyet Nguyen (Senior Legal Executive)" w:date="2026-05-05T09:59:00Z">
                    <w:rPr>
                      <w:rFonts w:ascii="Times New Roman" w:hAnsi="Times New Roman"/>
                      <w:color w:val="45B0E1" w:themeColor="accent1" w:themeTint="99"/>
                      <w:sz w:val="24"/>
                      <w:szCs w:val="24"/>
                      <w:lang w:val="vi-VN" w:eastAsia="x-none"/>
                    </w:rPr>
                  </w:rPrChange>
                </w:rPr>
                <w:t>.</w:t>
              </w:r>
            </w:ins>
            <w:ins w:id="2106" w:author="Tien Nguyen" w:date="2026-04-22T20:12:00Z">
              <w:r w:rsidRPr="00EF77B8">
                <w:rPr>
                  <w:rFonts w:ascii="Times New Roman" w:hAnsi="Times New Roman"/>
                  <w:sz w:val="20"/>
                  <w:szCs w:val="20"/>
                  <w:lang w:val="vi-VN" w:eastAsia="x-none"/>
                  <w:rPrChange w:id="2107" w:author="Nguyet Nguyen (Senior Legal Executive)" w:date="2026-05-05T09:59:00Z">
                    <w:rPr>
                      <w:rFonts w:ascii="Times New Roman" w:hAnsi="Times New Roman"/>
                      <w:color w:val="45B0E1" w:themeColor="accent1" w:themeTint="99"/>
                      <w:sz w:val="24"/>
                      <w:szCs w:val="24"/>
                      <w:lang w:val="vi-VN" w:eastAsia="x-none"/>
                    </w:rPr>
                  </w:rPrChange>
                </w:rPr>
                <w:t>000</w:t>
              </w:r>
            </w:ins>
            <w:ins w:id="2108" w:author="Tien Nguyen" w:date="2026-04-22T20:58:00Z">
              <w:r w:rsidRPr="00EF77B8">
                <w:rPr>
                  <w:rFonts w:ascii="Times New Roman" w:hAnsi="Times New Roman"/>
                  <w:sz w:val="20"/>
                  <w:szCs w:val="20"/>
                  <w:lang w:val="vi-VN" w:eastAsia="x-none"/>
                  <w:rPrChange w:id="2109" w:author="Nguyet Nguyen (Senior Legal Executive)" w:date="2026-05-05T09:59:00Z">
                    <w:rPr>
                      <w:rFonts w:ascii="Times New Roman" w:hAnsi="Times New Roman"/>
                      <w:color w:val="45B0E1" w:themeColor="accent1" w:themeTint="99"/>
                      <w:sz w:val="24"/>
                      <w:szCs w:val="24"/>
                      <w:lang w:val="vi-VN" w:eastAsia="x-none"/>
                    </w:rPr>
                  </w:rPrChange>
                </w:rPr>
                <w:t>.</w:t>
              </w:r>
            </w:ins>
            <w:ins w:id="2110" w:author="Tien Nguyen" w:date="2026-04-22T20:12:00Z">
              <w:r w:rsidRPr="00EF77B8">
                <w:rPr>
                  <w:rFonts w:ascii="Times New Roman" w:hAnsi="Times New Roman"/>
                  <w:sz w:val="20"/>
                  <w:szCs w:val="20"/>
                  <w:lang w:val="vi-VN" w:eastAsia="x-none"/>
                  <w:rPrChange w:id="2111"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7AC737E4" w14:textId="6FF2806E" w:rsidR="004B4E92" w:rsidRPr="00EF77B8" w:rsidDel="00E67CBA" w:rsidRDefault="004B4E92" w:rsidP="00EF77B8">
            <w:pPr>
              <w:spacing w:after="0" w:line="276" w:lineRule="auto"/>
              <w:jc w:val="right"/>
              <w:rPr>
                <w:ins w:id="2112" w:author="Tien Nguyen" w:date="2026-04-22T17:06:00Z"/>
                <w:rFonts w:ascii="Times New Roman" w:hAnsi="Times New Roman"/>
                <w:sz w:val="20"/>
                <w:szCs w:val="20"/>
                <w:lang w:val="vi-VN" w:eastAsia="x-none"/>
                <w:rPrChange w:id="2113" w:author="Nguyet Nguyen (Senior Legal Executive)" w:date="2026-05-05T09:59:00Z">
                  <w:rPr>
                    <w:ins w:id="2114" w:author="Tien Nguyen" w:date="2026-04-22T17:06:00Z"/>
                    <w:rFonts w:ascii="Times New Roman" w:hAnsi="Times New Roman"/>
                    <w:color w:val="45B0E1" w:themeColor="accent1" w:themeTint="99"/>
                    <w:sz w:val="24"/>
                    <w:szCs w:val="24"/>
                    <w:lang w:val="x-none" w:eastAsia="x-none"/>
                  </w:rPr>
                </w:rPrChange>
              </w:rPr>
              <w:pPrChange w:id="2115" w:author="Nguyet Nguyen (Senior Legal Executive)" w:date="2026-05-05T10:02:00Z">
                <w:pPr>
                  <w:spacing w:after="0" w:line="276" w:lineRule="auto"/>
                </w:pPr>
              </w:pPrChange>
            </w:pPr>
            <w:ins w:id="2116" w:author="Tien Nguyen" w:date="2026-04-22T20:13:00Z">
              <w:r w:rsidRPr="00EF77B8">
                <w:rPr>
                  <w:rFonts w:ascii="Times New Roman" w:hAnsi="Times New Roman"/>
                  <w:sz w:val="20"/>
                  <w:szCs w:val="20"/>
                  <w:lang w:val="vi-VN" w:eastAsia="x-none"/>
                  <w:rPrChange w:id="2117" w:author="Nguyet Nguyen (Senior Legal Executive)" w:date="2026-05-05T09:59:00Z">
                    <w:rPr>
                      <w:rFonts w:ascii="Times New Roman" w:hAnsi="Times New Roman"/>
                      <w:color w:val="45B0E1" w:themeColor="accent1" w:themeTint="99"/>
                      <w:sz w:val="24"/>
                      <w:szCs w:val="24"/>
                      <w:lang w:val="vi-VN" w:eastAsia="x-none"/>
                    </w:rPr>
                  </w:rPrChange>
                </w:rPr>
                <w:t>6</w:t>
              </w:r>
            </w:ins>
            <w:ins w:id="2118" w:author="Tien Nguyen" w:date="2026-04-22T20:58:00Z">
              <w:r w:rsidRPr="00EF77B8">
                <w:rPr>
                  <w:rFonts w:ascii="Times New Roman" w:hAnsi="Times New Roman"/>
                  <w:sz w:val="20"/>
                  <w:szCs w:val="20"/>
                  <w:lang w:val="vi-VN" w:eastAsia="x-none"/>
                  <w:rPrChange w:id="2119" w:author="Nguyet Nguyen (Senior Legal Executive)" w:date="2026-05-05T09:59:00Z">
                    <w:rPr>
                      <w:rFonts w:ascii="Times New Roman" w:hAnsi="Times New Roman"/>
                      <w:color w:val="45B0E1" w:themeColor="accent1" w:themeTint="99"/>
                      <w:sz w:val="24"/>
                      <w:szCs w:val="24"/>
                      <w:lang w:val="vi-VN" w:eastAsia="x-none"/>
                    </w:rPr>
                  </w:rPrChange>
                </w:rPr>
                <w:t>.</w:t>
              </w:r>
            </w:ins>
            <w:ins w:id="2120" w:author="Tien Nguyen" w:date="2026-04-22T20:13:00Z">
              <w:r w:rsidRPr="00EF77B8">
                <w:rPr>
                  <w:rFonts w:ascii="Times New Roman" w:hAnsi="Times New Roman"/>
                  <w:sz w:val="20"/>
                  <w:szCs w:val="20"/>
                  <w:lang w:val="vi-VN" w:eastAsia="x-none"/>
                  <w:rPrChange w:id="2121" w:author="Nguyet Nguyen (Senior Legal Executive)" w:date="2026-05-05T09:59:00Z">
                    <w:rPr>
                      <w:rFonts w:ascii="Times New Roman" w:hAnsi="Times New Roman"/>
                      <w:color w:val="45B0E1" w:themeColor="accent1" w:themeTint="99"/>
                      <w:sz w:val="24"/>
                      <w:szCs w:val="24"/>
                      <w:lang w:val="vi-VN" w:eastAsia="x-none"/>
                    </w:rPr>
                  </w:rPrChange>
                </w:rPr>
                <w:t>000</w:t>
              </w:r>
            </w:ins>
            <w:ins w:id="2122" w:author="Tien Nguyen" w:date="2026-04-22T20:58:00Z">
              <w:r w:rsidRPr="00EF77B8">
                <w:rPr>
                  <w:rFonts w:ascii="Times New Roman" w:hAnsi="Times New Roman"/>
                  <w:sz w:val="20"/>
                  <w:szCs w:val="20"/>
                  <w:lang w:val="vi-VN" w:eastAsia="x-none"/>
                  <w:rPrChange w:id="2123" w:author="Nguyet Nguyen (Senior Legal Executive)" w:date="2026-05-05T09:59:00Z">
                    <w:rPr>
                      <w:rFonts w:ascii="Times New Roman" w:hAnsi="Times New Roman"/>
                      <w:color w:val="45B0E1" w:themeColor="accent1" w:themeTint="99"/>
                      <w:sz w:val="24"/>
                      <w:szCs w:val="24"/>
                      <w:lang w:val="vi-VN" w:eastAsia="x-none"/>
                    </w:rPr>
                  </w:rPrChange>
                </w:rPr>
                <w:t>.</w:t>
              </w:r>
            </w:ins>
            <w:ins w:id="2124" w:author="Tien Nguyen" w:date="2026-04-22T20:13:00Z">
              <w:r w:rsidRPr="00EF77B8">
                <w:rPr>
                  <w:rFonts w:ascii="Times New Roman" w:hAnsi="Times New Roman"/>
                  <w:sz w:val="20"/>
                  <w:szCs w:val="20"/>
                  <w:lang w:val="vi-VN" w:eastAsia="x-none"/>
                  <w:rPrChange w:id="2125"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47B81971" w14:textId="77777777" w:rsidR="004B4E92" w:rsidRPr="00EF77B8" w:rsidDel="00E67CBA" w:rsidRDefault="004B4E92" w:rsidP="004B4E92">
            <w:pPr>
              <w:spacing w:after="0" w:line="276" w:lineRule="auto"/>
              <w:rPr>
                <w:ins w:id="2126" w:author="Tien Nguyen" w:date="2026-04-22T17:06:00Z"/>
                <w:rFonts w:ascii="Times New Roman" w:hAnsi="Times New Roman"/>
                <w:sz w:val="20"/>
                <w:szCs w:val="20"/>
                <w:lang w:val="x-none" w:eastAsia="x-none"/>
                <w:rPrChange w:id="2127" w:author="Nguyet Nguyen (Senior Legal Executive)" w:date="2026-05-05T09:59:00Z">
                  <w:rPr>
                    <w:ins w:id="2128"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242F46F0" w14:textId="77777777" w:rsidTr="00EF77B8">
        <w:trPr>
          <w:ins w:id="2129" w:author="Tien Nguyen" w:date="2026-04-22T17:06:00Z"/>
        </w:trPr>
        <w:tc>
          <w:tcPr>
            <w:tcW w:w="540" w:type="dxa"/>
          </w:tcPr>
          <w:p w14:paraId="4343B365" w14:textId="77777777" w:rsidR="004B4E92" w:rsidRPr="00EF77B8" w:rsidRDefault="004B4E92" w:rsidP="004B4E92">
            <w:pPr>
              <w:spacing w:after="0" w:line="276" w:lineRule="auto"/>
              <w:jc w:val="center"/>
              <w:rPr>
                <w:ins w:id="2130" w:author="Tien Nguyen" w:date="2026-04-22T17:06:00Z"/>
                <w:rFonts w:ascii="Times New Roman" w:hAnsi="Times New Roman"/>
                <w:sz w:val="20"/>
                <w:szCs w:val="20"/>
                <w:rPrChange w:id="2131" w:author="Nguyet Nguyen (Senior Legal Executive)" w:date="2026-05-05T09:59:00Z">
                  <w:rPr>
                    <w:ins w:id="2132" w:author="Tien Nguyen" w:date="2026-04-22T17:06:00Z"/>
                    <w:rFonts w:ascii="Times New Roman" w:hAnsi="Times New Roman"/>
                    <w:sz w:val="24"/>
                    <w:szCs w:val="24"/>
                  </w:rPr>
                </w:rPrChange>
              </w:rPr>
            </w:pPr>
          </w:p>
        </w:tc>
        <w:tc>
          <w:tcPr>
            <w:tcW w:w="1530" w:type="dxa"/>
          </w:tcPr>
          <w:p w14:paraId="174601BC" w14:textId="072C08B1" w:rsidR="004B4E92" w:rsidRPr="00EF77B8" w:rsidDel="00E67CBA" w:rsidRDefault="004B4E92" w:rsidP="004B4E92">
            <w:pPr>
              <w:spacing w:after="0" w:line="276" w:lineRule="auto"/>
              <w:rPr>
                <w:ins w:id="2133" w:author="Tien Nguyen" w:date="2026-04-22T17:06:00Z"/>
                <w:rFonts w:ascii="Times New Roman" w:hAnsi="Times New Roman"/>
                <w:sz w:val="20"/>
                <w:szCs w:val="20"/>
                <w:lang w:val="vi-VN" w:eastAsia="x-none"/>
                <w:rPrChange w:id="2134" w:author="Nguyet Nguyen (Senior Legal Executive)" w:date="2026-05-05T09:59:00Z">
                  <w:rPr>
                    <w:ins w:id="2135" w:author="Tien Nguyen" w:date="2026-04-22T17:06:00Z"/>
                    <w:rFonts w:ascii="Times New Roman" w:hAnsi="Times New Roman"/>
                    <w:color w:val="45B0E1" w:themeColor="accent1" w:themeTint="99"/>
                    <w:sz w:val="24"/>
                    <w:szCs w:val="24"/>
                    <w:lang w:val="x-none" w:eastAsia="x-none"/>
                  </w:rPr>
                </w:rPrChange>
              </w:rPr>
            </w:pPr>
            <w:ins w:id="2136" w:author="Tien Nguyen" w:date="2026-04-22T20:13:00Z">
              <w:r w:rsidRPr="00EF77B8">
                <w:rPr>
                  <w:rFonts w:ascii="Times New Roman" w:hAnsi="Times New Roman"/>
                  <w:sz w:val="20"/>
                  <w:szCs w:val="20"/>
                  <w:lang w:val="vi-VN" w:eastAsia="x-none"/>
                  <w:rPrChange w:id="2137" w:author="Nguyet Nguyen (Senior Legal Executive)" w:date="2026-05-05T09:59:00Z">
                    <w:rPr>
                      <w:rFonts w:ascii="Times New Roman" w:hAnsi="Times New Roman"/>
                      <w:color w:val="45B0E1" w:themeColor="accent1" w:themeTint="99"/>
                      <w:sz w:val="24"/>
                      <w:szCs w:val="24"/>
                      <w:lang w:val="vi-VN" w:eastAsia="x-none"/>
                    </w:rPr>
                  </w:rPrChange>
                </w:rPr>
                <w:t>Hậu cần</w:t>
              </w:r>
            </w:ins>
          </w:p>
        </w:tc>
        <w:tc>
          <w:tcPr>
            <w:tcW w:w="2658" w:type="dxa"/>
          </w:tcPr>
          <w:p w14:paraId="73BD4D2E" w14:textId="60969707" w:rsidR="004B4E92" w:rsidRPr="00EF77B8" w:rsidDel="00E67CBA" w:rsidRDefault="004B4E92" w:rsidP="004B4E92">
            <w:pPr>
              <w:spacing w:after="0" w:line="276" w:lineRule="auto"/>
              <w:rPr>
                <w:ins w:id="2138" w:author="Tien Nguyen" w:date="2026-04-22T17:06:00Z"/>
                <w:rFonts w:ascii="Times New Roman" w:hAnsi="Times New Roman"/>
                <w:sz w:val="20"/>
                <w:szCs w:val="20"/>
                <w:lang w:val="vi-VN" w:eastAsia="x-none"/>
                <w:rPrChange w:id="2139" w:author="Nguyet Nguyen (Senior Legal Executive)" w:date="2026-05-05T09:59:00Z">
                  <w:rPr>
                    <w:ins w:id="2140" w:author="Tien Nguyen" w:date="2026-04-22T17:06:00Z"/>
                    <w:rFonts w:ascii="Times New Roman" w:hAnsi="Times New Roman"/>
                    <w:color w:val="45B0E1" w:themeColor="accent1" w:themeTint="99"/>
                    <w:sz w:val="24"/>
                    <w:szCs w:val="24"/>
                    <w:lang w:val="x-none" w:eastAsia="x-none"/>
                  </w:rPr>
                </w:rPrChange>
              </w:rPr>
            </w:pPr>
            <w:ins w:id="2141" w:author="Tien Nguyen" w:date="2026-04-22T20:13:00Z">
              <w:r w:rsidRPr="00EF77B8">
                <w:rPr>
                  <w:rFonts w:ascii="Times New Roman" w:hAnsi="Times New Roman"/>
                  <w:sz w:val="20"/>
                  <w:szCs w:val="20"/>
                  <w:lang w:val="vi-VN" w:eastAsia="x-none"/>
                  <w:rPrChange w:id="2142" w:author="Nguyet Nguyen (Senior Legal Executive)" w:date="2026-05-05T09:59:00Z">
                    <w:rPr>
                      <w:rFonts w:ascii="Times New Roman" w:hAnsi="Times New Roman"/>
                      <w:color w:val="45B0E1" w:themeColor="accent1" w:themeTint="99"/>
                      <w:sz w:val="24"/>
                      <w:szCs w:val="24"/>
                      <w:lang w:val="vi-VN" w:eastAsia="x-none"/>
                    </w:rPr>
                  </w:rPrChange>
                </w:rPr>
                <w:t xml:space="preserve">Ăn uống </w:t>
              </w:r>
            </w:ins>
            <w:ins w:id="2143" w:author="Tien Nguyen" w:date="2026-04-23T00:12:00Z">
              <w:r w:rsidRPr="00EF77B8">
                <w:rPr>
                  <w:rFonts w:ascii="Times New Roman" w:hAnsi="Times New Roman"/>
                  <w:sz w:val="20"/>
                  <w:szCs w:val="20"/>
                  <w:lang w:val="vi-VN" w:eastAsia="x-none"/>
                  <w:rPrChange w:id="2144" w:author="Nguyet Nguyen (Senior Legal Executive)" w:date="2026-05-05T09:59:00Z">
                    <w:rPr>
                      <w:rFonts w:ascii="Times New Roman" w:hAnsi="Times New Roman"/>
                      <w:color w:val="45B0E1" w:themeColor="accent1" w:themeTint="99"/>
                      <w:sz w:val="24"/>
                      <w:szCs w:val="24"/>
                      <w:lang w:val="vi-VN" w:eastAsia="x-none"/>
                    </w:rPr>
                  </w:rPrChange>
                </w:rPr>
                <w:t>ngày 29/04</w:t>
              </w:r>
            </w:ins>
            <w:ins w:id="2145" w:author="Tien Nguyen" w:date="2026-04-23T21:09:00Z">
              <w:r w:rsidRPr="00EF77B8">
                <w:rPr>
                  <w:rFonts w:ascii="Times New Roman" w:hAnsi="Times New Roman"/>
                  <w:sz w:val="20"/>
                  <w:szCs w:val="20"/>
                  <w:lang w:val="vi-VN" w:eastAsia="x-none"/>
                  <w:rPrChange w:id="2146" w:author="Nguyet Nguyen (Senior Legal Executive)" w:date="2026-05-05T09:59:00Z">
                    <w:rPr>
                      <w:rFonts w:ascii="Times New Roman" w:hAnsi="Times New Roman"/>
                      <w:color w:val="45B0E1" w:themeColor="accent1" w:themeTint="99"/>
                      <w:sz w:val="24"/>
                      <w:szCs w:val="24"/>
                      <w:lang w:val="vi-VN" w:eastAsia="x-none"/>
                    </w:rPr>
                  </w:rPrChange>
                </w:rPr>
                <w:t xml:space="preserve">  bao gồm 25 </w:t>
              </w:r>
            </w:ins>
            <w:ins w:id="2147" w:author="Tien Nguyen" w:date="2026-04-23T21:10:00Z">
              <w:r w:rsidRPr="00EF77B8">
                <w:rPr>
                  <w:rFonts w:ascii="Times New Roman" w:hAnsi="Times New Roman"/>
                  <w:sz w:val="20"/>
                  <w:szCs w:val="20"/>
                  <w:lang w:val="vi-VN" w:eastAsia="x-none"/>
                  <w:rPrChange w:id="2148" w:author="Nguyet Nguyen (Senior Legal Executive)" w:date="2026-05-05T09:59:00Z">
                    <w:rPr>
                      <w:rFonts w:ascii="Times New Roman" w:hAnsi="Times New Roman"/>
                      <w:color w:val="45B0E1" w:themeColor="accent1" w:themeTint="99"/>
                      <w:sz w:val="24"/>
                      <w:szCs w:val="24"/>
                      <w:lang w:val="vi-VN" w:eastAsia="x-none"/>
                    </w:rPr>
                  </w:rPrChange>
                </w:rPr>
                <w:t xml:space="preserve">người </w:t>
              </w:r>
            </w:ins>
            <w:ins w:id="2149" w:author="Tien Nguyen" w:date="2026-04-23T21:09:00Z">
              <w:r w:rsidRPr="00EF77B8">
                <w:rPr>
                  <w:rFonts w:ascii="Times New Roman" w:hAnsi="Times New Roman"/>
                  <w:sz w:val="20"/>
                  <w:szCs w:val="20"/>
                  <w:lang w:val="vi-VN" w:eastAsia="x-none"/>
                  <w:rPrChange w:id="2150" w:author="Nguyet Nguyen (Senior Legal Executive)" w:date="2026-05-05T09:59:00Z">
                    <w:rPr>
                      <w:rFonts w:ascii="Times New Roman" w:hAnsi="Times New Roman"/>
                      <w:color w:val="45B0E1" w:themeColor="accent1" w:themeTint="99"/>
                      <w:sz w:val="24"/>
                      <w:szCs w:val="24"/>
                      <w:lang w:val="vi-VN" w:eastAsia="x-none"/>
                    </w:rPr>
                  </w:rPrChange>
                </w:rPr>
                <w:t>(</w:t>
              </w:r>
            </w:ins>
            <w:ins w:id="2151" w:author="Tien Nguyen" w:date="2026-04-23T21:10:00Z">
              <w:r w:rsidRPr="00EF77B8">
                <w:rPr>
                  <w:rFonts w:ascii="Times New Roman" w:hAnsi="Times New Roman"/>
                  <w:sz w:val="20"/>
                  <w:szCs w:val="20"/>
                  <w:lang w:val="vi-VN" w:eastAsia="x-none"/>
                  <w:rPrChange w:id="2152" w:author="Nguyet Nguyen (Senior Legal Executive)" w:date="2026-05-05T09:59:00Z">
                    <w:rPr>
                      <w:rFonts w:ascii="Times New Roman" w:hAnsi="Times New Roman"/>
                      <w:color w:val="45B0E1" w:themeColor="accent1" w:themeTint="99"/>
                      <w:sz w:val="24"/>
                      <w:szCs w:val="24"/>
                      <w:lang w:val="vi-VN" w:eastAsia="x-none"/>
                    </w:rPr>
                  </w:rPrChange>
                </w:rPr>
                <w:t>nước</w:t>
              </w:r>
            </w:ins>
            <w:ins w:id="2153" w:author="Tien Nguyen" w:date="2026-04-23T21:09:00Z">
              <w:r w:rsidRPr="00EF77B8">
                <w:rPr>
                  <w:rFonts w:ascii="Times New Roman" w:hAnsi="Times New Roman"/>
                  <w:sz w:val="20"/>
                  <w:szCs w:val="20"/>
                  <w:lang w:val="vi-VN" w:eastAsia="x-none"/>
                  <w:rPrChange w:id="2154" w:author="Nguyet Nguyen (Senior Legal Executive)" w:date="2026-05-05T09:59:00Z">
                    <w:rPr>
                      <w:rFonts w:ascii="Times New Roman" w:hAnsi="Times New Roman"/>
                      <w:color w:val="45B0E1" w:themeColor="accent1" w:themeTint="99"/>
                      <w:sz w:val="24"/>
                      <w:szCs w:val="24"/>
                      <w:lang w:val="vi-VN" w:eastAsia="x-none"/>
                    </w:rPr>
                  </w:rPrChange>
                </w:rPr>
                <w:t xml:space="preserve"> + Sandwich)</w:t>
              </w:r>
            </w:ins>
          </w:p>
        </w:tc>
        <w:tc>
          <w:tcPr>
            <w:tcW w:w="818" w:type="dxa"/>
          </w:tcPr>
          <w:p w14:paraId="4046CD48" w14:textId="04EF5296" w:rsidR="004B4E92" w:rsidRPr="00EF77B8" w:rsidDel="00E67CBA" w:rsidRDefault="004B4E92" w:rsidP="004B4E92">
            <w:pPr>
              <w:spacing w:after="0" w:line="276" w:lineRule="auto"/>
              <w:rPr>
                <w:ins w:id="2155" w:author="Tien Nguyen" w:date="2026-04-22T17:06:00Z"/>
                <w:rFonts w:ascii="Times New Roman" w:hAnsi="Times New Roman"/>
                <w:sz w:val="20"/>
                <w:szCs w:val="20"/>
                <w:lang w:val="vi-VN" w:eastAsia="x-none"/>
                <w:rPrChange w:id="2156" w:author="Nguyet Nguyen (Senior Legal Executive)" w:date="2026-05-05T09:59:00Z">
                  <w:rPr>
                    <w:ins w:id="2157" w:author="Tien Nguyen" w:date="2026-04-22T17:06:00Z"/>
                    <w:rFonts w:ascii="Times New Roman" w:hAnsi="Times New Roman"/>
                    <w:color w:val="45B0E1" w:themeColor="accent1" w:themeTint="99"/>
                    <w:sz w:val="24"/>
                    <w:szCs w:val="24"/>
                    <w:lang w:val="x-none" w:eastAsia="x-none"/>
                  </w:rPr>
                </w:rPrChange>
              </w:rPr>
            </w:pPr>
            <w:ins w:id="2158" w:author="Tien Nguyen" w:date="2026-04-22T20:14:00Z">
              <w:r w:rsidRPr="00EF77B8">
                <w:rPr>
                  <w:rFonts w:ascii="Times New Roman" w:hAnsi="Times New Roman"/>
                  <w:sz w:val="20"/>
                  <w:szCs w:val="20"/>
                  <w:lang w:val="vi-VN" w:eastAsia="x-none"/>
                  <w:rPrChange w:id="2159" w:author="Nguyet Nguyen (Senior Legal Executive)" w:date="2026-05-05T09:59:00Z">
                    <w:rPr>
                      <w:rFonts w:ascii="Times New Roman" w:hAnsi="Times New Roman"/>
                      <w:color w:val="45B0E1" w:themeColor="accent1" w:themeTint="99"/>
                      <w:sz w:val="24"/>
                      <w:szCs w:val="24"/>
                      <w:lang w:val="vi-VN" w:eastAsia="x-none"/>
                    </w:rPr>
                  </w:rPrChange>
                </w:rPr>
                <w:t xml:space="preserve">Gói </w:t>
              </w:r>
            </w:ins>
          </w:p>
        </w:tc>
        <w:tc>
          <w:tcPr>
            <w:tcW w:w="693" w:type="dxa"/>
          </w:tcPr>
          <w:p w14:paraId="465469AB" w14:textId="55898A5B" w:rsidR="004B4E92" w:rsidRPr="00EF77B8" w:rsidRDefault="004B4E92" w:rsidP="00C31EB7">
            <w:pPr>
              <w:spacing w:after="0" w:line="276" w:lineRule="auto"/>
              <w:jc w:val="center"/>
              <w:rPr>
                <w:ins w:id="2160" w:author="Tien Nguyen" w:date="2026-04-23T20:51:00Z"/>
                <w:rFonts w:ascii="Times New Roman" w:hAnsi="Times New Roman"/>
                <w:sz w:val="20"/>
                <w:szCs w:val="20"/>
                <w:lang w:val="vi-VN" w:eastAsia="x-none"/>
                <w:rPrChange w:id="2161" w:author="Nguyet Nguyen (Senior Legal Executive)" w:date="2026-05-05T09:59:00Z">
                  <w:rPr>
                    <w:ins w:id="2162" w:author="Tien Nguyen" w:date="2026-04-23T20:51:00Z"/>
                    <w:rFonts w:ascii="Times New Roman" w:hAnsi="Times New Roman"/>
                    <w:color w:val="45B0E1" w:themeColor="accent1" w:themeTint="99"/>
                    <w:sz w:val="24"/>
                    <w:szCs w:val="24"/>
                    <w:lang w:val="vi-VN" w:eastAsia="x-none"/>
                  </w:rPr>
                </w:rPrChange>
              </w:rPr>
              <w:pPrChange w:id="2163" w:author="Nguyet Nguyen (Senior Legal Executive)" w:date="2026-05-05T11:43:00Z">
                <w:pPr>
                  <w:spacing w:after="0" w:line="276" w:lineRule="auto"/>
                </w:pPr>
              </w:pPrChange>
            </w:pPr>
            <w:ins w:id="2164" w:author="Tien Nguyen" w:date="2026-04-23T21:08:00Z">
              <w:r w:rsidRPr="00EF77B8">
                <w:rPr>
                  <w:rFonts w:ascii="Times New Roman" w:hAnsi="Times New Roman"/>
                  <w:sz w:val="20"/>
                  <w:szCs w:val="20"/>
                  <w:lang w:val="vi-VN" w:eastAsia="x-none"/>
                  <w:rPrChange w:id="2165"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773E0876" w14:textId="2D94F3A9" w:rsidR="004B4E92" w:rsidRPr="00EF77B8" w:rsidDel="00E67CBA" w:rsidRDefault="004B4E92" w:rsidP="00C31EB7">
            <w:pPr>
              <w:spacing w:after="0" w:line="276" w:lineRule="auto"/>
              <w:jc w:val="center"/>
              <w:rPr>
                <w:ins w:id="2166" w:author="Tien Nguyen" w:date="2026-04-22T17:06:00Z"/>
                <w:rFonts w:ascii="Times New Roman" w:hAnsi="Times New Roman"/>
                <w:sz w:val="20"/>
                <w:szCs w:val="20"/>
                <w:lang w:val="vi-VN" w:eastAsia="x-none"/>
                <w:rPrChange w:id="2167" w:author="Nguyet Nguyen (Senior Legal Executive)" w:date="2026-05-05T09:59:00Z">
                  <w:rPr>
                    <w:ins w:id="2168" w:author="Tien Nguyen" w:date="2026-04-22T17:06:00Z"/>
                    <w:rFonts w:ascii="Times New Roman" w:hAnsi="Times New Roman"/>
                    <w:color w:val="45B0E1" w:themeColor="accent1" w:themeTint="99"/>
                    <w:sz w:val="24"/>
                    <w:szCs w:val="24"/>
                    <w:lang w:val="x-none" w:eastAsia="x-none"/>
                  </w:rPr>
                </w:rPrChange>
              </w:rPr>
              <w:pPrChange w:id="2169" w:author="Nguyet Nguyen (Senior Legal Executive)" w:date="2026-05-05T11:43:00Z">
                <w:pPr>
                  <w:spacing w:after="0" w:line="276" w:lineRule="auto"/>
                </w:pPr>
              </w:pPrChange>
            </w:pPr>
            <w:ins w:id="2170" w:author="Tien Nguyen" w:date="2026-04-22T20:14:00Z">
              <w:r w:rsidRPr="00EF77B8">
                <w:rPr>
                  <w:rFonts w:ascii="Times New Roman" w:hAnsi="Times New Roman"/>
                  <w:sz w:val="20"/>
                  <w:szCs w:val="20"/>
                  <w:lang w:val="vi-VN" w:eastAsia="x-none"/>
                  <w:rPrChange w:id="217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21D797BF" w14:textId="2E26BAC1" w:rsidR="004B4E92" w:rsidRPr="00EF77B8" w:rsidDel="00E67CBA" w:rsidRDefault="004B4E92" w:rsidP="00EF77B8">
            <w:pPr>
              <w:spacing w:after="0" w:line="276" w:lineRule="auto"/>
              <w:jc w:val="right"/>
              <w:rPr>
                <w:ins w:id="2172" w:author="Tien Nguyen" w:date="2026-04-22T17:06:00Z"/>
                <w:rFonts w:ascii="Times New Roman" w:hAnsi="Times New Roman"/>
                <w:sz w:val="20"/>
                <w:szCs w:val="20"/>
                <w:lang w:val="vi-VN" w:eastAsia="x-none"/>
                <w:rPrChange w:id="2173" w:author="Nguyet Nguyen (Senior Legal Executive)" w:date="2026-05-05T09:59:00Z">
                  <w:rPr>
                    <w:ins w:id="2174" w:author="Tien Nguyen" w:date="2026-04-22T17:06:00Z"/>
                    <w:rFonts w:ascii="Times New Roman" w:hAnsi="Times New Roman"/>
                    <w:color w:val="45B0E1" w:themeColor="accent1" w:themeTint="99"/>
                    <w:sz w:val="24"/>
                    <w:szCs w:val="24"/>
                    <w:lang w:val="x-none" w:eastAsia="x-none"/>
                  </w:rPr>
                </w:rPrChange>
              </w:rPr>
              <w:pPrChange w:id="2175" w:author="Nguyet Nguyen (Senior Legal Executive)" w:date="2026-05-05T10:02:00Z">
                <w:pPr>
                  <w:spacing w:after="0" w:line="276" w:lineRule="auto"/>
                </w:pPr>
              </w:pPrChange>
            </w:pPr>
            <w:ins w:id="2176" w:author="Tien Nguyen" w:date="2026-04-23T21:11:00Z">
              <w:r w:rsidRPr="00EF77B8">
                <w:rPr>
                  <w:rFonts w:ascii="Times New Roman" w:hAnsi="Times New Roman"/>
                  <w:sz w:val="20"/>
                  <w:szCs w:val="20"/>
                  <w:lang w:val="vi-VN" w:eastAsia="x-none"/>
                  <w:rPrChange w:id="2177" w:author="Nguyet Nguyen (Senior Legal Executive)" w:date="2026-05-05T09:59:00Z">
                    <w:rPr>
                      <w:rFonts w:ascii="Times New Roman" w:hAnsi="Times New Roman"/>
                      <w:color w:val="45B0E1" w:themeColor="accent1" w:themeTint="99"/>
                      <w:sz w:val="24"/>
                      <w:szCs w:val="24"/>
                      <w:lang w:val="vi-VN" w:eastAsia="x-none"/>
                    </w:rPr>
                  </w:rPrChange>
                </w:rPr>
                <w:t>7</w:t>
              </w:r>
            </w:ins>
            <w:ins w:id="2178" w:author="Tien Nguyen" w:date="2026-04-22T20:59:00Z">
              <w:r w:rsidRPr="00EF77B8">
                <w:rPr>
                  <w:rFonts w:ascii="Times New Roman" w:hAnsi="Times New Roman"/>
                  <w:sz w:val="20"/>
                  <w:szCs w:val="20"/>
                  <w:lang w:val="vi-VN" w:eastAsia="x-none"/>
                  <w:rPrChange w:id="2179" w:author="Nguyet Nguyen (Senior Legal Executive)" w:date="2026-05-05T09:59:00Z">
                    <w:rPr>
                      <w:rFonts w:ascii="Times New Roman" w:hAnsi="Times New Roman"/>
                      <w:color w:val="45B0E1" w:themeColor="accent1" w:themeTint="99"/>
                      <w:sz w:val="24"/>
                      <w:szCs w:val="24"/>
                      <w:lang w:val="vi-VN" w:eastAsia="x-none"/>
                    </w:rPr>
                  </w:rPrChange>
                </w:rPr>
                <w:t>.</w:t>
              </w:r>
            </w:ins>
            <w:ins w:id="2180" w:author="Tien Nguyen" w:date="2026-04-22T20:14:00Z">
              <w:r w:rsidRPr="00EF77B8">
                <w:rPr>
                  <w:rFonts w:ascii="Times New Roman" w:hAnsi="Times New Roman"/>
                  <w:sz w:val="20"/>
                  <w:szCs w:val="20"/>
                  <w:lang w:val="vi-VN" w:eastAsia="x-none"/>
                  <w:rPrChange w:id="2181" w:author="Nguyet Nguyen (Senior Legal Executive)" w:date="2026-05-05T09:59:00Z">
                    <w:rPr>
                      <w:rFonts w:ascii="Times New Roman" w:hAnsi="Times New Roman"/>
                      <w:color w:val="45B0E1" w:themeColor="accent1" w:themeTint="99"/>
                      <w:sz w:val="24"/>
                      <w:szCs w:val="24"/>
                      <w:lang w:val="vi-VN" w:eastAsia="x-none"/>
                    </w:rPr>
                  </w:rPrChange>
                </w:rPr>
                <w:t>000</w:t>
              </w:r>
            </w:ins>
            <w:ins w:id="2182" w:author="Tien Nguyen" w:date="2026-04-22T20:59:00Z">
              <w:r w:rsidRPr="00EF77B8">
                <w:rPr>
                  <w:rFonts w:ascii="Times New Roman" w:hAnsi="Times New Roman"/>
                  <w:sz w:val="20"/>
                  <w:szCs w:val="20"/>
                  <w:lang w:val="vi-VN" w:eastAsia="x-none"/>
                  <w:rPrChange w:id="2183" w:author="Nguyet Nguyen (Senior Legal Executive)" w:date="2026-05-05T09:59:00Z">
                    <w:rPr>
                      <w:rFonts w:ascii="Times New Roman" w:hAnsi="Times New Roman"/>
                      <w:color w:val="45B0E1" w:themeColor="accent1" w:themeTint="99"/>
                      <w:sz w:val="24"/>
                      <w:szCs w:val="24"/>
                      <w:lang w:val="vi-VN" w:eastAsia="x-none"/>
                    </w:rPr>
                  </w:rPrChange>
                </w:rPr>
                <w:t>.</w:t>
              </w:r>
            </w:ins>
            <w:ins w:id="2184" w:author="Tien Nguyen" w:date="2026-04-22T20:14:00Z">
              <w:r w:rsidRPr="00EF77B8">
                <w:rPr>
                  <w:rFonts w:ascii="Times New Roman" w:hAnsi="Times New Roman"/>
                  <w:sz w:val="20"/>
                  <w:szCs w:val="20"/>
                  <w:lang w:val="vi-VN" w:eastAsia="x-none"/>
                  <w:rPrChange w:id="2185"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1418" w:type="dxa"/>
          </w:tcPr>
          <w:p w14:paraId="66E53E0B" w14:textId="0487A252" w:rsidR="004B4E92" w:rsidRPr="00EF77B8" w:rsidDel="00E67CBA" w:rsidRDefault="004B4E92" w:rsidP="00EF77B8">
            <w:pPr>
              <w:spacing w:after="0" w:line="276" w:lineRule="auto"/>
              <w:jc w:val="right"/>
              <w:rPr>
                <w:ins w:id="2186" w:author="Tien Nguyen" w:date="2026-04-22T17:06:00Z"/>
                <w:rFonts w:ascii="Times New Roman" w:hAnsi="Times New Roman"/>
                <w:sz w:val="20"/>
                <w:szCs w:val="20"/>
                <w:lang w:val="vi-VN" w:eastAsia="x-none"/>
                <w:rPrChange w:id="2187" w:author="Nguyet Nguyen (Senior Legal Executive)" w:date="2026-05-05T09:59:00Z">
                  <w:rPr>
                    <w:ins w:id="2188" w:author="Tien Nguyen" w:date="2026-04-22T17:06:00Z"/>
                    <w:rFonts w:ascii="Times New Roman" w:hAnsi="Times New Roman"/>
                    <w:color w:val="45B0E1" w:themeColor="accent1" w:themeTint="99"/>
                    <w:sz w:val="24"/>
                    <w:szCs w:val="24"/>
                    <w:lang w:val="x-none" w:eastAsia="x-none"/>
                  </w:rPr>
                </w:rPrChange>
              </w:rPr>
              <w:pPrChange w:id="2189" w:author="Nguyet Nguyen (Senior Legal Executive)" w:date="2026-05-05T10:02:00Z">
                <w:pPr>
                  <w:spacing w:after="0" w:line="276" w:lineRule="auto"/>
                </w:pPr>
              </w:pPrChange>
            </w:pPr>
            <w:ins w:id="2190" w:author="Tien Nguyen" w:date="2026-04-23T21:12:00Z">
              <w:r w:rsidRPr="00EF77B8">
                <w:rPr>
                  <w:rFonts w:ascii="Times New Roman" w:hAnsi="Times New Roman"/>
                  <w:sz w:val="20"/>
                  <w:szCs w:val="20"/>
                  <w:lang w:val="vi-VN" w:eastAsia="x-none"/>
                  <w:rPrChange w:id="2191" w:author="Nguyet Nguyen (Senior Legal Executive)" w:date="2026-05-05T09:59:00Z">
                    <w:rPr>
                      <w:rFonts w:ascii="Times New Roman" w:hAnsi="Times New Roman"/>
                      <w:color w:val="45B0E1" w:themeColor="accent1" w:themeTint="99"/>
                      <w:sz w:val="24"/>
                      <w:szCs w:val="24"/>
                      <w:lang w:val="vi-VN" w:eastAsia="x-none"/>
                    </w:rPr>
                  </w:rPrChange>
                </w:rPr>
                <w:t>7</w:t>
              </w:r>
            </w:ins>
            <w:ins w:id="2192" w:author="Tien Nguyen" w:date="2026-04-22T20:59:00Z">
              <w:r w:rsidRPr="00EF77B8">
                <w:rPr>
                  <w:rFonts w:ascii="Times New Roman" w:hAnsi="Times New Roman"/>
                  <w:sz w:val="20"/>
                  <w:szCs w:val="20"/>
                  <w:lang w:val="vi-VN" w:eastAsia="x-none"/>
                  <w:rPrChange w:id="2193" w:author="Nguyet Nguyen (Senior Legal Executive)" w:date="2026-05-05T09:59:00Z">
                    <w:rPr>
                      <w:rFonts w:ascii="Times New Roman" w:hAnsi="Times New Roman"/>
                      <w:color w:val="45B0E1" w:themeColor="accent1" w:themeTint="99"/>
                      <w:sz w:val="24"/>
                      <w:szCs w:val="24"/>
                      <w:lang w:val="vi-VN" w:eastAsia="x-none"/>
                    </w:rPr>
                  </w:rPrChange>
                </w:rPr>
                <w:t>.</w:t>
              </w:r>
            </w:ins>
            <w:ins w:id="2194" w:author="Tien Nguyen" w:date="2026-04-22T20:14:00Z">
              <w:r w:rsidRPr="00EF77B8">
                <w:rPr>
                  <w:rFonts w:ascii="Times New Roman" w:hAnsi="Times New Roman"/>
                  <w:sz w:val="20"/>
                  <w:szCs w:val="20"/>
                  <w:lang w:val="vi-VN" w:eastAsia="x-none"/>
                  <w:rPrChange w:id="2195" w:author="Nguyet Nguyen (Senior Legal Executive)" w:date="2026-05-05T09:59:00Z">
                    <w:rPr>
                      <w:rFonts w:ascii="Times New Roman" w:hAnsi="Times New Roman"/>
                      <w:color w:val="45B0E1" w:themeColor="accent1" w:themeTint="99"/>
                      <w:sz w:val="24"/>
                      <w:szCs w:val="24"/>
                      <w:lang w:val="vi-VN" w:eastAsia="x-none"/>
                    </w:rPr>
                  </w:rPrChange>
                </w:rPr>
                <w:t>000</w:t>
              </w:r>
            </w:ins>
            <w:ins w:id="2196" w:author="Tien Nguyen" w:date="2026-04-22T20:59:00Z">
              <w:r w:rsidRPr="00EF77B8">
                <w:rPr>
                  <w:rFonts w:ascii="Times New Roman" w:hAnsi="Times New Roman"/>
                  <w:sz w:val="20"/>
                  <w:szCs w:val="20"/>
                  <w:lang w:val="vi-VN" w:eastAsia="x-none"/>
                  <w:rPrChange w:id="2197" w:author="Nguyet Nguyen (Senior Legal Executive)" w:date="2026-05-05T09:59:00Z">
                    <w:rPr>
                      <w:rFonts w:ascii="Times New Roman" w:hAnsi="Times New Roman"/>
                      <w:color w:val="45B0E1" w:themeColor="accent1" w:themeTint="99"/>
                      <w:sz w:val="24"/>
                      <w:szCs w:val="24"/>
                      <w:lang w:val="vi-VN" w:eastAsia="x-none"/>
                    </w:rPr>
                  </w:rPrChange>
                </w:rPr>
                <w:t>.</w:t>
              </w:r>
            </w:ins>
            <w:ins w:id="2198" w:author="Tien Nguyen" w:date="2026-04-22T20:14:00Z">
              <w:r w:rsidRPr="00EF77B8">
                <w:rPr>
                  <w:rFonts w:ascii="Times New Roman" w:hAnsi="Times New Roman"/>
                  <w:sz w:val="20"/>
                  <w:szCs w:val="20"/>
                  <w:lang w:val="vi-VN" w:eastAsia="x-none"/>
                  <w:rPrChange w:id="2199" w:author="Nguyet Nguyen (Senior Legal Executive)" w:date="2026-05-05T09:59:00Z">
                    <w:rPr>
                      <w:rFonts w:ascii="Times New Roman" w:hAnsi="Times New Roman"/>
                      <w:color w:val="45B0E1" w:themeColor="accent1" w:themeTint="99"/>
                      <w:sz w:val="24"/>
                      <w:szCs w:val="24"/>
                      <w:lang w:val="vi-VN" w:eastAsia="x-none"/>
                    </w:rPr>
                  </w:rPrChange>
                </w:rPr>
                <w:t>000</w:t>
              </w:r>
            </w:ins>
          </w:p>
        </w:tc>
        <w:tc>
          <w:tcPr>
            <w:tcW w:w="652" w:type="dxa"/>
          </w:tcPr>
          <w:p w14:paraId="038A2D07" w14:textId="77777777" w:rsidR="004B4E92" w:rsidRPr="00EF77B8" w:rsidDel="00E67CBA" w:rsidRDefault="004B4E92" w:rsidP="004B4E92">
            <w:pPr>
              <w:spacing w:after="0" w:line="276" w:lineRule="auto"/>
              <w:rPr>
                <w:ins w:id="2200" w:author="Tien Nguyen" w:date="2026-04-22T17:06:00Z"/>
                <w:rFonts w:ascii="Times New Roman" w:hAnsi="Times New Roman"/>
                <w:sz w:val="20"/>
                <w:szCs w:val="20"/>
                <w:lang w:val="x-none" w:eastAsia="x-none"/>
                <w:rPrChange w:id="2201" w:author="Nguyet Nguyen (Senior Legal Executive)" w:date="2026-05-05T09:59:00Z">
                  <w:rPr>
                    <w:ins w:id="2202"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5B07A320" w14:textId="77777777" w:rsidTr="00EF77B8">
        <w:trPr>
          <w:ins w:id="2203" w:author="Tien Nguyen" w:date="2026-04-23T00:13:00Z"/>
        </w:trPr>
        <w:tc>
          <w:tcPr>
            <w:tcW w:w="540" w:type="dxa"/>
          </w:tcPr>
          <w:p w14:paraId="15D989ED" w14:textId="77777777" w:rsidR="004B4E92" w:rsidRPr="00EF77B8" w:rsidRDefault="004B4E92" w:rsidP="004B4E92">
            <w:pPr>
              <w:spacing w:after="0" w:line="276" w:lineRule="auto"/>
              <w:jc w:val="center"/>
              <w:rPr>
                <w:ins w:id="2204" w:author="Tien Nguyen" w:date="2026-04-23T00:13:00Z"/>
                <w:rFonts w:ascii="Times New Roman" w:hAnsi="Times New Roman"/>
                <w:sz w:val="20"/>
                <w:szCs w:val="20"/>
                <w:rPrChange w:id="2205" w:author="Nguyet Nguyen (Senior Legal Executive)" w:date="2026-05-05T09:59:00Z">
                  <w:rPr>
                    <w:ins w:id="2206" w:author="Tien Nguyen" w:date="2026-04-23T00:13:00Z"/>
                    <w:rFonts w:ascii="Times New Roman" w:hAnsi="Times New Roman"/>
                    <w:sz w:val="24"/>
                    <w:szCs w:val="24"/>
                  </w:rPr>
                </w:rPrChange>
              </w:rPr>
            </w:pPr>
          </w:p>
        </w:tc>
        <w:tc>
          <w:tcPr>
            <w:tcW w:w="1530" w:type="dxa"/>
          </w:tcPr>
          <w:p w14:paraId="558CFB73" w14:textId="77777777" w:rsidR="004B4E92" w:rsidRPr="00EF77B8" w:rsidRDefault="004B4E92" w:rsidP="004B4E92">
            <w:pPr>
              <w:spacing w:after="0" w:line="276" w:lineRule="auto"/>
              <w:rPr>
                <w:ins w:id="2207" w:author="Tien Nguyen" w:date="2026-04-23T00:13:00Z"/>
                <w:rFonts w:ascii="Times New Roman" w:hAnsi="Times New Roman"/>
                <w:sz w:val="20"/>
                <w:szCs w:val="20"/>
                <w:lang w:val="vi-VN" w:eastAsia="x-none"/>
                <w:rPrChange w:id="2208" w:author="Nguyet Nguyen (Senior Legal Executive)" w:date="2026-05-05T09:59:00Z">
                  <w:rPr>
                    <w:ins w:id="2209" w:author="Tien Nguyen" w:date="2026-04-23T00:13:00Z"/>
                    <w:rFonts w:ascii="Times New Roman" w:hAnsi="Times New Roman"/>
                    <w:color w:val="45B0E1" w:themeColor="accent1" w:themeTint="99"/>
                    <w:sz w:val="24"/>
                    <w:szCs w:val="24"/>
                    <w:lang w:val="vi-VN" w:eastAsia="x-none"/>
                  </w:rPr>
                </w:rPrChange>
              </w:rPr>
            </w:pPr>
          </w:p>
        </w:tc>
        <w:tc>
          <w:tcPr>
            <w:tcW w:w="2658" w:type="dxa"/>
          </w:tcPr>
          <w:p w14:paraId="1C974704" w14:textId="6D2B9AB8" w:rsidR="004B4E92" w:rsidRPr="00EF77B8" w:rsidRDefault="004B4E92" w:rsidP="004B4E92">
            <w:pPr>
              <w:spacing w:after="0" w:line="276" w:lineRule="auto"/>
              <w:rPr>
                <w:ins w:id="2210" w:author="Tien Nguyen" w:date="2026-04-23T00:13:00Z"/>
                <w:rFonts w:ascii="Times New Roman" w:hAnsi="Times New Roman"/>
                <w:sz w:val="20"/>
                <w:szCs w:val="20"/>
                <w:lang w:val="vi-VN" w:eastAsia="x-none"/>
                <w:rPrChange w:id="2211" w:author="Nguyet Nguyen (Senior Legal Executive)" w:date="2026-05-05T09:59:00Z">
                  <w:rPr>
                    <w:ins w:id="2212" w:author="Tien Nguyen" w:date="2026-04-23T00:13:00Z"/>
                    <w:rFonts w:ascii="Times New Roman" w:hAnsi="Times New Roman"/>
                    <w:color w:val="45B0E1" w:themeColor="accent1" w:themeTint="99"/>
                    <w:sz w:val="24"/>
                    <w:szCs w:val="24"/>
                    <w:lang w:val="vi-VN" w:eastAsia="x-none"/>
                  </w:rPr>
                </w:rPrChange>
              </w:rPr>
            </w:pPr>
            <w:ins w:id="2213" w:author="Tien Nguyen" w:date="2026-04-23T00:13:00Z">
              <w:r w:rsidRPr="00EF77B8">
                <w:rPr>
                  <w:rFonts w:ascii="Times New Roman" w:hAnsi="Times New Roman"/>
                  <w:sz w:val="20"/>
                  <w:szCs w:val="20"/>
                  <w:lang w:val="vi-VN" w:eastAsia="x-none"/>
                  <w:rPrChange w:id="2214" w:author="Nguyet Nguyen (Senior Legal Executive)" w:date="2026-05-05T09:59:00Z">
                    <w:rPr>
                      <w:rFonts w:ascii="Times New Roman" w:hAnsi="Times New Roman"/>
                      <w:color w:val="45B0E1" w:themeColor="accent1" w:themeTint="99"/>
                      <w:sz w:val="24"/>
                      <w:szCs w:val="24"/>
                      <w:lang w:val="vi-VN" w:eastAsia="x-none"/>
                    </w:rPr>
                  </w:rPrChange>
                </w:rPr>
                <w:t xml:space="preserve">Ăn ngày </w:t>
              </w:r>
            </w:ins>
            <w:ins w:id="2215" w:author="Tien Nguyen" w:date="2026-04-23T00:14:00Z">
              <w:r w:rsidRPr="00EF77B8">
                <w:rPr>
                  <w:rFonts w:ascii="Times New Roman" w:hAnsi="Times New Roman"/>
                  <w:sz w:val="20"/>
                  <w:szCs w:val="20"/>
                  <w:lang w:val="vi-VN" w:eastAsia="x-none"/>
                  <w:rPrChange w:id="2216" w:author="Nguyet Nguyen (Senior Legal Executive)" w:date="2026-05-05T09:59:00Z">
                    <w:rPr>
                      <w:rFonts w:ascii="Times New Roman" w:hAnsi="Times New Roman"/>
                      <w:color w:val="45B0E1" w:themeColor="accent1" w:themeTint="99"/>
                      <w:sz w:val="24"/>
                      <w:szCs w:val="24"/>
                      <w:lang w:val="vi-VN" w:eastAsia="x-none"/>
                    </w:rPr>
                  </w:rPrChange>
                </w:rPr>
                <w:t>09/05</w:t>
              </w:r>
            </w:ins>
            <w:ins w:id="2217" w:author="Tien Nguyen" w:date="2026-04-23T21:11:00Z">
              <w:r w:rsidRPr="00EF77B8">
                <w:rPr>
                  <w:rFonts w:ascii="Times New Roman" w:hAnsi="Times New Roman"/>
                  <w:sz w:val="20"/>
                  <w:szCs w:val="20"/>
                  <w:lang w:val="vi-VN" w:eastAsia="x-none"/>
                  <w:rPrChange w:id="2218" w:author="Nguyet Nguyen (Senior Legal Executive)" w:date="2026-05-05T09:59:00Z">
                    <w:rPr>
                      <w:rFonts w:ascii="Times New Roman" w:hAnsi="Times New Roman"/>
                      <w:color w:val="45B0E1" w:themeColor="accent1" w:themeTint="99"/>
                      <w:sz w:val="24"/>
                      <w:szCs w:val="24"/>
                      <w:lang w:val="vi-VN" w:eastAsia="x-none"/>
                    </w:rPr>
                  </w:rPrChange>
                </w:rPr>
                <w:t xml:space="preserve"> bao gồm 15 người (nước + Sandwich)</w:t>
              </w:r>
            </w:ins>
          </w:p>
        </w:tc>
        <w:tc>
          <w:tcPr>
            <w:tcW w:w="818" w:type="dxa"/>
          </w:tcPr>
          <w:p w14:paraId="728C2EEE" w14:textId="5CD4A3F3" w:rsidR="004B4E92" w:rsidRPr="00EF77B8" w:rsidRDefault="004B4E92" w:rsidP="004B4E92">
            <w:pPr>
              <w:spacing w:after="0" w:line="276" w:lineRule="auto"/>
              <w:rPr>
                <w:ins w:id="2219" w:author="Tien Nguyen" w:date="2026-04-23T00:13:00Z"/>
                <w:rFonts w:ascii="Times New Roman" w:hAnsi="Times New Roman"/>
                <w:sz w:val="20"/>
                <w:szCs w:val="20"/>
                <w:lang w:val="vi-VN" w:eastAsia="x-none"/>
                <w:rPrChange w:id="2220" w:author="Nguyet Nguyen (Senior Legal Executive)" w:date="2026-05-05T09:59:00Z">
                  <w:rPr>
                    <w:ins w:id="2221" w:author="Tien Nguyen" w:date="2026-04-23T00:13:00Z"/>
                    <w:rFonts w:ascii="Times New Roman" w:hAnsi="Times New Roman"/>
                    <w:color w:val="45B0E1" w:themeColor="accent1" w:themeTint="99"/>
                    <w:sz w:val="24"/>
                    <w:szCs w:val="24"/>
                    <w:lang w:val="vi-VN" w:eastAsia="x-none"/>
                  </w:rPr>
                </w:rPrChange>
              </w:rPr>
            </w:pPr>
            <w:ins w:id="2222" w:author="Tien Nguyen" w:date="2026-04-23T00:14:00Z">
              <w:r w:rsidRPr="00EF77B8">
                <w:rPr>
                  <w:rFonts w:ascii="Times New Roman" w:hAnsi="Times New Roman"/>
                  <w:sz w:val="20"/>
                  <w:szCs w:val="20"/>
                  <w:lang w:val="vi-VN" w:eastAsia="x-none"/>
                  <w:rPrChange w:id="2223" w:author="Nguyet Nguyen (Senior Legal Executive)" w:date="2026-05-05T09:59:00Z">
                    <w:rPr>
                      <w:rFonts w:ascii="Times New Roman" w:hAnsi="Times New Roman"/>
                      <w:color w:val="45B0E1" w:themeColor="accent1" w:themeTint="99"/>
                      <w:sz w:val="24"/>
                      <w:szCs w:val="24"/>
                      <w:lang w:val="vi-VN" w:eastAsia="x-none"/>
                    </w:rPr>
                  </w:rPrChange>
                </w:rPr>
                <w:t xml:space="preserve">Gói </w:t>
              </w:r>
            </w:ins>
          </w:p>
        </w:tc>
        <w:tc>
          <w:tcPr>
            <w:tcW w:w="693" w:type="dxa"/>
          </w:tcPr>
          <w:p w14:paraId="0FEFC967" w14:textId="188DA0D9" w:rsidR="004B4E92" w:rsidRPr="00EF77B8" w:rsidRDefault="004B4E92" w:rsidP="00C31EB7">
            <w:pPr>
              <w:spacing w:after="0" w:line="276" w:lineRule="auto"/>
              <w:jc w:val="center"/>
              <w:rPr>
                <w:ins w:id="2224" w:author="Tien Nguyen" w:date="2026-04-23T20:51:00Z"/>
                <w:rFonts w:ascii="Times New Roman" w:hAnsi="Times New Roman"/>
                <w:sz w:val="20"/>
                <w:szCs w:val="20"/>
                <w:lang w:val="vi-VN" w:eastAsia="x-none"/>
                <w:rPrChange w:id="2225" w:author="Nguyet Nguyen (Senior Legal Executive)" w:date="2026-05-05T09:59:00Z">
                  <w:rPr>
                    <w:ins w:id="2226" w:author="Tien Nguyen" w:date="2026-04-23T20:51:00Z"/>
                    <w:rFonts w:ascii="Times New Roman" w:hAnsi="Times New Roman"/>
                    <w:color w:val="45B0E1" w:themeColor="accent1" w:themeTint="99"/>
                    <w:sz w:val="24"/>
                    <w:szCs w:val="24"/>
                    <w:lang w:val="vi-VN" w:eastAsia="x-none"/>
                  </w:rPr>
                </w:rPrChange>
              </w:rPr>
              <w:pPrChange w:id="2227" w:author="Nguyet Nguyen (Senior Legal Executive)" w:date="2026-05-05T11:43:00Z">
                <w:pPr>
                  <w:spacing w:after="0" w:line="276" w:lineRule="auto"/>
                </w:pPr>
              </w:pPrChange>
            </w:pPr>
            <w:ins w:id="2228" w:author="Tien Nguyen" w:date="2026-04-23T21:08:00Z">
              <w:r w:rsidRPr="00EF77B8">
                <w:rPr>
                  <w:rFonts w:ascii="Times New Roman" w:hAnsi="Times New Roman"/>
                  <w:sz w:val="20"/>
                  <w:szCs w:val="20"/>
                  <w:lang w:val="vi-VN" w:eastAsia="x-none"/>
                  <w:rPrChange w:id="2229"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06F14F6F" w14:textId="2F66A5B4" w:rsidR="004B4E92" w:rsidRPr="00EF77B8" w:rsidRDefault="004B4E92" w:rsidP="00C31EB7">
            <w:pPr>
              <w:spacing w:after="0" w:line="276" w:lineRule="auto"/>
              <w:jc w:val="center"/>
              <w:rPr>
                <w:ins w:id="2230" w:author="Tien Nguyen" w:date="2026-04-23T00:13:00Z"/>
                <w:rFonts w:ascii="Times New Roman" w:hAnsi="Times New Roman"/>
                <w:sz w:val="20"/>
                <w:szCs w:val="20"/>
                <w:lang w:val="vi-VN" w:eastAsia="x-none"/>
                <w:rPrChange w:id="2231" w:author="Nguyet Nguyen (Senior Legal Executive)" w:date="2026-05-05T09:59:00Z">
                  <w:rPr>
                    <w:ins w:id="2232" w:author="Tien Nguyen" w:date="2026-04-23T00:13:00Z"/>
                    <w:rFonts w:ascii="Times New Roman" w:hAnsi="Times New Roman"/>
                    <w:color w:val="45B0E1" w:themeColor="accent1" w:themeTint="99"/>
                    <w:sz w:val="24"/>
                    <w:szCs w:val="24"/>
                    <w:lang w:val="vi-VN" w:eastAsia="x-none"/>
                  </w:rPr>
                </w:rPrChange>
              </w:rPr>
              <w:pPrChange w:id="2233" w:author="Nguyet Nguyen (Senior Legal Executive)" w:date="2026-05-05T11:43:00Z">
                <w:pPr>
                  <w:spacing w:after="0" w:line="276" w:lineRule="auto"/>
                </w:pPr>
              </w:pPrChange>
            </w:pPr>
            <w:ins w:id="2234" w:author="Tien Nguyen" w:date="2026-04-23T00:14:00Z">
              <w:r w:rsidRPr="00EF77B8">
                <w:rPr>
                  <w:rFonts w:ascii="Times New Roman" w:hAnsi="Times New Roman"/>
                  <w:sz w:val="20"/>
                  <w:szCs w:val="20"/>
                  <w:lang w:val="vi-VN" w:eastAsia="x-none"/>
                  <w:rPrChange w:id="2235"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1321" w:type="dxa"/>
          </w:tcPr>
          <w:p w14:paraId="7281093F" w14:textId="51A29E73" w:rsidR="004B4E92" w:rsidRPr="00EF77B8" w:rsidRDefault="004B4E92" w:rsidP="00EF77B8">
            <w:pPr>
              <w:spacing w:after="0" w:line="276" w:lineRule="auto"/>
              <w:jc w:val="right"/>
              <w:rPr>
                <w:ins w:id="2236" w:author="Tien Nguyen" w:date="2026-04-23T00:13:00Z"/>
                <w:rFonts w:ascii="Times New Roman" w:hAnsi="Times New Roman"/>
                <w:sz w:val="20"/>
                <w:szCs w:val="20"/>
                <w:lang w:val="vi-VN" w:eastAsia="x-none"/>
                <w:rPrChange w:id="2237" w:author="Nguyet Nguyen (Senior Legal Executive)" w:date="2026-05-05T09:59:00Z">
                  <w:rPr>
                    <w:ins w:id="2238" w:author="Tien Nguyen" w:date="2026-04-23T00:13:00Z"/>
                    <w:rFonts w:ascii="Times New Roman" w:hAnsi="Times New Roman"/>
                    <w:color w:val="45B0E1" w:themeColor="accent1" w:themeTint="99"/>
                    <w:sz w:val="24"/>
                    <w:szCs w:val="24"/>
                    <w:lang w:val="vi-VN" w:eastAsia="x-none"/>
                  </w:rPr>
                </w:rPrChange>
              </w:rPr>
              <w:pPrChange w:id="2239" w:author="Nguyet Nguyen (Senior Legal Executive)" w:date="2026-05-05T10:02:00Z">
                <w:pPr>
                  <w:spacing w:after="0" w:line="276" w:lineRule="auto"/>
                </w:pPr>
              </w:pPrChange>
            </w:pPr>
            <w:ins w:id="2240" w:author="Tien Nguyen" w:date="2026-04-23T21:12:00Z">
              <w:r w:rsidRPr="00EF77B8">
                <w:rPr>
                  <w:rFonts w:ascii="Times New Roman" w:hAnsi="Times New Roman"/>
                  <w:sz w:val="20"/>
                  <w:szCs w:val="20"/>
                  <w:lang w:val="vi-VN" w:eastAsia="x-none"/>
                  <w:rPrChange w:id="2241" w:author="Nguyet Nguyen (Senior Legal Executive)" w:date="2026-05-05T09:59:00Z">
                    <w:rPr>
                      <w:rFonts w:ascii="Times New Roman" w:hAnsi="Times New Roman"/>
                      <w:color w:val="45B0E1" w:themeColor="accent1" w:themeTint="99"/>
                      <w:sz w:val="24"/>
                      <w:szCs w:val="24"/>
                      <w:lang w:val="vi-VN" w:eastAsia="x-none"/>
                    </w:rPr>
                  </w:rPrChange>
                </w:rPr>
                <w:t>5</w:t>
              </w:r>
            </w:ins>
            <w:ins w:id="2242" w:author="Tien Nguyen" w:date="2026-04-23T00:14:00Z">
              <w:r w:rsidRPr="00EF77B8">
                <w:rPr>
                  <w:rFonts w:ascii="Times New Roman" w:hAnsi="Times New Roman"/>
                  <w:sz w:val="20"/>
                  <w:szCs w:val="20"/>
                  <w:lang w:val="vi-VN" w:eastAsia="x-none"/>
                  <w:rPrChange w:id="2243" w:author="Nguyet Nguyen (Senior Legal Executive)" w:date="2026-05-05T09:59:00Z">
                    <w:rPr>
                      <w:rFonts w:ascii="Times New Roman" w:hAnsi="Times New Roman"/>
                      <w:color w:val="45B0E1" w:themeColor="accent1" w:themeTint="99"/>
                      <w:sz w:val="24"/>
                      <w:szCs w:val="24"/>
                      <w:lang w:val="vi-VN" w:eastAsia="x-none"/>
                    </w:rPr>
                  </w:rPrChange>
                </w:rPr>
                <w:t>.000.000</w:t>
              </w:r>
            </w:ins>
          </w:p>
        </w:tc>
        <w:tc>
          <w:tcPr>
            <w:tcW w:w="1418" w:type="dxa"/>
          </w:tcPr>
          <w:p w14:paraId="5B4CB15E" w14:textId="0C49455D" w:rsidR="004B4E92" w:rsidRPr="00EF77B8" w:rsidRDefault="004B4E92" w:rsidP="00EF77B8">
            <w:pPr>
              <w:spacing w:after="0" w:line="276" w:lineRule="auto"/>
              <w:jc w:val="right"/>
              <w:rPr>
                <w:ins w:id="2244" w:author="Tien Nguyen" w:date="2026-04-23T00:13:00Z"/>
                <w:rFonts w:ascii="Times New Roman" w:hAnsi="Times New Roman"/>
                <w:sz w:val="20"/>
                <w:szCs w:val="20"/>
                <w:lang w:val="vi-VN" w:eastAsia="x-none"/>
                <w:rPrChange w:id="2245" w:author="Nguyet Nguyen (Senior Legal Executive)" w:date="2026-05-05T09:59:00Z">
                  <w:rPr>
                    <w:ins w:id="2246" w:author="Tien Nguyen" w:date="2026-04-23T00:13:00Z"/>
                    <w:rFonts w:ascii="Times New Roman" w:hAnsi="Times New Roman"/>
                    <w:color w:val="45B0E1" w:themeColor="accent1" w:themeTint="99"/>
                    <w:sz w:val="24"/>
                    <w:szCs w:val="24"/>
                    <w:lang w:val="vi-VN" w:eastAsia="x-none"/>
                  </w:rPr>
                </w:rPrChange>
              </w:rPr>
              <w:pPrChange w:id="2247" w:author="Nguyet Nguyen (Senior Legal Executive)" w:date="2026-05-05T10:02:00Z">
                <w:pPr>
                  <w:spacing w:after="0" w:line="276" w:lineRule="auto"/>
                </w:pPr>
              </w:pPrChange>
            </w:pPr>
            <w:ins w:id="2248" w:author="Tien Nguyen" w:date="2026-04-23T21:12:00Z">
              <w:r w:rsidRPr="00EF77B8">
                <w:rPr>
                  <w:rFonts w:ascii="Times New Roman" w:hAnsi="Times New Roman"/>
                  <w:sz w:val="20"/>
                  <w:szCs w:val="20"/>
                  <w:lang w:val="vi-VN" w:eastAsia="x-none"/>
                  <w:rPrChange w:id="2249" w:author="Nguyet Nguyen (Senior Legal Executive)" w:date="2026-05-05T09:59:00Z">
                    <w:rPr>
                      <w:rFonts w:ascii="Times New Roman" w:hAnsi="Times New Roman"/>
                      <w:color w:val="45B0E1" w:themeColor="accent1" w:themeTint="99"/>
                      <w:sz w:val="24"/>
                      <w:szCs w:val="24"/>
                      <w:lang w:val="vi-VN" w:eastAsia="x-none"/>
                    </w:rPr>
                  </w:rPrChange>
                </w:rPr>
                <w:t>5</w:t>
              </w:r>
            </w:ins>
            <w:ins w:id="2250" w:author="Tien Nguyen" w:date="2026-04-23T00:14:00Z">
              <w:r w:rsidRPr="00EF77B8">
                <w:rPr>
                  <w:rFonts w:ascii="Times New Roman" w:hAnsi="Times New Roman"/>
                  <w:sz w:val="20"/>
                  <w:szCs w:val="20"/>
                  <w:lang w:val="vi-VN" w:eastAsia="x-none"/>
                  <w:rPrChange w:id="2251" w:author="Nguyet Nguyen (Senior Legal Executive)" w:date="2026-05-05T09:59:00Z">
                    <w:rPr>
                      <w:rFonts w:ascii="Times New Roman" w:hAnsi="Times New Roman"/>
                      <w:color w:val="45B0E1" w:themeColor="accent1" w:themeTint="99"/>
                      <w:sz w:val="24"/>
                      <w:szCs w:val="24"/>
                      <w:lang w:val="vi-VN" w:eastAsia="x-none"/>
                    </w:rPr>
                  </w:rPrChange>
                </w:rPr>
                <w:t>.000.000</w:t>
              </w:r>
            </w:ins>
          </w:p>
        </w:tc>
        <w:tc>
          <w:tcPr>
            <w:tcW w:w="652" w:type="dxa"/>
          </w:tcPr>
          <w:p w14:paraId="283D4A2D" w14:textId="77777777" w:rsidR="004B4E92" w:rsidRPr="00EF77B8" w:rsidDel="00E67CBA" w:rsidRDefault="004B4E92" w:rsidP="004B4E92">
            <w:pPr>
              <w:spacing w:after="0" w:line="276" w:lineRule="auto"/>
              <w:rPr>
                <w:ins w:id="2252" w:author="Tien Nguyen" w:date="2026-04-23T00:13:00Z"/>
                <w:rFonts w:ascii="Times New Roman" w:hAnsi="Times New Roman"/>
                <w:sz w:val="20"/>
                <w:szCs w:val="20"/>
                <w:lang w:val="x-none" w:eastAsia="x-none"/>
                <w:rPrChange w:id="2253" w:author="Nguyet Nguyen (Senior Legal Executive)" w:date="2026-05-05T09:59:00Z">
                  <w:rPr>
                    <w:ins w:id="2254" w:author="Tien Nguyen" w:date="2026-04-23T00:13:00Z"/>
                    <w:rFonts w:ascii="Times New Roman" w:hAnsi="Times New Roman"/>
                    <w:color w:val="45B0E1" w:themeColor="accent1" w:themeTint="99"/>
                    <w:sz w:val="24"/>
                    <w:szCs w:val="24"/>
                    <w:lang w:val="x-none" w:eastAsia="x-none"/>
                  </w:rPr>
                </w:rPrChange>
              </w:rPr>
            </w:pPr>
          </w:p>
        </w:tc>
      </w:tr>
      <w:tr w:rsidR="00EF77B8" w:rsidRPr="00EF77B8" w14:paraId="5CF75680" w14:textId="77777777" w:rsidTr="00EF77B8">
        <w:trPr>
          <w:ins w:id="2255" w:author="Tien Nguyen" w:date="2026-04-23T00:16:00Z"/>
        </w:trPr>
        <w:tc>
          <w:tcPr>
            <w:tcW w:w="540" w:type="dxa"/>
          </w:tcPr>
          <w:p w14:paraId="7A8C5375" w14:textId="77777777" w:rsidR="004B4E92" w:rsidRPr="00EF77B8" w:rsidRDefault="004B4E92" w:rsidP="004B4E92">
            <w:pPr>
              <w:spacing w:after="0" w:line="276" w:lineRule="auto"/>
              <w:jc w:val="center"/>
              <w:rPr>
                <w:ins w:id="2256" w:author="Tien Nguyen" w:date="2026-04-23T00:16:00Z"/>
                <w:rFonts w:ascii="Times New Roman" w:hAnsi="Times New Roman"/>
                <w:sz w:val="20"/>
                <w:szCs w:val="20"/>
                <w:rPrChange w:id="2257" w:author="Nguyet Nguyen (Senior Legal Executive)" w:date="2026-05-05T09:59:00Z">
                  <w:rPr>
                    <w:ins w:id="2258" w:author="Tien Nguyen" w:date="2026-04-23T00:16:00Z"/>
                    <w:rFonts w:ascii="Times New Roman" w:hAnsi="Times New Roman"/>
                    <w:sz w:val="24"/>
                    <w:szCs w:val="24"/>
                  </w:rPr>
                </w:rPrChange>
              </w:rPr>
            </w:pPr>
          </w:p>
        </w:tc>
        <w:tc>
          <w:tcPr>
            <w:tcW w:w="1530" w:type="dxa"/>
          </w:tcPr>
          <w:p w14:paraId="746AA86F" w14:textId="77777777" w:rsidR="004B4E92" w:rsidRPr="00EF77B8" w:rsidRDefault="004B4E92" w:rsidP="004B4E92">
            <w:pPr>
              <w:spacing w:after="0" w:line="276" w:lineRule="auto"/>
              <w:rPr>
                <w:ins w:id="2259" w:author="Tien Nguyen" w:date="2026-04-23T00:16:00Z"/>
                <w:rFonts w:ascii="Times New Roman" w:hAnsi="Times New Roman"/>
                <w:sz w:val="20"/>
                <w:szCs w:val="20"/>
                <w:lang w:val="vi-VN" w:eastAsia="x-none"/>
                <w:rPrChange w:id="2260" w:author="Nguyet Nguyen (Senior Legal Executive)" w:date="2026-05-05T09:59:00Z">
                  <w:rPr>
                    <w:ins w:id="2261" w:author="Tien Nguyen" w:date="2026-04-23T00:16:00Z"/>
                    <w:rFonts w:ascii="Times New Roman" w:hAnsi="Times New Roman"/>
                    <w:color w:val="45B0E1" w:themeColor="accent1" w:themeTint="99"/>
                    <w:sz w:val="24"/>
                    <w:szCs w:val="24"/>
                    <w:lang w:val="vi-VN" w:eastAsia="x-none"/>
                  </w:rPr>
                </w:rPrChange>
              </w:rPr>
            </w:pPr>
          </w:p>
        </w:tc>
        <w:tc>
          <w:tcPr>
            <w:tcW w:w="2658" w:type="dxa"/>
          </w:tcPr>
          <w:p w14:paraId="3ACCB11F" w14:textId="2EF40EB3" w:rsidR="004B4E92" w:rsidRPr="00EF77B8" w:rsidRDefault="004B4E92" w:rsidP="004B4E92">
            <w:pPr>
              <w:spacing w:after="0" w:line="276" w:lineRule="auto"/>
              <w:rPr>
                <w:ins w:id="2262" w:author="Tien Nguyen" w:date="2026-04-23T00:16:00Z"/>
                <w:rFonts w:ascii="Times New Roman" w:hAnsi="Times New Roman"/>
                <w:sz w:val="20"/>
                <w:szCs w:val="20"/>
                <w:lang w:val="vi-VN" w:eastAsia="x-none"/>
                <w:rPrChange w:id="2263" w:author="Nguyet Nguyen (Senior Legal Executive)" w:date="2026-05-05T09:59:00Z">
                  <w:rPr>
                    <w:ins w:id="2264" w:author="Tien Nguyen" w:date="2026-04-23T00:16:00Z"/>
                    <w:rFonts w:ascii="Times New Roman" w:hAnsi="Times New Roman"/>
                    <w:color w:val="45B0E1" w:themeColor="accent1" w:themeTint="99"/>
                    <w:sz w:val="24"/>
                    <w:szCs w:val="24"/>
                    <w:lang w:val="vi-VN" w:eastAsia="x-none"/>
                  </w:rPr>
                </w:rPrChange>
              </w:rPr>
            </w:pPr>
            <w:ins w:id="2265" w:author="Tien Nguyen" w:date="2026-04-23T00:16:00Z">
              <w:r w:rsidRPr="00EF77B8">
                <w:rPr>
                  <w:rFonts w:ascii="Times New Roman" w:hAnsi="Times New Roman"/>
                  <w:sz w:val="20"/>
                  <w:szCs w:val="20"/>
                  <w:lang w:val="vi-VN" w:eastAsia="x-none"/>
                  <w:rPrChange w:id="2266" w:author="Nguyet Nguyen (Senior Legal Executive)" w:date="2026-05-05T09:59:00Z">
                    <w:rPr>
                      <w:rFonts w:ascii="Times New Roman" w:hAnsi="Times New Roman"/>
                      <w:color w:val="45B0E1" w:themeColor="accent1" w:themeTint="99"/>
                      <w:sz w:val="24"/>
                      <w:szCs w:val="24"/>
                      <w:lang w:val="vi-VN" w:eastAsia="x-none"/>
                    </w:rPr>
                  </w:rPrChange>
                </w:rPr>
                <w:t xml:space="preserve">Di chuyển </w:t>
              </w:r>
            </w:ins>
          </w:p>
        </w:tc>
        <w:tc>
          <w:tcPr>
            <w:tcW w:w="818" w:type="dxa"/>
          </w:tcPr>
          <w:p w14:paraId="59B3C368" w14:textId="7C46E348" w:rsidR="004B4E92" w:rsidRPr="00EF77B8" w:rsidRDefault="004B4E92" w:rsidP="004B4E92">
            <w:pPr>
              <w:spacing w:after="0" w:line="276" w:lineRule="auto"/>
              <w:rPr>
                <w:ins w:id="2267" w:author="Tien Nguyen" w:date="2026-04-23T00:16:00Z"/>
                <w:rFonts w:ascii="Times New Roman" w:hAnsi="Times New Roman"/>
                <w:sz w:val="20"/>
                <w:szCs w:val="20"/>
                <w:lang w:val="vi-VN" w:eastAsia="x-none"/>
                <w:rPrChange w:id="2268" w:author="Nguyet Nguyen (Senior Legal Executive)" w:date="2026-05-05T09:59:00Z">
                  <w:rPr>
                    <w:ins w:id="2269" w:author="Tien Nguyen" w:date="2026-04-23T00:16:00Z"/>
                    <w:rFonts w:ascii="Times New Roman" w:hAnsi="Times New Roman"/>
                    <w:color w:val="45B0E1" w:themeColor="accent1" w:themeTint="99"/>
                    <w:sz w:val="24"/>
                    <w:szCs w:val="24"/>
                    <w:lang w:val="vi-VN" w:eastAsia="x-none"/>
                  </w:rPr>
                </w:rPrChange>
              </w:rPr>
            </w:pPr>
            <w:ins w:id="2270" w:author="Tien Nguyen" w:date="2026-04-23T00:17:00Z">
              <w:r w:rsidRPr="00EF77B8">
                <w:rPr>
                  <w:rFonts w:ascii="Times New Roman" w:hAnsi="Times New Roman"/>
                  <w:sz w:val="20"/>
                  <w:szCs w:val="20"/>
                  <w:lang w:val="vi-VN" w:eastAsia="x-none"/>
                  <w:rPrChange w:id="2271" w:author="Nguyet Nguyen (Senior Legal Executive)" w:date="2026-05-05T09:59:00Z">
                    <w:rPr>
                      <w:rFonts w:ascii="Times New Roman" w:hAnsi="Times New Roman"/>
                      <w:color w:val="45B0E1" w:themeColor="accent1" w:themeTint="99"/>
                      <w:sz w:val="24"/>
                      <w:szCs w:val="24"/>
                      <w:lang w:val="vi-VN" w:eastAsia="x-none"/>
                    </w:rPr>
                  </w:rPrChange>
                </w:rPr>
                <w:t xml:space="preserve">Ngày </w:t>
              </w:r>
            </w:ins>
          </w:p>
        </w:tc>
        <w:tc>
          <w:tcPr>
            <w:tcW w:w="693" w:type="dxa"/>
          </w:tcPr>
          <w:p w14:paraId="24F4B8A8" w14:textId="1ECD4C3D" w:rsidR="004B4E92" w:rsidRPr="00EF77B8" w:rsidRDefault="004B4E92" w:rsidP="00C31EB7">
            <w:pPr>
              <w:spacing w:after="0" w:line="276" w:lineRule="auto"/>
              <w:jc w:val="center"/>
              <w:rPr>
                <w:ins w:id="2272" w:author="Tien Nguyen" w:date="2026-04-23T20:51:00Z"/>
                <w:rFonts w:ascii="Times New Roman" w:hAnsi="Times New Roman"/>
                <w:sz w:val="20"/>
                <w:szCs w:val="20"/>
                <w:lang w:val="vi-VN" w:eastAsia="x-none"/>
                <w:rPrChange w:id="2273" w:author="Nguyet Nguyen (Senior Legal Executive)" w:date="2026-05-05T09:59:00Z">
                  <w:rPr>
                    <w:ins w:id="2274" w:author="Tien Nguyen" w:date="2026-04-23T20:51:00Z"/>
                    <w:rFonts w:ascii="Times New Roman" w:hAnsi="Times New Roman"/>
                    <w:color w:val="45B0E1" w:themeColor="accent1" w:themeTint="99"/>
                    <w:sz w:val="24"/>
                    <w:szCs w:val="24"/>
                    <w:lang w:val="vi-VN" w:eastAsia="x-none"/>
                  </w:rPr>
                </w:rPrChange>
              </w:rPr>
              <w:pPrChange w:id="2275" w:author="Nguyet Nguyen (Senior Legal Executive)" w:date="2026-05-05T11:43:00Z">
                <w:pPr>
                  <w:spacing w:after="0" w:line="276" w:lineRule="auto"/>
                </w:pPr>
              </w:pPrChange>
            </w:pPr>
            <w:ins w:id="2276" w:author="Tien Nguyen" w:date="2026-04-23T21:08:00Z">
              <w:r w:rsidRPr="00EF77B8">
                <w:rPr>
                  <w:rFonts w:ascii="Times New Roman" w:hAnsi="Times New Roman"/>
                  <w:sz w:val="20"/>
                  <w:szCs w:val="20"/>
                  <w:lang w:val="vi-VN" w:eastAsia="x-none"/>
                  <w:rPrChange w:id="2277"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605C621E" w14:textId="5DA3C6EC" w:rsidR="004B4E92" w:rsidRPr="00EF77B8" w:rsidRDefault="004B4E92" w:rsidP="00C31EB7">
            <w:pPr>
              <w:spacing w:after="0" w:line="276" w:lineRule="auto"/>
              <w:jc w:val="center"/>
              <w:rPr>
                <w:ins w:id="2278" w:author="Tien Nguyen" w:date="2026-04-23T00:16:00Z"/>
                <w:rFonts w:ascii="Times New Roman" w:hAnsi="Times New Roman"/>
                <w:sz w:val="20"/>
                <w:szCs w:val="20"/>
                <w:lang w:val="vi-VN" w:eastAsia="x-none"/>
                <w:rPrChange w:id="2279" w:author="Nguyet Nguyen (Senior Legal Executive)" w:date="2026-05-05T09:59:00Z">
                  <w:rPr>
                    <w:ins w:id="2280" w:author="Tien Nguyen" w:date="2026-04-23T00:16:00Z"/>
                    <w:rFonts w:ascii="Times New Roman" w:hAnsi="Times New Roman"/>
                    <w:color w:val="45B0E1" w:themeColor="accent1" w:themeTint="99"/>
                    <w:sz w:val="24"/>
                    <w:szCs w:val="24"/>
                    <w:lang w:val="vi-VN" w:eastAsia="x-none"/>
                  </w:rPr>
                </w:rPrChange>
              </w:rPr>
              <w:pPrChange w:id="2281" w:author="Nguyet Nguyen (Senior Legal Executive)" w:date="2026-05-05T11:43:00Z">
                <w:pPr>
                  <w:spacing w:after="0" w:line="276" w:lineRule="auto"/>
                </w:pPr>
              </w:pPrChange>
            </w:pPr>
            <w:ins w:id="2282" w:author="Tien Nguyen" w:date="2026-04-23T21:08:00Z">
              <w:r w:rsidRPr="00EF77B8">
                <w:rPr>
                  <w:rFonts w:ascii="Times New Roman" w:hAnsi="Times New Roman"/>
                  <w:sz w:val="20"/>
                  <w:szCs w:val="20"/>
                  <w:lang w:val="vi-VN" w:eastAsia="x-none"/>
                  <w:rPrChange w:id="2283" w:author="Nguyet Nguyen (Senior Legal Executive)" w:date="2026-05-05T09:59:00Z">
                    <w:rPr>
                      <w:rFonts w:ascii="Times New Roman" w:hAnsi="Times New Roman"/>
                      <w:color w:val="45B0E1" w:themeColor="accent1" w:themeTint="99"/>
                      <w:sz w:val="24"/>
                      <w:szCs w:val="24"/>
                      <w:lang w:val="vi-VN" w:eastAsia="x-none"/>
                    </w:rPr>
                  </w:rPrChange>
                </w:rPr>
                <w:t>2</w:t>
              </w:r>
            </w:ins>
          </w:p>
        </w:tc>
        <w:tc>
          <w:tcPr>
            <w:tcW w:w="1321" w:type="dxa"/>
          </w:tcPr>
          <w:p w14:paraId="532D03F8" w14:textId="082AFE39" w:rsidR="004B4E92" w:rsidRPr="00EF77B8" w:rsidRDefault="004B4E92" w:rsidP="00EF77B8">
            <w:pPr>
              <w:spacing w:after="0" w:line="276" w:lineRule="auto"/>
              <w:jc w:val="right"/>
              <w:rPr>
                <w:ins w:id="2284" w:author="Tien Nguyen" w:date="2026-04-23T00:16:00Z"/>
                <w:rFonts w:ascii="Times New Roman" w:hAnsi="Times New Roman"/>
                <w:sz w:val="20"/>
                <w:szCs w:val="20"/>
                <w:lang w:val="vi-VN" w:eastAsia="x-none"/>
                <w:rPrChange w:id="2285" w:author="Nguyet Nguyen (Senior Legal Executive)" w:date="2026-05-05T09:59:00Z">
                  <w:rPr>
                    <w:ins w:id="2286" w:author="Tien Nguyen" w:date="2026-04-23T00:16:00Z"/>
                    <w:rFonts w:ascii="Times New Roman" w:hAnsi="Times New Roman"/>
                    <w:color w:val="45B0E1" w:themeColor="accent1" w:themeTint="99"/>
                    <w:sz w:val="24"/>
                    <w:szCs w:val="24"/>
                    <w:lang w:val="vi-VN" w:eastAsia="x-none"/>
                  </w:rPr>
                </w:rPrChange>
              </w:rPr>
              <w:pPrChange w:id="2287" w:author="Nguyet Nguyen (Senior Legal Executive)" w:date="2026-05-05T10:02:00Z">
                <w:pPr>
                  <w:spacing w:after="0" w:line="276" w:lineRule="auto"/>
                </w:pPr>
              </w:pPrChange>
            </w:pPr>
            <w:ins w:id="2288" w:author="Tien Nguyen" w:date="2026-04-23T21:12:00Z">
              <w:r w:rsidRPr="00EF77B8">
                <w:rPr>
                  <w:rFonts w:ascii="Times New Roman" w:hAnsi="Times New Roman"/>
                  <w:sz w:val="20"/>
                  <w:szCs w:val="20"/>
                  <w:lang w:val="vi-VN" w:eastAsia="x-none"/>
                  <w:rPrChange w:id="2289" w:author="Nguyet Nguyen (Senior Legal Executive)" w:date="2026-05-05T09:59:00Z">
                    <w:rPr>
                      <w:rFonts w:ascii="Times New Roman" w:hAnsi="Times New Roman"/>
                      <w:color w:val="45B0E1" w:themeColor="accent1" w:themeTint="99"/>
                      <w:sz w:val="24"/>
                      <w:szCs w:val="24"/>
                      <w:lang w:val="vi-VN" w:eastAsia="x-none"/>
                    </w:rPr>
                  </w:rPrChange>
                </w:rPr>
                <w:t>5</w:t>
              </w:r>
            </w:ins>
            <w:ins w:id="2290" w:author="Tien Nguyen" w:date="2026-04-23T00:17:00Z">
              <w:r w:rsidRPr="00EF77B8">
                <w:rPr>
                  <w:rFonts w:ascii="Times New Roman" w:hAnsi="Times New Roman"/>
                  <w:sz w:val="20"/>
                  <w:szCs w:val="20"/>
                  <w:lang w:val="vi-VN" w:eastAsia="x-none"/>
                  <w:rPrChange w:id="2291" w:author="Nguyet Nguyen (Senior Legal Executive)" w:date="2026-05-05T09:59:00Z">
                    <w:rPr>
                      <w:rFonts w:ascii="Times New Roman" w:hAnsi="Times New Roman"/>
                      <w:color w:val="45B0E1" w:themeColor="accent1" w:themeTint="99"/>
                      <w:sz w:val="24"/>
                      <w:szCs w:val="24"/>
                      <w:lang w:val="vi-VN" w:eastAsia="x-none"/>
                    </w:rPr>
                  </w:rPrChange>
                </w:rPr>
                <w:t>.000.000</w:t>
              </w:r>
            </w:ins>
          </w:p>
        </w:tc>
        <w:tc>
          <w:tcPr>
            <w:tcW w:w="1418" w:type="dxa"/>
          </w:tcPr>
          <w:p w14:paraId="00FE3097" w14:textId="2D5284C0" w:rsidR="004B4E92" w:rsidRPr="00EF77B8" w:rsidRDefault="004B4E92" w:rsidP="00EF77B8">
            <w:pPr>
              <w:spacing w:after="0" w:line="276" w:lineRule="auto"/>
              <w:jc w:val="right"/>
              <w:rPr>
                <w:ins w:id="2292" w:author="Tien Nguyen" w:date="2026-04-23T00:16:00Z"/>
                <w:rFonts w:ascii="Times New Roman" w:hAnsi="Times New Roman"/>
                <w:sz w:val="20"/>
                <w:szCs w:val="20"/>
                <w:lang w:val="vi-VN" w:eastAsia="x-none"/>
                <w:rPrChange w:id="2293" w:author="Nguyet Nguyen (Senior Legal Executive)" w:date="2026-05-05T09:59:00Z">
                  <w:rPr>
                    <w:ins w:id="2294" w:author="Tien Nguyen" w:date="2026-04-23T00:16:00Z"/>
                    <w:rFonts w:ascii="Times New Roman" w:hAnsi="Times New Roman"/>
                    <w:color w:val="45B0E1" w:themeColor="accent1" w:themeTint="99"/>
                    <w:sz w:val="24"/>
                    <w:szCs w:val="24"/>
                    <w:lang w:val="vi-VN" w:eastAsia="x-none"/>
                  </w:rPr>
                </w:rPrChange>
              </w:rPr>
              <w:pPrChange w:id="2295" w:author="Nguyet Nguyen (Senior Legal Executive)" w:date="2026-05-05T10:02:00Z">
                <w:pPr>
                  <w:spacing w:after="0" w:line="276" w:lineRule="auto"/>
                </w:pPr>
              </w:pPrChange>
            </w:pPr>
            <w:ins w:id="2296" w:author="Tien Nguyen" w:date="2026-04-23T00:17:00Z">
              <w:r w:rsidRPr="00EF77B8">
                <w:rPr>
                  <w:rFonts w:ascii="Times New Roman" w:hAnsi="Times New Roman"/>
                  <w:sz w:val="20"/>
                  <w:szCs w:val="20"/>
                  <w:lang w:val="vi-VN" w:eastAsia="x-none"/>
                  <w:rPrChange w:id="2297" w:author="Nguyet Nguyen (Senior Legal Executive)" w:date="2026-05-05T09:59:00Z">
                    <w:rPr>
                      <w:rFonts w:ascii="Times New Roman" w:hAnsi="Times New Roman"/>
                      <w:color w:val="45B0E1" w:themeColor="accent1" w:themeTint="99"/>
                      <w:sz w:val="24"/>
                      <w:szCs w:val="24"/>
                      <w:lang w:val="vi-VN" w:eastAsia="x-none"/>
                    </w:rPr>
                  </w:rPrChange>
                </w:rPr>
                <w:t>10.000.000</w:t>
              </w:r>
            </w:ins>
          </w:p>
        </w:tc>
        <w:tc>
          <w:tcPr>
            <w:tcW w:w="652" w:type="dxa"/>
          </w:tcPr>
          <w:p w14:paraId="329ACF1F" w14:textId="77777777" w:rsidR="004B4E92" w:rsidRPr="00EF77B8" w:rsidDel="00E67CBA" w:rsidRDefault="004B4E92" w:rsidP="004B4E92">
            <w:pPr>
              <w:spacing w:after="0" w:line="276" w:lineRule="auto"/>
              <w:rPr>
                <w:ins w:id="2298" w:author="Tien Nguyen" w:date="2026-04-23T00:16:00Z"/>
                <w:rFonts w:ascii="Times New Roman" w:hAnsi="Times New Roman"/>
                <w:sz w:val="20"/>
                <w:szCs w:val="20"/>
                <w:lang w:val="x-none" w:eastAsia="x-none"/>
                <w:rPrChange w:id="2299" w:author="Nguyet Nguyen (Senior Legal Executive)" w:date="2026-05-05T09:59:00Z">
                  <w:rPr>
                    <w:ins w:id="2300" w:author="Tien Nguyen" w:date="2026-04-23T00:16:00Z"/>
                    <w:rFonts w:ascii="Times New Roman" w:hAnsi="Times New Roman"/>
                    <w:color w:val="45B0E1" w:themeColor="accent1" w:themeTint="99"/>
                    <w:sz w:val="24"/>
                    <w:szCs w:val="24"/>
                    <w:lang w:val="x-none" w:eastAsia="x-none"/>
                  </w:rPr>
                </w:rPrChange>
              </w:rPr>
            </w:pPr>
          </w:p>
        </w:tc>
      </w:tr>
      <w:tr w:rsidR="00537462" w:rsidRPr="00EF77B8" w14:paraId="60C14B63" w14:textId="77777777" w:rsidTr="00A71CBF">
        <w:trPr>
          <w:ins w:id="2301" w:author="Tien Nguyen" w:date="2026-04-22T17:06:00Z"/>
        </w:trPr>
        <w:tc>
          <w:tcPr>
            <w:tcW w:w="540" w:type="dxa"/>
          </w:tcPr>
          <w:p w14:paraId="560674B7" w14:textId="589A43D8" w:rsidR="00537462" w:rsidRPr="00EF77B8" w:rsidRDefault="00537462" w:rsidP="004B4E92">
            <w:pPr>
              <w:spacing w:after="0" w:line="276" w:lineRule="auto"/>
              <w:jc w:val="center"/>
              <w:rPr>
                <w:ins w:id="2302" w:author="Tien Nguyen" w:date="2026-04-22T17:06:00Z"/>
                <w:rFonts w:ascii="Times New Roman" w:hAnsi="Times New Roman"/>
                <w:b/>
                <w:bCs/>
                <w:sz w:val="20"/>
                <w:szCs w:val="20"/>
                <w:lang w:val="vi-VN"/>
                <w:rPrChange w:id="2303" w:author="Nguyet Nguyen (Senior Legal Executive)" w:date="2026-05-05T09:59:00Z">
                  <w:rPr>
                    <w:ins w:id="2304" w:author="Tien Nguyen" w:date="2026-04-22T17:06:00Z"/>
                    <w:rFonts w:ascii="Times New Roman" w:hAnsi="Times New Roman"/>
                    <w:sz w:val="24"/>
                    <w:szCs w:val="24"/>
                  </w:rPr>
                </w:rPrChange>
              </w:rPr>
            </w:pPr>
            <w:ins w:id="2305" w:author="Tien Nguyen" w:date="2026-04-22T20:16:00Z">
              <w:r w:rsidRPr="00EF77B8">
                <w:rPr>
                  <w:rFonts w:ascii="Times New Roman" w:hAnsi="Times New Roman"/>
                  <w:b/>
                  <w:bCs/>
                  <w:sz w:val="20"/>
                  <w:szCs w:val="20"/>
                  <w:lang w:val="vi-VN"/>
                  <w:rPrChange w:id="2306" w:author="Nguyet Nguyen (Senior Legal Executive)" w:date="2026-05-05T09:59:00Z">
                    <w:rPr>
                      <w:rFonts w:ascii="Times New Roman" w:hAnsi="Times New Roman"/>
                      <w:sz w:val="24"/>
                      <w:szCs w:val="24"/>
                      <w:lang w:val="vi-VN"/>
                    </w:rPr>
                  </w:rPrChange>
                </w:rPr>
                <w:t>D</w:t>
              </w:r>
            </w:ins>
          </w:p>
        </w:tc>
        <w:tc>
          <w:tcPr>
            <w:tcW w:w="4188" w:type="dxa"/>
            <w:gridSpan w:val="2"/>
          </w:tcPr>
          <w:p w14:paraId="4CB42A65" w14:textId="5AFBF80A" w:rsidR="00537462" w:rsidRPr="00EF77B8" w:rsidDel="00E67CBA" w:rsidRDefault="00537462" w:rsidP="004B4E92">
            <w:pPr>
              <w:spacing w:after="0" w:line="276" w:lineRule="auto"/>
              <w:rPr>
                <w:ins w:id="2307" w:author="Tien Nguyen" w:date="2026-04-22T17:06:00Z"/>
                <w:rFonts w:ascii="Times New Roman" w:hAnsi="Times New Roman"/>
                <w:b/>
                <w:bCs/>
                <w:sz w:val="20"/>
                <w:szCs w:val="20"/>
                <w:lang w:val="x-none" w:eastAsia="x-none"/>
                <w:rPrChange w:id="2308" w:author="Nguyet Nguyen (Senior Legal Executive)" w:date="2026-05-05T09:59:00Z">
                  <w:rPr>
                    <w:ins w:id="2309" w:author="Tien Nguyen" w:date="2026-04-22T17:06:00Z"/>
                    <w:rFonts w:ascii="Times New Roman" w:hAnsi="Times New Roman"/>
                    <w:color w:val="45B0E1" w:themeColor="accent1" w:themeTint="99"/>
                    <w:sz w:val="24"/>
                    <w:szCs w:val="24"/>
                    <w:lang w:val="x-none" w:eastAsia="x-none"/>
                  </w:rPr>
                </w:rPrChange>
              </w:rPr>
            </w:pPr>
            <w:ins w:id="2310" w:author="Tien Nguyen" w:date="2026-04-22T20:17:00Z">
              <w:r w:rsidRPr="00A46EF4">
                <w:rPr>
                  <w:rFonts w:ascii="Times New Roman" w:hAnsi="Times New Roman"/>
                  <w:b/>
                  <w:bCs/>
                  <w:sz w:val="20"/>
                  <w:szCs w:val="20"/>
                  <w:highlight w:val="green"/>
                  <w:lang w:val="vi-VN" w:eastAsia="x-none"/>
                  <w:rPrChange w:id="2311" w:author="Nguyet Nguyen (Senior Legal Executive)" w:date="2026-05-05T11:30:00Z">
                    <w:rPr>
                      <w:rFonts w:ascii="Times New Roman" w:hAnsi="Times New Roman"/>
                      <w:color w:val="45B0E1" w:themeColor="accent1" w:themeTint="99"/>
                      <w:sz w:val="24"/>
                      <w:szCs w:val="24"/>
                      <w:lang w:val="vi-VN" w:eastAsia="x-none"/>
                    </w:rPr>
                  </w:rPrChange>
                </w:rPr>
                <w:t>KOL &amp; Ru</w:t>
              </w:r>
            </w:ins>
            <w:ins w:id="2312" w:author="Tien Nguyen" w:date="2026-04-22T20:18:00Z">
              <w:r w:rsidRPr="00A46EF4">
                <w:rPr>
                  <w:rFonts w:ascii="Times New Roman" w:hAnsi="Times New Roman"/>
                  <w:b/>
                  <w:bCs/>
                  <w:sz w:val="20"/>
                  <w:szCs w:val="20"/>
                  <w:highlight w:val="green"/>
                  <w:lang w:val="vi-VN" w:eastAsia="x-none"/>
                  <w:rPrChange w:id="2313" w:author="Nguyet Nguyen (Senior Legal Executive)" w:date="2026-05-05T11:30:00Z">
                    <w:rPr>
                      <w:rFonts w:ascii="Times New Roman" w:hAnsi="Times New Roman"/>
                      <w:color w:val="45B0E1" w:themeColor="accent1" w:themeTint="99"/>
                      <w:sz w:val="24"/>
                      <w:szCs w:val="24"/>
                      <w:lang w:val="vi-VN" w:eastAsia="x-none"/>
                    </w:rPr>
                  </w:rPrChange>
                </w:rPr>
                <w:t>n club</w:t>
              </w:r>
            </w:ins>
            <w:ins w:id="2314" w:author="Tien Nguyen" w:date="2026-04-23T00:22:00Z">
              <w:r w:rsidRPr="00A46EF4">
                <w:rPr>
                  <w:rFonts w:ascii="Times New Roman" w:hAnsi="Times New Roman"/>
                  <w:b/>
                  <w:bCs/>
                  <w:sz w:val="20"/>
                  <w:szCs w:val="20"/>
                  <w:highlight w:val="green"/>
                  <w:lang w:val="vi-VN" w:eastAsia="x-none"/>
                  <w:rPrChange w:id="2315" w:author="Nguyet Nguyen (Senior Legal Executive)" w:date="2026-05-05T11:30:00Z">
                    <w:rPr>
                      <w:rFonts w:ascii="Times New Roman" w:hAnsi="Times New Roman"/>
                      <w:color w:val="45B0E1" w:themeColor="accent1" w:themeTint="99"/>
                      <w:sz w:val="24"/>
                      <w:szCs w:val="24"/>
                      <w:lang w:val="vi-VN" w:eastAsia="x-none"/>
                    </w:rPr>
                  </w:rPrChange>
                </w:rPr>
                <w:t xml:space="preserve"> seeding</w:t>
              </w:r>
            </w:ins>
          </w:p>
        </w:tc>
        <w:tc>
          <w:tcPr>
            <w:tcW w:w="818" w:type="dxa"/>
          </w:tcPr>
          <w:p w14:paraId="36CB3431" w14:textId="57D30158" w:rsidR="00537462" w:rsidRPr="00EF77B8" w:rsidDel="00E67CBA" w:rsidRDefault="00537462" w:rsidP="004B4E92">
            <w:pPr>
              <w:spacing w:after="0" w:line="276" w:lineRule="auto"/>
              <w:rPr>
                <w:ins w:id="2316" w:author="Tien Nguyen" w:date="2026-04-22T17:06:00Z"/>
                <w:rFonts w:ascii="Times New Roman" w:hAnsi="Times New Roman"/>
                <w:b/>
                <w:bCs/>
                <w:sz w:val="20"/>
                <w:szCs w:val="20"/>
                <w:lang w:val="vi-VN" w:eastAsia="x-none"/>
                <w:rPrChange w:id="2317" w:author="Nguyet Nguyen (Senior Legal Executive)" w:date="2026-05-05T09:59:00Z">
                  <w:rPr>
                    <w:ins w:id="2318" w:author="Tien Nguyen" w:date="2026-04-22T17:06:00Z"/>
                    <w:rFonts w:ascii="Times New Roman" w:hAnsi="Times New Roman"/>
                    <w:color w:val="45B0E1" w:themeColor="accent1" w:themeTint="99"/>
                    <w:sz w:val="24"/>
                    <w:szCs w:val="24"/>
                    <w:lang w:val="x-none" w:eastAsia="x-none"/>
                  </w:rPr>
                </w:rPrChange>
              </w:rPr>
            </w:pPr>
          </w:p>
        </w:tc>
        <w:tc>
          <w:tcPr>
            <w:tcW w:w="693" w:type="dxa"/>
          </w:tcPr>
          <w:p w14:paraId="11470C12" w14:textId="77777777" w:rsidR="00537462" w:rsidRPr="00EF77B8" w:rsidDel="00E67CBA" w:rsidRDefault="00537462" w:rsidP="00C31EB7">
            <w:pPr>
              <w:spacing w:after="0" w:line="276" w:lineRule="auto"/>
              <w:jc w:val="center"/>
              <w:rPr>
                <w:ins w:id="2319" w:author="Tien Nguyen" w:date="2026-04-23T20:51:00Z"/>
                <w:rFonts w:ascii="Times New Roman" w:hAnsi="Times New Roman"/>
                <w:b/>
                <w:bCs/>
                <w:sz w:val="20"/>
                <w:szCs w:val="20"/>
                <w:lang w:val="vi-VN" w:eastAsia="x-none"/>
                <w:rPrChange w:id="2320" w:author="Nguyet Nguyen (Senior Legal Executive)" w:date="2026-05-05T09:59:00Z">
                  <w:rPr>
                    <w:ins w:id="2321" w:author="Tien Nguyen" w:date="2026-04-23T20:51:00Z"/>
                    <w:rFonts w:ascii="Times New Roman" w:hAnsi="Times New Roman"/>
                    <w:b/>
                    <w:bCs/>
                    <w:color w:val="45B0E1" w:themeColor="accent1" w:themeTint="99"/>
                    <w:sz w:val="24"/>
                    <w:szCs w:val="24"/>
                    <w:lang w:val="vi-VN" w:eastAsia="x-none"/>
                  </w:rPr>
                </w:rPrChange>
              </w:rPr>
              <w:pPrChange w:id="2322" w:author="Nguyet Nguyen (Senior Legal Executive)" w:date="2026-05-05T11:43:00Z">
                <w:pPr>
                  <w:spacing w:after="0" w:line="276" w:lineRule="auto"/>
                </w:pPr>
              </w:pPrChange>
            </w:pPr>
          </w:p>
        </w:tc>
        <w:tc>
          <w:tcPr>
            <w:tcW w:w="720" w:type="dxa"/>
          </w:tcPr>
          <w:p w14:paraId="2C9E0AED" w14:textId="5B5CC6E4" w:rsidR="00537462" w:rsidRPr="00EF77B8" w:rsidDel="00E67CBA" w:rsidRDefault="00537462" w:rsidP="00C31EB7">
            <w:pPr>
              <w:spacing w:after="0" w:line="276" w:lineRule="auto"/>
              <w:jc w:val="center"/>
              <w:rPr>
                <w:ins w:id="2323" w:author="Tien Nguyen" w:date="2026-04-22T17:06:00Z"/>
                <w:rFonts w:ascii="Times New Roman" w:hAnsi="Times New Roman"/>
                <w:b/>
                <w:bCs/>
                <w:sz w:val="20"/>
                <w:szCs w:val="20"/>
                <w:lang w:val="vi-VN" w:eastAsia="x-none"/>
                <w:rPrChange w:id="2324" w:author="Nguyet Nguyen (Senior Legal Executive)" w:date="2026-05-05T09:59:00Z">
                  <w:rPr>
                    <w:ins w:id="2325" w:author="Tien Nguyen" w:date="2026-04-22T17:06:00Z"/>
                    <w:rFonts w:ascii="Times New Roman" w:hAnsi="Times New Roman"/>
                    <w:color w:val="45B0E1" w:themeColor="accent1" w:themeTint="99"/>
                    <w:sz w:val="24"/>
                    <w:szCs w:val="24"/>
                    <w:lang w:val="x-none" w:eastAsia="x-none"/>
                  </w:rPr>
                </w:rPrChange>
              </w:rPr>
              <w:pPrChange w:id="2326" w:author="Nguyet Nguyen (Senior Legal Executive)" w:date="2026-05-05T11:43:00Z">
                <w:pPr>
                  <w:spacing w:after="0" w:line="276" w:lineRule="auto"/>
                </w:pPr>
              </w:pPrChange>
            </w:pPr>
          </w:p>
        </w:tc>
        <w:tc>
          <w:tcPr>
            <w:tcW w:w="1321" w:type="dxa"/>
          </w:tcPr>
          <w:p w14:paraId="4615F8BE" w14:textId="47D29DDE" w:rsidR="00537462" w:rsidRPr="00EF77B8" w:rsidDel="00E67CBA" w:rsidRDefault="00537462" w:rsidP="00EF77B8">
            <w:pPr>
              <w:spacing w:after="0" w:line="276" w:lineRule="auto"/>
              <w:jc w:val="right"/>
              <w:rPr>
                <w:ins w:id="2327" w:author="Tien Nguyen" w:date="2026-04-22T17:06:00Z"/>
                <w:rFonts w:ascii="Times New Roman" w:hAnsi="Times New Roman"/>
                <w:b/>
                <w:bCs/>
                <w:sz w:val="20"/>
                <w:szCs w:val="20"/>
                <w:lang w:val="vi-VN" w:eastAsia="x-none"/>
                <w:rPrChange w:id="2328" w:author="Nguyet Nguyen (Senior Legal Executive)" w:date="2026-05-05T09:59:00Z">
                  <w:rPr>
                    <w:ins w:id="2329" w:author="Tien Nguyen" w:date="2026-04-22T17:06:00Z"/>
                    <w:rFonts w:ascii="Times New Roman" w:hAnsi="Times New Roman"/>
                    <w:color w:val="45B0E1" w:themeColor="accent1" w:themeTint="99"/>
                    <w:sz w:val="24"/>
                    <w:szCs w:val="24"/>
                    <w:lang w:val="x-none" w:eastAsia="x-none"/>
                  </w:rPr>
                </w:rPrChange>
              </w:rPr>
              <w:pPrChange w:id="2330" w:author="Nguyet Nguyen (Senior Legal Executive)" w:date="2026-05-05T10:02:00Z">
                <w:pPr>
                  <w:spacing w:after="0" w:line="276" w:lineRule="auto"/>
                </w:pPr>
              </w:pPrChange>
            </w:pPr>
          </w:p>
        </w:tc>
        <w:tc>
          <w:tcPr>
            <w:tcW w:w="1418" w:type="dxa"/>
          </w:tcPr>
          <w:p w14:paraId="53F47846" w14:textId="092F1EBD" w:rsidR="00537462" w:rsidRPr="00EF77B8" w:rsidDel="00E67CBA" w:rsidRDefault="00537462" w:rsidP="00EF77B8">
            <w:pPr>
              <w:spacing w:after="0" w:line="276" w:lineRule="auto"/>
              <w:jc w:val="right"/>
              <w:rPr>
                <w:ins w:id="2331" w:author="Tien Nguyen" w:date="2026-04-22T17:06:00Z"/>
                <w:rFonts w:ascii="Times New Roman" w:hAnsi="Times New Roman"/>
                <w:b/>
                <w:bCs/>
                <w:sz w:val="20"/>
                <w:szCs w:val="20"/>
                <w:lang w:val="vi-VN" w:eastAsia="x-none"/>
                <w:rPrChange w:id="2332" w:author="Nguyet Nguyen (Senior Legal Executive)" w:date="2026-05-05T09:59:00Z">
                  <w:rPr>
                    <w:ins w:id="2333" w:author="Tien Nguyen" w:date="2026-04-22T17:06:00Z"/>
                    <w:rFonts w:ascii="Times New Roman" w:hAnsi="Times New Roman"/>
                    <w:color w:val="45B0E1" w:themeColor="accent1" w:themeTint="99"/>
                    <w:sz w:val="24"/>
                    <w:szCs w:val="24"/>
                    <w:lang w:val="x-none" w:eastAsia="x-none"/>
                  </w:rPr>
                </w:rPrChange>
              </w:rPr>
              <w:pPrChange w:id="2334" w:author="Nguyet Nguyen (Senior Legal Executive)" w:date="2026-05-05T10:02:00Z">
                <w:pPr>
                  <w:spacing w:after="0" w:line="276" w:lineRule="auto"/>
                </w:pPr>
              </w:pPrChange>
            </w:pPr>
            <w:ins w:id="2335" w:author="Tien Nguyen" w:date="2026-04-23T00:22:00Z">
              <w:r w:rsidRPr="00EF77B8">
                <w:rPr>
                  <w:rFonts w:ascii="Times New Roman" w:hAnsi="Times New Roman"/>
                  <w:b/>
                  <w:bCs/>
                  <w:sz w:val="20"/>
                  <w:szCs w:val="20"/>
                  <w:lang w:val="vi-VN" w:eastAsia="x-none"/>
                  <w:rPrChange w:id="2336" w:author="Nguyet Nguyen (Senior Legal Executive)" w:date="2026-05-05T09:59:00Z">
                    <w:rPr>
                      <w:rFonts w:ascii="Times New Roman" w:hAnsi="Times New Roman"/>
                      <w:color w:val="45B0E1" w:themeColor="accent1" w:themeTint="99"/>
                      <w:sz w:val="24"/>
                      <w:szCs w:val="24"/>
                      <w:lang w:val="vi-VN" w:eastAsia="x-none"/>
                    </w:rPr>
                  </w:rPrChange>
                </w:rPr>
                <w:t>10.000. 000</w:t>
              </w:r>
            </w:ins>
          </w:p>
        </w:tc>
        <w:tc>
          <w:tcPr>
            <w:tcW w:w="652" w:type="dxa"/>
          </w:tcPr>
          <w:p w14:paraId="64B6FACE" w14:textId="77777777" w:rsidR="00537462" w:rsidRPr="00EF77B8" w:rsidDel="00E67CBA" w:rsidRDefault="00537462" w:rsidP="004B4E92">
            <w:pPr>
              <w:spacing w:after="0" w:line="276" w:lineRule="auto"/>
              <w:rPr>
                <w:ins w:id="2337" w:author="Tien Nguyen" w:date="2026-04-22T17:06:00Z"/>
                <w:rFonts w:ascii="Times New Roman" w:hAnsi="Times New Roman"/>
                <w:sz w:val="20"/>
                <w:szCs w:val="20"/>
                <w:lang w:val="x-none" w:eastAsia="x-none"/>
                <w:rPrChange w:id="2338" w:author="Nguyet Nguyen (Senior Legal Executive)" w:date="2026-05-05T09:59:00Z">
                  <w:rPr>
                    <w:ins w:id="2339" w:author="Tien Nguyen" w:date="2026-04-22T17:06:00Z"/>
                    <w:rFonts w:ascii="Times New Roman" w:hAnsi="Times New Roman"/>
                    <w:color w:val="45B0E1" w:themeColor="accent1" w:themeTint="99"/>
                    <w:sz w:val="24"/>
                    <w:szCs w:val="24"/>
                    <w:lang w:val="x-none" w:eastAsia="x-none"/>
                  </w:rPr>
                </w:rPrChange>
              </w:rPr>
            </w:pPr>
          </w:p>
        </w:tc>
      </w:tr>
      <w:tr w:rsidR="00EF77B8" w:rsidRPr="00EF77B8" w14:paraId="75F0AD1E" w14:textId="77777777" w:rsidTr="00EF77B8">
        <w:trPr>
          <w:ins w:id="2340" w:author="Tien Nguyen" w:date="2026-04-22T21:02:00Z"/>
        </w:trPr>
        <w:tc>
          <w:tcPr>
            <w:tcW w:w="540" w:type="dxa"/>
            <w:vAlign w:val="center"/>
          </w:tcPr>
          <w:p w14:paraId="65F02DEA" w14:textId="77777777" w:rsidR="004B4E92" w:rsidRPr="00EF77B8" w:rsidRDefault="004B4E92">
            <w:pPr>
              <w:spacing w:after="0" w:line="276" w:lineRule="auto"/>
              <w:rPr>
                <w:ins w:id="2341" w:author="Tien Nguyen" w:date="2026-04-22T21:02:00Z"/>
                <w:rFonts w:ascii="Times New Roman" w:hAnsi="Times New Roman"/>
                <w:sz w:val="20"/>
                <w:szCs w:val="20"/>
                <w:lang w:val="vi-VN"/>
                <w:rPrChange w:id="2342" w:author="Nguyet Nguyen (Senior Legal Executive)" w:date="2026-05-05T09:59:00Z">
                  <w:rPr>
                    <w:ins w:id="2343" w:author="Tien Nguyen" w:date="2026-04-22T21:02:00Z"/>
                    <w:rFonts w:ascii="Times New Roman" w:hAnsi="Times New Roman"/>
                    <w:sz w:val="24"/>
                    <w:szCs w:val="24"/>
                    <w:lang w:val="vi-VN"/>
                  </w:rPr>
                </w:rPrChange>
              </w:rPr>
              <w:pPrChange w:id="2344" w:author="Tien Nguyen" w:date="2026-04-23T21:21:00Z">
                <w:pPr>
                  <w:spacing w:after="0" w:line="276" w:lineRule="auto"/>
                  <w:jc w:val="center"/>
                </w:pPr>
              </w:pPrChange>
            </w:pPr>
          </w:p>
        </w:tc>
        <w:tc>
          <w:tcPr>
            <w:tcW w:w="1530" w:type="dxa"/>
            <w:vAlign w:val="center"/>
          </w:tcPr>
          <w:p w14:paraId="4A1E5D8C" w14:textId="4B6C405C" w:rsidR="004B4E92" w:rsidRPr="00EF77B8" w:rsidRDefault="004B4E92" w:rsidP="00F3603F">
            <w:pPr>
              <w:spacing w:after="0" w:line="276" w:lineRule="auto"/>
              <w:rPr>
                <w:ins w:id="2345" w:author="Tien Nguyen" w:date="2026-04-22T21:02:00Z"/>
                <w:rFonts w:ascii="Times New Roman" w:hAnsi="Times New Roman"/>
                <w:sz w:val="20"/>
                <w:szCs w:val="20"/>
                <w:lang w:val="vi-VN" w:eastAsia="x-none"/>
                <w:rPrChange w:id="2346" w:author="Nguyet Nguyen (Senior Legal Executive)" w:date="2026-05-05T09:59:00Z">
                  <w:rPr>
                    <w:ins w:id="2347" w:author="Tien Nguyen" w:date="2026-04-22T21:02:00Z"/>
                    <w:rFonts w:ascii="Times New Roman" w:hAnsi="Times New Roman"/>
                    <w:color w:val="45B0E1" w:themeColor="accent1" w:themeTint="99"/>
                    <w:sz w:val="24"/>
                    <w:szCs w:val="24"/>
                    <w:lang w:val="vi-VN" w:eastAsia="x-none"/>
                  </w:rPr>
                </w:rPrChange>
              </w:rPr>
            </w:pPr>
            <w:ins w:id="2348" w:author="Tien Nguyen" w:date="2026-04-22T21:04:00Z">
              <w:r w:rsidRPr="00EF77B8">
                <w:rPr>
                  <w:rFonts w:ascii="Times New Roman" w:hAnsi="Times New Roman"/>
                  <w:sz w:val="20"/>
                  <w:szCs w:val="20"/>
                  <w:rPrChange w:id="2349" w:author="Nguyet Nguyen (Senior Legal Executive)" w:date="2026-05-05T09:59:00Z">
                    <w:rPr/>
                  </w:rPrChange>
                </w:rPr>
                <w:t>Tuyển chọn &amp; tiếp nhận</w:t>
              </w:r>
            </w:ins>
          </w:p>
        </w:tc>
        <w:tc>
          <w:tcPr>
            <w:tcW w:w="2658" w:type="dxa"/>
          </w:tcPr>
          <w:p w14:paraId="09F7A126" w14:textId="696D4040" w:rsidR="004B4E92" w:rsidRPr="00EF77B8" w:rsidRDefault="004B4E92" w:rsidP="004B4E92">
            <w:pPr>
              <w:spacing w:after="0" w:line="276" w:lineRule="auto"/>
              <w:rPr>
                <w:ins w:id="2350" w:author="Tien Nguyen" w:date="2026-04-22T21:02:00Z"/>
                <w:rFonts w:ascii="Times New Roman" w:hAnsi="Times New Roman"/>
                <w:sz w:val="20"/>
                <w:szCs w:val="20"/>
                <w:rPrChange w:id="2351" w:author="Nguyet Nguyen (Senior Legal Executive)" w:date="2026-05-05T09:59:00Z">
                  <w:rPr>
                    <w:ins w:id="2352" w:author="Tien Nguyen" w:date="2026-04-22T21:02:00Z"/>
                  </w:rPr>
                </w:rPrChange>
              </w:rPr>
            </w:pPr>
            <w:ins w:id="2353" w:author="Tien Nguyen" w:date="2026-04-22T21:04:00Z">
              <w:r w:rsidRPr="00EF77B8">
                <w:rPr>
                  <w:rFonts w:ascii="Times New Roman" w:hAnsi="Times New Roman"/>
                  <w:sz w:val="20"/>
                  <w:szCs w:val="20"/>
                  <w:rPrChange w:id="2354" w:author="Nguyet Nguyen (Senior Legal Executive)" w:date="2026-05-05T09:59:00Z">
                    <w:rPr/>
                  </w:rPrChange>
                </w:rPr>
                <w:t>Lập danh sách, xác định và tuyển chọn tối đa 10 KOL/CLB chạy bộ để hỗ trợ ra mắt sự kiện bản địa hóa với mức độ ảnh hưởng cao</w:t>
              </w:r>
            </w:ins>
          </w:p>
        </w:tc>
        <w:tc>
          <w:tcPr>
            <w:tcW w:w="818" w:type="dxa"/>
          </w:tcPr>
          <w:p w14:paraId="7BEDE7BF" w14:textId="43F2A4F6" w:rsidR="004B4E92" w:rsidRPr="00EF77B8" w:rsidRDefault="004B4E92" w:rsidP="004B4E92">
            <w:pPr>
              <w:spacing w:after="0" w:line="276" w:lineRule="auto"/>
              <w:rPr>
                <w:ins w:id="2355" w:author="Tien Nguyen" w:date="2026-04-22T21:02:00Z"/>
                <w:rFonts w:ascii="Times New Roman" w:hAnsi="Times New Roman"/>
                <w:sz w:val="20"/>
                <w:szCs w:val="20"/>
                <w:lang w:val="vi-VN" w:eastAsia="x-none"/>
                <w:rPrChange w:id="2356" w:author="Nguyet Nguyen (Senior Legal Executive)" w:date="2026-05-05T09:59:00Z">
                  <w:rPr>
                    <w:ins w:id="2357" w:author="Tien Nguyen" w:date="2026-04-22T21:02:00Z"/>
                    <w:rFonts w:ascii="Times New Roman" w:hAnsi="Times New Roman"/>
                    <w:color w:val="45B0E1" w:themeColor="accent1" w:themeTint="99"/>
                    <w:sz w:val="24"/>
                    <w:szCs w:val="24"/>
                    <w:lang w:val="vi-VN" w:eastAsia="x-none"/>
                  </w:rPr>
                </w:rPrChange>
              </w:rPr>
            </w:pPr>
            <w:ins w:id="2358" w:author="Tien Nguyen" w:date="2026-04-22T21:05:00Z">
              <w:r w:rsidRPr="00EF77B8">
                <w:rPr>
                  <w:rFonts w:ascii="Times New Roman" w:hAnsi="Times New Roman"/>
                  <w:sz w:val="20"/>
                  <w:szCs w:val="20"/>
                  <w:lang w:val="vi-VN" w:eastAsia="x-none"/>
                  <w:rPrChange w:id="2359"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33848D12" w14:textId="565C5A25" w:rsidR="004B4E92" w:rsidRPr="00EF77B8" w:rsidRDefault="00F3603F" w:rsidP="00C31EB7">
            <w:pPr>
              <w:spacing w:after="0" w:line="276" w:lineRule="auto"/>
              <w:jc w:val="center"/>
              <w:rPr>
                <w:ins w:id="2360" w:author="Tien Nguyen" w:date="2026-04-23T20:51:00Z"/>
                <w:rFonts w:ascii="Times New Roman" w:hAnsi="Times New Roman"/>
                <w:sz w:val="20"/>
                <w:szCs w:val="20"/>
                <w:lang w:val="vi-VN" w:eastAsia="x-none"/>
                <w:rPrChange w:id="2361" w:author="Nguyet Nguyen (Senior Legal Executive)" w:date="2026-05-05T09:59:00Z">
                  <w:rPr>
                    <w:ins w:id="2362" w:author="Tien Nguyen" w:date="2026-04-23T20:51:00Z"/>
                    <w:rFonts w:ascii="Times New Roman" w:hAnsi="Times New Roman"/>
                    <w:color w:val="45B0E1" w:themeColor="accent1" w:themeTint="99"/>
                    <w:sz w:val="24"/>
                    <w:szCs w:val="24"/>
                    <w:lang w:val="vi-VN" w:eastAsia="x-none"/>
                  </w:rPr>
                </w:rPrChange>
              </w:rPr>
              <w:pPrChange w:id="2363" w:author="Nguyet Nguyen (Senior Legal Executive)" w:date="2026-05-05T11:43:00Z">
                <w:pPr>
                  <w:spacing w:after="0" w:line="276" w:lineRule="auto"/>
                </w:pPr>
              </w:pPrChange>
            </w:pPr>
            <w:ins w:id="2364" w:author="Tien Nguyen" w:date="2026-04-23T21:19:00Z">
              <w:r w:rsidRPr="00EF77B8">
                <w:rPr>
                  <w:rFonts w:ascii="Times New Roman" w:hAnsi="Times New Roman"/>
                  <w:sz w:val="20"/>
                  <w:szCs w:val="20"/>
                  <w:lang w:val="vi-VN" w:eastAsia="x-none"/>
                  <w:rPrChange w:id="2365"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tcPr>
          <w:p w14:paraId="70E08C62" w14:textId="22B8D0F8" w:rsidR="004B4E92" w:rsidRPr="00EF77B8" w:rsidRDefault="004B4E92" w:rsidP="00C31EB7">
            <w:pPr>
              <w:spacing w:after="0" w:line="276" w:lineRule="auto"/>
              <w:jc w:val="center"/>
              <w:rPr>
                <w:ins w:id="2366" w:author="Tien Nguyen" w:date="2026-04-22T21:02:00Z"/>
                <w:rFonts w:ascii="Times New Roman" w:hAnsi="Times New Roman"/>
                <w:sz w:val="20"/>
                <w:szCs w:val="20"/>
                <w:lang w:val="vi-VN" w:eastAsia="x-none"/>
                <w:rPrChange w:id="2367" w:author="Nguyet Nguyen (Senior Legal Executive)" w:date="2026-05-05T09:59:00Z">
                  <w:rPr>
                    <w:ins w:id="2368" w:author="Tien Nguyen" w:date="2026-04-22T21:02:00Z"/>
                    <w:rFonts w:ascii="Times New Roman" w:hAnsi="Times New Roman"/>
                    <w:color w:val="45B0E1" w:themeColor="accent1" w:themeTint="99"/>
                    <w:sz w:val="24"/>
                    <w:szCs w:val="24"/>
                    <w:lang w:val="vi-VN" w:eastAsia="x-none"/>
                  </w:rPr>
                </w:rPrChange>
              </w:rPr>
              <w:pPrChange w:id="2369" w:author="Nguyet Nguyen (Senior Legal Executive)" w:date="2026-05-05T11:43:00Z">
                <w:pPr>
                  <w:spacing w:after="0" w:line="276" w:lineRule="auto"/>
                </w:pPr>
              </w:pPrChange>
            </w:pPr>
          </w:p>
        </w:tc>
        <w:tc>
          <w:tcPr>
            <w:tcW w:w="1321" w:type="dxa"/>
          </w:tcPr>
          <w:p w14:paraId="7176917F" w14:textId="46FD15E7" w:rsidR="004B4E92" w:rsidRPr="00EF77B8" w:rsidRDefault="004B4E92" w:rsidP="00EF77B8">
            <w:pPr>
              <w:spacing w:after="0" w:line="276" w:lineRule="auto"/>
              <w:jc w:val="right"/>
              <w:rPr>
                <w:ins w:id="2370" w:author="Tien Nguyen" w:date="2026-04-22T21:02:00Z"/>
                <w:rFonts w:ascii="Times New Roman" w:hAnsi="Times New Roman"/>
                <w:sz w:val="20"/>
                <w:szCs w:val="20"/>
                <w:lang w:val="vi-VN" w:eastAsia="x-none"/>
                <w:rPrChange w:id="2371" w:author="Nguyet Nguyen (Senior Legal Executive)" w:date="2026-05-05T09:59:00Z">
                  <w:rPr>
                    <w:ins w:id="2372" w:author="Tien Nguyen" w:date="2026-04-22T21:02:00Z"/>
                    <w:rFonts w:ascii="Times New Roman" w:hAnsi="Times New Roman"/>
                    <w:color w:val="45B0E1" w:themeColor="accent1" w:themeTint="99"/>
                    <w:sz w:val="24"/>
                    <w:szCs w:val="24"/>
                    <w:lang w:val="vi-VN" w:eastAsia="x-none"/>
                  </w:rPr>
                </w:rPrChange>
              </w:rPr>
              <w:pPrChange w:id="2373" w:author="Nguyet Nguyen (Senior Legal Executive)" w:date="2026-05-05T10:02:00Z">
                <w:pPr>
                  <w:spacing w:after="0" w:line="276" w:lineRule="auto"/>
                </w:pPr>
              </w:pPrChange>
            </w:pPr>
            <w:ins w:id="2374" w:author="Tien Nguyen" w:date="2026-04-22T21:05:00Z">
              <w:r w:rsidRPr="00EF77B8">
                <w:rPr>
                  <w:rFonts w:ascii="Times New Roman" w:hAnsi="Times New Roman"/>
                  <w:sz w:val="20"/>
                  <w:szCs w:val="20"/>
                  <w:lang w:val="vi-VN" w:eastAsia="x-none"/>
                  <w:rPrChange w:id="2375" w:author="Nguyet Nguyen (Senior Legal Executive)" w:date="2026-05-05T09:59:00Z">
                    <w:rPr>
                      <w:rFonts w:ascii="Times New Roman" w:hAnsi="Times New Roman"/>
                      <w:color w:val="45B0E1" w:themeColor="accent1" w:themeTint="99"/>
                      <w:sz w:val="24"/>
                      <w:szCs w:val="24"/>
                      <w:lang w:val="vi-VN" w:eastAsia="x-none"/>
                    </w:rPr>
                  </w:rPrChange>
                </w:rPr>
                <w:t>4.000.000</w:t>
              </w:r>
            </w:ins>
          </w:p>
        </w:tc>
        <w:tc>
          <w:tcPr>
            <w:tcW w:w="1418" w:type="dxa"/>
          </w:tcPr>
          <w:p w14:paraId="6CB8A5C0" w14:textId="66AACF2B" w:rsidR="004B4E92" w:rsidRPr="00EF77B8" w:rsidRDefault="004B4E92" w:rsidP="00EF77B8">
            <w:pPr>
              <w:spacing w:after="0" w:line="276" w:lineRule="auto"/>
              <w:jc w:val="right"/>
              <w:rPr>
                <w:ins w:id="2376" w:author="Tien Nguyen" w:date="2026-04-22T21:02:00Z"/>
                <w:rFonts w:ascii="Times New Roman" w:hAnsi="Times New Roman"/>
                <w:sz w:val="20"/>
                <w:szCs w:val="20"/>
                <w:lang w:val="vi-VN" w:eastAsia="x-none"/>
                <w:rPrChange w:id="2377" w:author="Nguyet Nguyen (Senior Legal Executive)" w:date="2026-05-05T09:59:00Z">
                  <w:rPr>
                    <w:ins w:id="2378" w:author="Tien Nguyen" w:date="2026-04-22T21:02:00Z"/>
                    <w:rFonts w:ascii="Times New Roman" w:hAnsi="Times New Roman"/>
                    <w:color w:val="45B0E1" w:themeColor="accent1" w:themeTint="99"/>
                    <w:sz w:val="24"/>
                    <w:szCs w:val="24"/>
                    <w:lang w:val="vi-VN" w:eastAsia="x-none"/>
                  </w:rPr>
                </w:rPrChange>
              </w:rPr>
              <w:pPrChange w:id="2379" w:author="Nguyet Nguyen (Senior Legal Executive)" w:date="2026-05-05T10:02:00Z">
                <w:pPr>
                  <w:spacing w:after="0" w:line="276" w:lineRule="auto"/>
                </w:pPr>
              </w:pPrChange>
            </w:pPr>
            <w:ins w:id="2380" w:author="Tien Nguyen" w:date="2026-04-22T21:05:00Z">
              <w:r w:rsidRPr="00EF77B8">
                <w:rPr>
                  <w:rFonts w:ascii="Times New Roman" w:hAnsi="Times New Roman"/>
                  <w:sz w:val="20"/>
                  <w:szCs w:val="20"/>
                  <w:lang w:val="vi-VN" w:eastAsia="x-none"/>
                  <w:rPrChange w:id="2381" w:author="Nguyet Nguyen (Senior Legal Executive)" w:date="2026-05-05T09:59:00Z">
                    <w:rPr>
                      <w:rFonts w:ascii="Times New Roman" w:hAnsi="Times New Roman"/>
                      <w:color w:val="45B0E1" w:themeColor="accent1" w:themeTint="99"/>
                      <w:sz w:val="24"/>
                      <w:szCs w:val="24"/>
                      <w:lang w:val="vi-VN" w:eastAsia="x-none"/>
                    </w:rPr>
                  </w:rPrChange>
                </w:rPr>
                <w:t>4.000.000</w:t>
              </w:r>
            </w:ins>
          </w:p>
        </w:tc>
        <w:tc>
          <w:tcPr>
            <w:tcW w:w="652" w:type="dxa"/>
          </w:tcPr>
          <w:p w14:paraId="02BBB742" w14:textId="77777777" w:rsidR="004B4E92" w:rsidRPr="00EF77B8" w:rsidDel="00E67CBA" w:rsidRDefault="004B4E92" w:rsidP="004B4E92">
            <w:pPr>
              <w:spacing w:after="0" w:line="276" w:lineRule="auto"/>
              <w:rPr>
                <w:ins w:id="2382" w:author="Tien Nguyen" w:date="2026-04-22T21:02:00Z"/>
                <w:rFonts w:ascii="Times New Roman" w:hAnsi="Times New Roman"/>
                <w:sz w:val="20"/>
                <w:szCs w:val="20"/>
                <w:lang w:val="x-none" w:eastAsia="x-none"/>
                <w:rPrChange w:id="2383" w:author="Nguyet Nguyen (Senior Legal Executive)" w:date="2026-05-05T09:59:00Z">
                  <w:rPr>
                    <w:ins w:id="2384" w:author="Tien Nguyen" w:date="2026-04-22T21:02:00Z"/>
                    <w:rFonts w:ascii="Times New Roman" w:hAnsi="Times New Roman"/>
                    <w:color w:val="45B0E1" w:themeColor="accent1" w:themeTint="99"/>
                    <w:sz w:val="24"/>
                    <w:szCs w:val="24"/>
                    <w:lang w:val="x-none" w:eastAsia="x-none"/>
                  </w:rPr>
                </w:rPrChange>
              </w:rPr>
            </w:pPr>
          </w:p>
        </w:tc>
      </w:tr>
      <w:tr w:rsidR="00EF77B8" w:rsidRPr="00EF77B8" w14:paraId="3979ADA1" w14:textId="77777777" w:rsidTr="00EF77B8">
        <w:trPr>
          <w:ins w:id="2385" w:author="Tien Nguyen" w:date="2026-04-22T21:03:00Z"/>
        </w:trPr>
        <w:tc>
          <w:tcPr>
            <w:tcW w:w="540" w:type="dxa"/>
          </w:tcPr>
          <w:p w14:paraId="64030525" w14:textId="77777777" w:rsidR="00F3603F" w:rsidRPr="00EF77B8" w:rsidRDefault="00F3603F" w:rsidP="004B4E92">
            <w:pPr>
              <w:spacing w:after="0" w:line="276" w:lineRule="auto"/>
              <w:jc w:val="center"/>
              <w:rPr>
                <w:ins w:id="2386" w:author="Tien Nguyen" w:date="2026-04-22T21:03:00Z"/>
                <w:rFonts w:ascii="Times New Roman" w:hAnsi="Times New Roman"/>
                <w:sz w:val="20"/>
                <w:szCs w:val="20"/>
                <w:lang w:val="vi-VN"/>
                <w:rPrChange w:id="2387" w:author="Nguyet Nguyen (Senior Legal Executive)" w:date="2026-05-05T09:59:00Z">
                  <w:rPr>
                    <w:ins w:id="2388" w:author="Tien Nguyen" w:date="2026-04-22T21:03:00Z"/>
                    <w:rFonts w:ascii="Times New Roman" w:hAnsi="Times New Roman"/>
                    <w:sz w:val="24"/>
                    <w:szCs w:val="24"/>
                    <w:lang w:val="vi-VN"/>
                  </w:rPr>
                </w:rPrChange>
              </w:rPr>
            </w:pPr>
          </w:p>
        </w:tc>
        <w:tc>
          <w:tcPr>
            <w:tcW w:w="1530" w:type="dxa"/>
            <w:vMerge w:val="restart"/>
            <w:vAlign w:val="center"/>
          </w:tcPr>
          <w:p w14:paraId="62E94E55" w14:textId="2B71D779" w:rsidR="00F3603F" w:rsidRPr="00EF77B8" w:rsidRDefault="00F3603F" w:rsidP="00F3603F">
            <w:pPr>
              <w:spacing w:after="0" w:line="276" w:lineRule="auto"/>
              <w:rPr>
                <w:ins w:id="2389" w:author="Tien Nguyen" w:date="2026-04-22T21:03:00Z"/>
                <w:rFonts w:ascii="Times New Roman" w:hAnsi="Times New Roman"/>
                <w:sz w:val="20"/>
                <w:szCs w:val="20"/>
                <w:lang w:val="vi-VN" w:eastAsia="x-none"/>
                <w:rPrChange w:id="2390" w:author="Nguyet Nguyen (Senior Legal Executive)" w:date="2026-05-05T09:59:00Z">
                  <w:rPr>
                    <w:ins w:id="2391" w:author="Tien Nguyen" w:date="2026-04-22T21:03:00Z"/>
                    <w:rFonts w:ascii="Times New Roman" w:hAnsi="Times New Roman"/>
                    <w:color w:val="45B0E1" w:themeColor="accent1" w:themeTint="99"/>
                    <w:sz w:val="24"/>
                    <w:szCs w:val="24"/>
                    <w:lang w:val="vi-VN" w:eastAsia="x-none"/>
                  </w:rPr>
                </w:rPrChange>
              </w:rPr>
            </w:pPr>
            <w:ins w:id="2392" w:author="Tien Nguyen" w:date="2026-04-22T21:06:00Z">
              <w:r w:rsidRPr="00EF77B8">
                <w:rPr>
                  <w:rFonts w:ascii="Times New Roman" w:hAnsi="Times New Roman"/>
                  <w:sz w:val="20"/>
                  <w:szCs w:val="20"/>
                  <w:lang w:val="vi-VN" w:eastAsia="x-none"/>
                  <w:rPrChange w:id="2393" w:author="Nguyet Nguyen (Senior Legal Executive)" w:date="2026-05-05T09:59:00Z">
                    <w:rPr>
                      <w:rFonts w:ascii="Times New Roman" w:hAnsi="Times New Roman"/>
                      <w:color w:val="45B0E1" w:themeColor="accent1" w:themeTint="99"/>
                      <w:sz w:val="24"/>
                      <w:szCs w:val="24"/>
                      <w:lang w:val="vi-VN" w:eastAsia="x-none"/>
                    </w:rPr>
                  </w:rPrChange>
                </w:rPr>
                <w:t>Định hướng nội dung</w:t>
              </w:r>
            </w:ins>
          </w:p>
        </w:tc>
        <w:tc>
          <w:tcPr>
            <w:tcW w:w="2658" w:type="dxa"/>
          </w:tcPr>
          <w:p w14:paraId="2B6EF051" w14:textId="7AAABA8C" w:rsidR="00F3603F" w:rsidRPr="00EF77B8" w:rsidRDefault="00F3603F" w:rsidP="004B4E92">
            <w:pPr>
              <w:spacing w:after="0" w:line="276" w:lineRule="auto"/>
              <w:rPr>
                <w:ins w:id="2394" w:author="Tien Nguyen" w:date="2026-04-22T21:03:00Z"/>
                <w:rFonts w:ascii="Times New Roman" w:hAnsi="Times New Roman"/>
                <w:sz w:val="20"/>
                <w:szCs w:val="20"/>
                <w:rPrChange w:id="2395" w:author="Nguyet Nguyen (Senior Legal Executive)" w:date="2026-05-05T09:59:00Z">
                  <w:rPr>
                    <w:ins w:id="2396" w:author="Tien Nguyen" w:date="2026-04-22T21:03:00Z"/>
                  </w:rPr>
                </w:rPrChange>
              </w:rPr>
            </w:pPr>
            <w:ins w:id="2397" w:author="Tien Nguyen" w:date="2026-04-22T21:06:00Z">
              <w:r w:rsidRPr="00EF77B8">
                <w:rPr>
                  <w:rFonts w:ascii="Times New Roman" w:hAnsi="Times New Roman"/>
                  <w:sz w:val="20"/>
                  <w:szCs w:val="20"/>
                  <w:rPrChange w:id="2398" w:author="Nguyet Nguyen (Senior Legal Executive)" w:date="2026-05-05T09:59:00Z">
                    <w:rPr/>
                  </w:rPrChange>
                </w:rPr>
                <w:t>Định hướng nội dung: giới thiệu</w:t>
              </w:r>
              <w:r w:rsidRPr="00EF77B8">
                <w:rPr>
                  <w:rFonts w:ascii="Times New Roman" w:hAnsi="Times New Roman"/>
                  <w:sz w:val="20"/>
                  <w:szCs w:val="20"/>
                  <w:lang w:val="vi-VN"/>
                  <w:rPrChange w:id="2399" w:author="Nguyet Nguyen (Senior Legal Executive)" w:date="2026-05-05T09:59:00Z">
                    <w:rPr>
                      <w:lang w:val="vi-VN"/>
                    </w:rPr>
                  </w:rPrChange>
                </w:rPr>
                <w:t xml:space="preserve"> </w:t>
              </w:r>
              <w:r w:rsidRPr="00EF77B8">
                <w:rPr>
                  <w:rFonts w:ascii="Times New Roman" w:hAnsi="Times New Roman"/>
                  <w:sz w:val="20"/>
                  <w:szCs w:val="20"/>
                  <w:rPrChange w:id="2400" w:author="Nguyet Nguyen (Senior Legal Executive)" w:date="2026-05-05T09:59:00Z">
                    <w:rPr/>
                  </w:rPrChange>
                </w:rPr>
                <w:t>đào tạo sản phẩm</w:t>
              </w:r>
            </w:ins>
          </w:p>
        </w:tc>
        <w:tc>
          <w:tcPr>
            <w:tcW w:w="818" w:type="dxa"/>
            <w:vMerge w:val="restart"/>
          </w:tcPr>
          <w:p w14:paraId="5A061A4F" w14:textId="0C80F689" w:rsidR="00F3603F" w:rsidRPr="00EF77B8" w:rsidRDefault="00F3603F" w:rsidP="004B4E92">
            <w:pPr>
              <w:spacing w:after="0" w:line="276" w:lineRule="auto"/>
              <w:rPr>
                <w:ins w:id="2401" w:author="Tien Nguyen" w:date="2026-04-22T21:03:00Z"/>
                <w:rFonts w:ascii="Times New Roman" w:hAnsi="Times New Roman"/>
                <w:sz w:val="20"/>
                <w:szCs w:val="20"/>
                <w:lang w:val="vi-VN" w:eastAsia="x-none"/>
                <w:rPrChange w:id="2402" w:author="Nguyet Nguyen (Senior Legal Executive)" w:date="2026-05-05T09:59:00Z">
                  <w:rPr>
                    <w:ins w:id="2403" w:author="Tien Nguyen" w:date="2026-04-22T21:03:00Z"/>
                    <w:rFonts w:ascii="Times New Roman" w:hAnsi="Times New Roman"/>
                    <w:color w:val="45B0E1" w:themeColor="accent1" w:themeTint="99"/>
                    <w:sz w:val="24"/>
                    <w:szCs w:val="24"/>
                    <w:lang w:val="vi-VN" w:eastAsia="x-none"/>
                  </w:rPr>
                </w:rPrChange>
              </w:rPr>
            </w:pPr>
            <w:ins w:id="2404" w:author="Tien Nguyen" w:date="2026-04-22T21:06:00Z">
              <w:r w:rsidRPr="00EF77B8">
                <w:rPr>
                  <w:rFonts w:ascii="Times New Roman" w:hAnsi="Times New Roman"/>
                  <w:sz w:val="20"/>
                  <w:szCs w:val="20"/>
                  <w:lang w:val="vi-VN" w:eastAsia="x-none"/>
                  <w:rPrChange w:id="2405"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vMerge w:val="restart"/>
          </w:tcPr>
          <w:p w14:paraId="40C06B65" w14:textId="57F9E624" w:rsidR="00F3603F" w:rsidRPr="00EF77B8" w:rsidRDefault="00F3603F" w:rsidP="00C31EB7">
            <w:pPr>
              <w:spacing w:after="0" w:line="276" w:lineRule="auto"/>
              <w:jc w:val="center"/>
              <w:rPr>
                <w:ins w:id="2406" w:author="Tien Nguyen" w:date="2026-04-23T20:51:00Z"/>
                <w:rFonts w:ascii="Times New Roman" w:hAnsi="Times New Roman"/>
                <w:sz w:val="20"/>
                <w:szCs w:val="20"/>
                <w:lang w:val="vi-VN" w:eastAsia="x-none"/>
                <w:rPrChange w:id="2407" w:author="Nguyet Nguyen (Senior Legal Executive)" w:date="2026-05-05T09:59:00Z">
                  <w:rPr>
                    <w:ins w:id="2408" w:author="Tien Nguyen" w:date="2026-04-23T20:51:00Z"/>
                    <w:rFonts w:ascii="Times New Roman" w:hAnsi="Times New Roman"/>
                    <w:color w:val="45B0E1" w:themeColor="accent1" w:themeTint="99"/>
                    <w:sz w:val="24"/>
                    <w:szCs w:val="24"/>
                    <w:lang w:val="vi-VN" w:eastAsia="x-none"/>
                  </w:rPr>
                </w:rPrChange>
              </w:rPr>
              <w:pPrChange w:id="2409" w:author="Nguyet Nguyen (Senior Legal Executive)" w:date="2026-05-05T11:43:00Z">
                <w:pPr>
                  <w:spacing w:after="0" w:line="276" w:lineRule="auto"/>
                </w:pPr>
              </w:pPrChange>
            </w:pPr>
            <w:ins w:id="2410" w:author="Tien Nguyen" w:date="2026-04-23T21:19:00Z">
              <w:r w:rsidRPr="00EF77B8">
                <w:rPr>
                  <w:rFonts w:ascii="Times New Roman" w:hAnsi="Times New Roman"/>
                  <w:sz w:val="20"/>
                  <w:szCs w:val="20"/>
                  <w:lang w:val="vi-VN" w:eastAsia="x-none"/>
                  <w:rPrChange w:id="2411"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vMerge w:val="restart"/>
          </w:tcPr>
          <w:p w14:paraId="372C1C18" w14:textId="0E8A9D9E" w:rsidR="00F3603F" w:rsidRPr="00EF77B8" w:rsidRDefault="00F3603F" w:rsidP="00C31EB7">
            <w:pPr>
              <w:spacing w:after="0" w:line="276" w:lineRule="auto"/>
              <w:jc w:val="center"/>
              <w:rPr>
                <w:ins w:id="2412" w:author="Tien Nguyen" w:date="2026-04-22T21:03:00Z"/>
                <w:rFonts w:ascii="Times New Roman" w:hAnsi="Times New Roman"/>
                <w:sz w:val="20"/>
                <w:szCs w:val="20"/>
                <w:lang w:val="vi-VN" w:eastAsia="x-none"/>
                <w:rPrChange w:id="2413" w:author="Nguyet Nguyen (Senior Legal Executive)" w:date="2026-05-05T09:59:00Z">
                  <w:rPr>
                    <w:ins w:id="2414" w:author="Tien Nguyen" w:date="2026-04-22T21:03:00Z"/>
                    <w:rFonts w:ascii="Times New Roman" w:hAnsi="Times New Roman"/>
                    <w:color w:val="45B0E1" w:themeColor="accent1" w:themeTint="99"/>
                    <w:sz w:val="24"/>
                    <w:szCs w:val="24"/>
                    <w:lang w:val="vi-VN" w:eastAsia="x-none"/>
                  </w:rPr>
                </w:rPrChange>
              </w:rPr>
              <w:pPrChange w:id="2415" w:author="Nguyet Nguyen (Senior Legal Executive)" w:date="2026-05-05T11:43:00Z">
                <w:pPr>
                  <w:spacing w:after="0" w:line="276" w:lineRule="auto"/>
                </w:pPr>
              </w:pPrChange>
            </w:pPr>
            <w:ins w:id="2416" w:author="Tien Nguyen" w:date="2026-04-22T21:07:00Z">
              <w:r w:rsidRPr="00EF77B8">
                <w:rPr>
                  <w:rFonts w:ascii="Times New Roman" w:hAnsi="Times New Roman"/>
                  <w:sz w:val="20"/>
                  <w:szCs w:val="20"/>
                  <w:lang w:val="vi-VN" w:eastAsia="x-none"/>
                  <w:rPrChange w:id="2417" w:author="Nguyet Nguyen (Senior Legal Executive)" w:date="2026-05-05T09:59:00Z">
                    <w:rPr>
                      <w:rFonts w:ascii="Times New Roman" w:hAnsi="Times New Roman"/>
                      <w:color w:val="45B0E1" w:themeColor="accent1" w:themeTint="99"/>
                      <w:sz w:val="24"/>
                      <w:szCs w:val="24"/>
                      <w:lang w:val="vi-VN" w:eastAsia="x-none"/>
                    </w:rPr>
                  </w:rPrChange>
                </w:rPr>
                <w:t>-</w:t>
              </w:r>
            </w:ins>
          </w:p>
        </w:tc>
        <w:tc>
          <w:tcPr>
            <w:tcW w:w="1321" w:type="dxa"/>
            <w:vMerge w:val="restart"/>
          </w:tcPr>
          <w:p w14:paraId="323EA4EE" w14:textId="59CBD59A" w:rsidR="00F3603F" w:rsidRPr="00EF77B8" w:rsidRDefault="00F3603F" w:rsidP="00EF77B8">
            <w:pPr>
              <w:spacing w:after="0" w:line="276" w:lineRule="auto"/>
              <w:jc w:val="right"/>
              <w:rPr>
                <w:ins w:id="2418" w:author="Tien Nguyen" w:date="2026-04-22T21:03:00Z"/>
                <w:rFonts w:ascii="Times New Roman" w:hAnsi="Times New Roman"/>
                <w:sz w:val="20"/>
                <w:szCs w:val="20"/>
                <w:lang w:val="vi-VN" w:eastAsia="x-none"/>
                <w:rPrChange w:id="2419" w:author="Nguyet Nguyen (Senior Legal Executive)" w:date="2026-05-05T09:59:00Z">
                  <w:rPr>
                    <w:ins w:id="2420" w:author="Tien Nguyen" w:date="2026-04-22T21:03:00Z"/>
                    <w:rFonts w:ascii="Times New Roman" w:hAnsi="Times New Roman"/>
                    <w:color w:val="45B0E1" w:themeColor="accent1" w:themeTint="99"/>
                    <w:sz w:val="24"/>
                    <w:szCs w:val="24"/>
                    <w:lang w:val="vi-VN" w:eastAsia="x-none"/>
                  </w:rPr>
                </w:rPrChange>
              </w:rPr>
              <w:pPrChange w:id="2421" w:author="Nguyet Nguyen (Senior Legal Executive)" w:date="2026-05-05T10:02:00Z">
                <w:pPr>
                  <w:spacing w:after="0" w:line="276" w:lineRule="auto"/>
                </w:pPr>
              </w:pPrChange>
            </w:pPr>
            <w:ins w:id="2422" w:author="Tien Nguyen" w:date="2026-04-22T21:07:00Z">
              <w:r w:rsidRPr="00EF77B8">
                <w:rPr>
                  <w:rFonts w:ascii="Times New Roman" w:hAnsi="Times New Roman"/>
                  <w:sz w:val="20"/>
                  <w:szCs w:val="20"/>
                  <w:lang w:val="vi-VN" w:eastAsia="x-none"/>
                  <w:rPrChange w:id="2423" w:author="Nguyet Nguyen (Senior Legal Executive)" w:date="2026-05-05T09:59:00Z">
                    <w:rPr>
                      <w:rFonts w:ascii="Times New Roman" w:hAnsi="Times New Roman"/>
                      <w:color w:val="45B0E1" w:themeColor="accent1" w:themeTint="99"/>
                      <w:sz w:val="24"/>
                      <w:szCs w:val="24"/>
                      <w:lang w:val="vi-VN" w:eastAsia="x-none"/>
                    </w:rPr>
                  </w:rPrChange>
                </w:rPr>
                <w:t>3.000.000</w:t>
              </w:r>
            </w:ins>
          </w:p>
        </w:tc>
        <w:tc>
          <w:tcPr>
            <w:tcW w:w="1418" w:type="dxa"/>
            <w:vMerge w:val="restart"/>
          </w:tcPr>
          <w:p w14:paraId="2849FAA1" w14:textId="234BAC7C" w:rsidR="00F3603F" w:rsidRPr="00EF77B8" w:rsidRDefault="00F3603F" w:rsidP="00EF77B8">
            <w:pPr>
              <w:spacing w:after="0" w:line="276" w:lineRule="auto"/>
              <w:jc w:val="right"/>
              <w:rPr>
                <w:ins w:id="2424" w:author="Tien Nguyen" w:date="2026-04-22T21:03:00Z"/>
                <w:rFonts w:ascii="Times New Roman" w:hAnsi="Times New Roman"/>
                <w:sz w:val="20"/>
                <w:szCs w:val="20"/>
                <w:lang w:val="vi-VN" w:eastAsia="x-none"/>
                <w:rPrChange w:id="2425" w:author="Nguyet Nguyen (Senior Legal Executive)" w:date="2026-05-05T09:59:00Z">
                  <w:rPr>
                    <w:ins w:id="2426" w:author="Tien Nguyen" w:date="2026-04-22T21:03:00Z"/>
                    <w:rFonts w:ascii="Times New Roman" w:hAnsi="Times New Roman"/>
                    <w:color w:val="45B0E1" w:themeColor="accent1" w:themeTint="99"/>
                    <w:sz w:val="24"/>
                    <w:szCs w:val="24"/>
                    <w:lang w:val="vi-VN" w:eastAsia="x-none"/>
                  </w:rPr>
                </w:rPrChange>
              </w:rPr>
              <w:pPrChange w:id="2427" w:author="Nguyet Nguyen (Senior Legal Executive)" w:date="2026-05-05T10:02:00Z">
                <w:pPr>
                  <w:spacing w:after="0" w:line="276" w:lineRule="auto"/>
                </w:pPr>
              </w:pPrChange>
            </w:pPr>
            <w:ins w:id="2428" w:author="Tien Nguyen" w:date="2026-04-22T21:07:00Z">
              <w:r w:rsidRPr="00EF77B8">
                <w:rPr>
                  <w:rFonts w:ascii="Times New Roman" w:hAnsi="Times New Roman"/>
                  <w:sz w:val="20"/>
                  <w:szCs w:val="20"/>
                  <w:lang w:val="vi-VN" w:eastAsia="x-none"/>
                  <w:rPrChange w:id="2429" w:author="Nguyet Nguyen (Senior Legal Executive)" w:date="2026-05-05T09:59:00Z">
                    <w:rPr>
                      <w:rFonts w:ascii="Times New Roman" w:hAnsi="Times New Roman"/>
                      <w:color w:val="45B0E1" w:themeColor="accent1" w:themeTint="99"/>
                      <w:sz w:val="24"/>
                      <w:szCs w:val="24"/>
                      <w:lang w:val="vi-VN" w:eastAsia="x-none"/>
                    </w:rPr>
                  </w:rPrChange>
                </w:rPr>
                <w:t>3.000.000</w:t>
              </w:r>
            </w:ins>
          </w:p>
        </w:tc>
        <w:tc>
          <w:tcPr>
            <w:tcW w:w="652" w:type="dxa"/>
          </w:tcPr>
          <w:p w14:paraId="3920C6DC" w14:textId="77777777" w:rsidR="00F3603F" w:rsidRPr="00EF77B8" w:rsidDel="00E67CBA" w:rsidRDefault="00F3603F" w:rsidP="004B4E92">
            <w:pPr>
              <w:spacing w:after="0" w:line="276" w:lineRule="auto"/>
              <w:rPr>
                <w:ins w:id="2430" w:author="Tien Nguyen" w:date="2026-04-22T21:03:00Z"/>
                <w:rFonts w:ascii="Times New Roman" w:hAnsi="Times New Roman"/>
                <w:sz w:val="20"/>
                <w:szCs w:val="20"/>
                <w:lang w:val="x-none" w:eastAsia="x-none"/>
                <w:rPrChange w:id="2431" w:author="Nguyet Nguyen (Senior Legal Executive)" w:date="2026-05-05T09:59:00Z">
                  <w:rPr>
                    <w:ins w:id="2432" w:author="Tien Nguyen" w:date="2026-04-22T21:03:00Z"/>
                    <w:rFonts w:ascii="Times New Roman" w:hAnsi="Times New Roman"/>
                    <w:color w:val="45B0E1" w:themeColor="accent1" w:themeTint="99"/>
                    <w:sz w:val="24"/>
                    <w:szCs w:val="24"/>
                    <w:lang w:val="x-none" w:eastAsia="x-none"/>
                  </w:rPr>
                </w:rPrChange>
              </w:rPr>
            </w:pPr>
          </w:p>
        </w:tc>
      </w:tr>
      <w:tr w:rsidR="00EF77B8" w:rsidRPr="00EF77B8" w14:paraId="094F9184" w14:textId="77777777" w:rsidTr="00EF77B8">
        <w:trPr>
          <w:ins w:id="2433" w:author="Tien Nguyen" w:date="2026-04-22T21:03:00Z"/>
        </w:trPr>
        <w:tc>
          <w:tcPr>
            <w:tcW w:w="540" w:type="dxa"/>
          </w:tcPr>
          <w:p w14:paraId="0C06CCD0" w14:textId="77777777" w:rsidR="00F3603F" w:rsidRPr="00EF77B8" w:rsidRDefault="00F3603F" w:rsidP="004B4E92">
            <w:pPr>
              <w:spacing w:after="0" w:line="276" w:lineRule="auto"/>
              <w:jc w:val="center"/>
              <w:rPr>
                <w:ins w:id="2434" w:author="Tien Nguyen" w:date="2026-04-22T21:03:00Z"/>
                <w:rFonts w:ascii="Times New Roman" w:hAnsi="Times New Roman"/>
                <w:sz w:val="20"/>
                <w:szCs w:val="20"/>
                <w:lang w:val="vi-VN"/>
                <w:rPrChange w:id="2435" w:author="Nguyet Nguyen (Senior Legal Executive)" w:date="2026-05-05T09:59:00Z">
                  <w:rPr>
                    <w:ins w:id="2436" w:author="Tien Nguyen" w:date="2026-04-22T21:03:00Z"/>
                    <w:rFonts w:ascii="Times New Roman" w:hAnsi="Times New Roman"/>
                    <w:sz w:val="24"/>
                    <w:szCs w:val="24"/>
                    <w:lang w:val="vi-VN"/>
                  </w:rPr>
                </w:rPrChange>
              </w:rPr>
            </w:pPr>
          </w:p>
        </w:tc>
        <w:tc>
          <w:tcPr>
            <w:tcW w:w="1530" w:type="dxa"/>
            <w:vMerge/>
          </w:tcPr>
          <w:p w14:paraId="7BEBFA6F" w14:textId="77777777" w:rsidR="00F3603F" w:rsidRPr="00EF77B8" w:rsidRDefault="00F3603F" w:rsidP="004B4E92">
            <w:pPr>
              <w:spacing w:after="0" w:line="276" w:lineRule="auto"/>
              <w:rPr>
                <w:ins w:id="2437" w:author="Tien Nguyen" w:date="2026-04-22T21:03:00Z"/>
                <w:rFonts w:ascii="Times New Roman" w:hAnsi="Times New Roman"/>
                <w:sz w:val="20"/>
                <w:szCs w:val="20"/>
                <w:lang w:val="vi-VN" w:eastAsia="x-none"/>
                <w:rPrChange w:id="2438" w:author="Nguyet Nguyen (Senior Legal Executive)" w:date="2026-05-05T09:59:00Z">
                  <w:rPr>
                    <w:ins w:id="2439" w:author="Tien Nguyen" w:date="2026-04-22T21:03:00Z"/>
                    <w:rFonts w:ascii="Times New Roman" w:hAnsi="Times New Roman"/>
                    <w:color w:val="45B0E1" w:themeColor="accent1" w:themeTint="99"/>
                    <w:sz w:val="24"/>
                    <w:szCs w:val="24"/>
                    <w:lang w:val="vi-VN" w:eastAsia="x-none"/>
                  </w:rPr>
                </w:rPrChange>
              </w:rPr>
            </w:pPr>
          </w:p>
        </w:tc>
        <w:tc>
          <w:tcPr>
            <w:tcW w:w="2658" w:type="dxa"/>
          </w:tcPr>
          <w:p w14:paraId="26F38157" w14:textId="1E0C3DE9" w:rsidR="00F3603F" w:rsidRPr="00EF77B8" w:rsidRDefault="00F3603F">
            <w:pPr>
              <w:pStyle w:val="NormalWeb"/>
              <w:rPr>
                <w:ins w:id="2440" w:author="Tien Nguyen" w:date="2026-04-22T21:03:00Z"/>
                <w:b/>
                <w:sz w:val="20"/>
                <w:szCs w:val="20"/>
                <w:lang w:val="vi-VN"/>
                <w:rPrChange w:id="2441" w:author="Nguyet Nguyen (Senior Legal Executive)" w:date="2026-05-05T09:59:00Z">
                  <w:rPr>
                    <w:ins w:id="2442" w:author="Tien Nguyen" w:date="2026-04-22T21:03:00Z"/>
                  </w:rPr>
                </w:rPrChange>
              </w:rPr>
              <w:pPrChange w:id="2443" w:author="Tien Nguyen" w:date="2026-04-22T21:14:00Z">
                <w:pPr>
                  <w:spacing w:after="0" w:line="276" w:lineRule="auto"/>
                </w:pPr>
              </w:pPrChange>
            </w:pPr>
            <w:ins w:id="2444" w:author="Tien Nguyen" w:date="2026-04-22T21:07:00Z">
              <w:r w:rsidRPr="00EF77B8">
                <w:rPr>
                  <w:rStyle w:val="Strong"/>
                  <w:b w:val="0"/>
                  <w:bCs w:val="0"/>
                  <w:sz w:val="20"/>
                  <w:szCs w:val="20"/>
                  <w:rPrChange w:id="2445" w:author="Nguyet Nguyen (Senior Legal Executive)" w:date="2026-05-05T09:59:00Z">
                    <w:rPr>
                      <w:rStyle w:val="Strong"/>
                      <w:b w:val="0"/>
                      <w:bCs w:val="0"/>
                    </w:rPr>
                  </w:rPrChange>
                </w:rPr>
                <w:t>B.0</w:t>
              </w:r>
            </w:ins>
            <w:ins w:id="2446" w:author="Tien Nguyen" w:date="2026-04-23T21:20:00Z">
              <w:r w:rsidRPr="00EF77B8">
                <w:rPr>
                  <w:rStyle w:val="Strong"/>
                  <w:b w:val="0"/>
                  <w:bCs w:val="0"/>
                  <w:sz w:val="20"/>
                  <w:szCs w:val="20"/>
                  <w:rPrChange w:id="2447" w:author="Nguyet Nguyen (Senior Legal Executive)" w:date="2026-05-05T09:59:00Z">
                    <w:rPr>
                      <w:rStyle w:val="Strong"/>
                      <w:b w:val="0"/>
                      <w:bCs w:val="0"/>
                    </w:rPr>
                  </w:rPrChange>
                </w:rPr>
                <w:t>hư000</w:t>
              </w:r>
              <w:r w:rsidRPr="00EF77B8">
                <w:rPr>
                  <w:rStyle w:val="Strong"/>
                  <w:b w:val="0"/>
                  <w:bCs w:val="0"/>
                  <w:sz w:val="20"/>
                  <w:szCs w:val="20"/>
                  <w:lang w:val="vi-VN"/>
                  <w:rPrChange w:id="2448" w:author="Nguyet Nguyen (Senior Legal Executive)" w:date="2026-05-05T09:59:00Z">
                    <w:rPr>
                      <w:rStyle w:val="Strong"/>
                      <w:b w:val="0"/>
                      <w:bCs w:val="0"/>
                      <w:lang w:val="vi-VN"/>
                    </w:rPr>
                  </w:rPrChange>
                </w:rPr>
                <w:t xml:space="preserve"> d00</w:t>
              </w:r>
            </w:ins>
            <w:ins w:id="2449" w:author="Tien Nguyen" w:date="2026-04-22T21:07:00Z">
              <w:r w:rsidRPr="00EF77B8">
                <w:rPr>
                  <w:rStyle w:val="Strong"/>
                  <w:b w:val="0"/>
                  <w:bCs w:val="0"/>
                  <w:sz w:val="20"/>
                  <w:szCs w:val="20"/>
                  <w:rPrChange w:id="2450" w:author="Nguyet Nguyen (Senior Legal Executive)" w:date="2026-05-05T09:59:00Z">
                    <w:rPr>
                      <w:rStyle w:val="Strong"/>
                      <w:b w:val="0"/>
                      <w:bCs w:val="0"/>
                    </w:rPr>
                  </w:rPrChange>
                </w:rPr>
                <w:t xml:space="preserve"> n000.000ản</w:t>
              </w:r>
              <w:r w:rsidRPr="00A46EF4">
                <w:rPr>
                  <w:rStyle w:val="Strong"/>
                  <w:b w:val="0"/>
                  <w:bCs w:val="0"/>
                  <w:sz w:val="20"/>
                  <w:szCs w:val="20"/>
                  <w:highlight w:val="green"/>
                  <w:rPrChange w:id="2451" w:author="Nguyet Nguyen (Senior Legal Executive)" w:date="2026-05-05T11:30:00Z">
                    <w:rPr>
                      <w:rStyle w:val="Strong"/>
                      <w:b w:val="0"/>
                      <w:bCs w:val="0"/>
                    </w:rPr>
                  </w:rPrChange>
                </w:rPr>
                <w:t>key message,</w:t>
              </w:r>
              <w:r w:rsidRPr="00EF77B8">
                <w:rPr>
                  <w:rStyle w:val="Strong"/>
                  <w:b w:val="0"/>
                  <w:bCs w:val="0"/>
                  <w:sz w:val="20"/>
                  <w:szCs w:val="20"/>
                  <w:rPrChange w:id="2452" w:author="Nguyet Nguyen (Senior Legal Executive)" w:date="2026-05-05T09:59:00Z">
                    <w:rPr>
                      <w:rStyle w:val="Strong"/>
                      <w:b w:val="0"/>
                      <w:bCs w:val="0"/>
                    </w:rPr>
                  </w:rPrChange>
                </w:rPr>
                <w:t xml:space="preserve"> hashtag, và các yg: giới </w:t>
              </w:r>
            </w:ins>
            <w:ins w:id="2453" w:author="Tien Nguyen" w:date="2026-04-22T21:14:00Z">
              <w:r w:rsidRPr="00EF77B8">
                <w:rPr>
                  <w:rStyle w:val="Strong"/>
                  <w:b w:val="0"/>
                  <w:bCs w:val="0"/>
                  <w:sz w:val="20"/>
                  <w:szCs w:val="20"/>
                  <w:rPrChange w:id="2454" w:author="Nguyet Nguyen (Senior Legal Executive)" w:date="2026-05-05T09:59:00Z">
                    <w:rPr>
                      <w:rStyle w:val="Strong"/>
                      <w:b w:val="0"/>
                      <w:bCs w:val="0"/>
                    </w:rPr>
                  </w:rPrChange>
                </w:rPr>
                <w:t>ên</w:t>
              </w:r>
              <w:r w:rsidRPr="00EF77B8">
                <w:rPr>
                  <w:rStyle w:val="Strong"/>
                  <w:b w:val="0"/>
                  <w:bCs w:val="0"/>
                  <w:sz w:val="20"/>
                  <w:szCs w:val="20"/>
                  <w:lang w:val="vi-VN"/>
                  <w:rPrChange w:id="2455" w:author="Nguyet Nguyen (Senior Legal Executive)" w:date="2026-05-05T09:59:00Z">
                    <w:rPr>
                      <w:rStyle w:val="Strong"/>
                      <w:b w:val="0"/>
                      <w:bCs w:val="0"/>
                      <w:lang w:val="vi-VN"/>
                    </w:rPr>
                  </w:rPrChange>
                </w:rPr>
                <w:t xml:space="preserve"> quan </w:t>
              </w:r>
            </w:ins>
          </w:p>
        </w:tc>
        <w:tc>
          <w:tcPr>
            <w:tcW w:w="818" w:type="dxa"/>
            <w:vMerge/>
          </w:tcPr>
          <w:p w14:paraId="66B5BABF" w14:textId="57CF3F40" w:rsidR="00F3603F" w:rsidRPr="00EF77B8" w:rsidRDefault="00F3603F" w:rsidP="004B4E92">
            <w:pPr>
              <w:spacing w:after="0" w:line="276" w:lineRule="auto"/>
              <w:rPr>
                <w:ins w:id="2456" w:author="Tien Nguyen" w:date="2026-04-22T21:03:00Z"/>
                <w:rFonts w:ascii="Times New Roman" w:hAnsi="Times New Roman"/>
                <w:sz w:val="20"/>
                <w:szCs w:val="20"/>
                <w:lang w:val="vi-VN" w:eastAsia="x-none"/>
                <w:rPrChange w:id="2457" w:author="Nguyet Nguyen (Senior Legal Executive)" w:date="2026-05-05T09:59:00Z">
                  <w:rPr>
                    <w:ins w:id="2458" w:author="Tien Nguyen" w:date="2026-04-22T21:03:00Z"/>
                    <w:rFonts w:ascii="Times New Roman" w:hAnsi="Times New Roman"/>
                    <w:color w:val="45B0E1" w:themeColor="accent1" w:themeTint="99"/>
                    <w:sz w:val="24"/>
                    <w:szCs w:val="24"/>
                    <w:lang w:val="vi-VN" w:eastAsia="x-none"/>
                  </w:rPr>
                </w:rPrChange>
              </w:rPr>
            </w:pPr>
          </w:p>
        </w:tc>
        <w:tc>
          <w:tcPr>
            <w:tcW w:w="693" w:type="dxa"/>
            <w:vMerge/>
          </w:tcPr>
          <w:p w14:paraId="5442DF0C" w14:textId="77777777" w:rsidR="00F3603F" w:rsidRPr="00EF77B8" w:rsidRDefault="00F3603F" w:rsidP="00C31EB7">
            <w:pPr>
              <w:spacing w:after="0" w:line="276" w:lineRule="auto"/>
              <w:jc w:val="center"/>
              <w:rPr>
                <w:ins w:id="2459" w:author="Tien Nguyen" w:date="2026-04-23T20:51:00Z"/>
                <w:rFonts w:ascii="Times New Roman" w:hAnsi="Times New Roman"/>
                <w:sz w:val="20"/>
                <w:szCs w:val="20"/>
                <w:lang w:val="vi-VN" w:eastAsia="x-none"/>
                <w:rPrChange w:id="2460" w:author="Nguyet Nguyen (Senior Legal Executive)" w:date="2026-05-05T09:59:00Z">
                  <w:rPr>
                    <w:ins w:id="2461" w:author="Tien Nguyen" w:date="2026-04-23T20:51:00Z"/>
                    <w:rFonts w:ascii="Times New Roman" w:hAnsi="Times New Roman"/>
                    <w:color w:val="45B0E1" w:themeColor="accent1" w:themeTint="99"/>
                    <w:sz w:val="24"/>
                    <w:szCs w:val="24"/>
                    <w:lang w:val="vi-VN" w:eastAsia="x-none"/>
                  </w:rPr>
                </w:rPrChange>
              </w:rPr>
              <w:pPrChange w:id="2462" w:author="Nguyet Nguyen (Senior Legal Executive)" w:date="2026-05-05T11:43:00Z">
                <w:pPr>
                  <w:spacing w:after="0" w:line="276" w:lineRule="auto"/>
                </w:pPr>
              </w:pPrChange>
            </w:pPr>
          </w:p>
        </w:tc>
        <w:tc>
          <w:tcPr>
            <w:tcW w:w="720" w:type="dxa"/>
            <w:vMerge/>
          </w:tcPr>
          <w:p w14:paraId="64CA30EA" w14:textId="30E4CABF" w:rsidR="00F3603F" w:rsidRPr="00EF77B8" w:rsidRDefault="00F3603F" w:rsidP="00C31EB7">
            <w:pPr>
              <w:spacing w:after="0" w:line="276" w:lineRule="auto"/>
              <w:jc w:val="center"/>
              <w:rPr>
                <w:ins w:id="2463" w:author="Tien Nguyen" w:date="2026-04-22T21:03:00Z"/>
                <w:rFonts w:ascii="Times New Roman" w:hAnsi="Times New Roman"/>
                <w:sz w:val="20"/>
                <w:szCs w:val="20"/>
                <w:lang w:val="vi-VN" w:eastAsia="x-none"/>
                <w:rPrChange w:id="2464" w:author="Nguyet Nguyen (Senior Legal Executive)" w:date="2026-05-05T09:59:00Z">
                  <w:rPr>
                    <w:ins w:id="2465" w:author="Tien Nguyen" w:date="2026-04-22T21:03:00Z"/>
                    <w:rFonts w:ascii="Times New Roman" w:hAnsi="Times New Roman"/>
                    <w:color w:val="45B0E1" w:themeColor="accent1" w:themeTint="99"/>
                    <w:sz w:val="24"/>
                    <w:szCs w:val="24"/>
                    <w:lang w:val="vi-VN" w:eastAsia="x-none"/>
                  </w:rPr>
                </w:rPrChange>
              </w:rPr>
              <w:pPrChange w:id="2466" w:author="Nguyet Nguyen (Senior Legal Executive)" w:date="2026-05-05T11:43:00Z">
                <w:pPr>
                  <w:spacing w:after="0" w:line="276" w:lineRule="auto"/>
                </w:pPr>
              </w:pPrChange>
            </w:pPr>
          </w:p>
        </w:tc>
        <w:tc>
          <w:tcPr>
            <w:tcW w:w="1321" w:type="dxa"/>
            <w:vMerge/>
          </w:tcPr>
          <w:p w14:paraId="3BC360B1" w14:textId="77777777" w:rsidR="00F3603F" w:rsidRPr="00EF77B8" w:rsidRDefault="00F3603F" w:rsidP="00EF77B8">
            <w:pPr>
              <w:spacing w:after="0" w:line="276" w:lineRule="auto"/>
              <w:jc w:val="right"/>
              <w:rPr>
                <w:ins w:id="2467" w:author="Tien Nguyen" w:date="2026-04-22T21:03:00Z"/>
                <w:rFonts w:ascii="Times New Roman" w:hAnsi="Times New Roman"/>
                <w:sz w:val="20"/>
                <w:szCs w:val="20"/>
                <w:lang w:val="vi-VN" w:eastAsia="x-none"/>
                <w:rPrChange w:id="2468" w:author="Nguyet Nguyen (Senior Legal Executive)" w:date="2026-05-05T09:59:00Z">
                  <w:rPr>
                    <w:ins w:id="2469" w:author="Tien Nguyen" w:date="2026-04-22T21:03:00Z"/>
                    <w:rFonts w:ascii="Times New Roman" w:hAnsi="Times New Roman"/>
                    <w:color w:val="45B0E1" w:themeColor="accent1" w:themeTint="99"/>
                    <w:sz w:val="24"/>
                    <w:szCs w:val="24"/>
                    <w:lang w:val="vi-VN" w:eastAsia="x-none"/>
                  </w:rPr>
                </w:rPrChange>
              </w:rPr>
              <w:pPrChange w:id="2470" w:author="Nguyet Nguyen (Senior Legal Executive)" w:date="2026-05-05T10:02:00Z">
                <w:pPr>
                  <w:spacing w:after="0" w:line="276" w:lineRule="auto"/>
                </w:pPr>
              </w:pPrChange>
            </w:pPr>
          </w:p>
        </w:tc>
        <w:tc>
          <w:tcPr>
            <w:tcW w:w="1418" w:type="dxa"/>
            <w:vMerge/>
          </w:tcPr>
          <w:p w14:paraId="51613E6A" w14:textId="77777777" w:rsidR="00F3603F" w:rsidRPr="00EF77B8" w:rsidRDefault="00F3603F" w:rsidP="00EF77B8">
            <w:pPr>
              <w:spacing w:after="0" w:line="276" w:lineRule="auto"/>
              <w:jc w:val="right"/>
              <w:rPr>
                <w:ins w:id="2471" w:author="Tien Nguyen" w:date="2026-04-22T21:03:00Z"/>
                <w:rFonts w:ascii="Times New Roman" w:hAnsi="Times New Roman"/>
                <w:sz w:val="20"/>
                <w:szCs w:val="20"/>
                <w:lang w:val="vi-VN" w:eastAsia="x-none"/>
                <w:rPrChange w:id="2472" w:author="Nguyet Nguyen (Senior Legal Executive)" w:date="2026-05-05T09:59:00Z">
                  <w:rPr>
                    <w:ins w:id="2473" w:author="Tien Nguyen" w:date="2026-04-22T21:03:00Z"/>
                    <w:rFonts w:ascii="Times New Roman" w:hAnsi="Times New Roman"/>
                    <w:color w:val="45B0E1" w:themeColor="accent1" w:themeTint="99"/>
                    <w:sz w:val="24"/>
                    <w:szCs w:val="24"/>
                    <w:lang w:val="vi-VN" w:eastAsia="x-none"/>
                  </w:rPr>
                </w:rPrChange>
              </w:rPr>
              <w:pPrChange w:id="2474" w:author="Nguyet Nguyen (Senior Legal Executive)" w:date="2026-05-05T10:02:00Z">
                <w:pPr>
                  <w:spacing w:after="0" w:line="276" w:lineRule="auto"/>
                </w:pPr>
              </w:pPrChange>
            </w:pPr>
          </w:p>
        </w:tc>
        <w:tc>
          <w:tcPr>
            <w:tcW w:w="652" w:type="dxa"/>
          </w:tcPr>
          <w:p w14:paraId="1AA459BA" w14:textId="77777777" w:rsidR="00F3603F" w:rsidRPr="00EF77B8" w:rsidDel="00E67CBA" w:rsidRDefault="00F3603F" w:rsidP="004B4E92">
            <w:pPr>
              <w:spacing w:after="0" w:line="276" w:lineRule="auto"/>
              <w:rPr>
                <w:ins w:id="2475" w:author="Tien Nguyen" w:date="2026-04-22T21:03:00Z"/>
                <w:rFonts w:ascii="Times New Roman" w:hAnsi="Times New Roman"/>
                <w:sz w:val="20"/>
                <w:szCs w:val="20"/>
                <w:lang w:val="x-none" w:eastAsia="x-none"/>
                <w:rPrChange w:id="2476" w:author="Nguyet Nguyen (Senior Legal Executive)" w:date="2026-05-05T09:59:00Z">
                  <w:rPr>
                    <w:ins w:id="2477" w:author="Tien Nguyen" w:date="2026-04-22T21:03:00Z"/>
                    <w:rFonts w:ascii="Times New Roman" w:hAnsi="Times New Roman"/>
                    <w:color w:val="45B0E1" w:themeColor="accent1" w:themeTint="99"/>
                    <w:sz w:val="24"/>
                    <w:szCs w:val="24"/>
                    <w:lang w:val="x-none" w:eastAsia="x-none"/>
                  </w:rPr>
                </w:rPrChange>
              </w:rPr>
            </w:pPr>
          </w:p>
        </w:tc>
      </w:tr>
      <w:tr w:rsidR="00EF77B8" w:rsidRPr="00EF77B8" w14:paraId="2AA64200" w14:textId="77777777" w:rsidTr="00EF77B8">
        <w:trPr>
          <w:ins w:id="2478" w:author="Tien Nguyen" w:date="2026-04-22T21:03:00Z"/>
        </w:trPr>
        <w:tc>
          <w:tcPr>
            <w:tcW w:w="540" w:type="dxa"/>
          </w:tcPr>
          <w:p w14:paraId="2FB6019F" w14:textId="77777777" w:rsidR="004B4E92" w:rsidRPr="00EF77B8" w:rsidRDefault="004B4E92" w:rsidP="004B4E92">
            <w:pPr>
              <w:spacing w:after="0" w:line="276" w:lineRule="auto"/>
              <w:jc w:val="center"/>
              <w:rPr>
                <w:ins w:id="2479" w:author="Tien Nguyen" w:date="2026-04-22T21:03:00Z"/>
                <w:rFonts w:ascii="Times New Roman" w:hAnsi="Times New Roman"/>
                <w:sz w:val="20"/>
                <w:szCs w:val="20"/>
                <w:lang w:val="vi-VN"/>
                <w:rPrChange w:id="2480" w:author="Nguyet Nguyen (Senior Legal Executive)" w:date="2026-05-05T09:59:00Z">
                  <w:rPr>
                    <w:ins w:id="2481" w:author="Tien Nguyen" w:date="2026-04-22T21:03:00Z"/>
                    <w:rFonts w:ascii="Times New Roman" w:hAnsi="Times New Roman"/>
                    <w:sz w:val="24"/>
                    <w:szCs w:val="24"/>
                    <w:lang w:val="vi-VN"/>
                  </w:rPr>
                </w:rPrChange>
              </w:rPr>
            </w:pPr>
          </w:p>
        </w:tc>
        <w:tc>
          <w:tcPr>
            <w:tcW w:w="1530" w:type="dxa"/>
            <w:vMerge w:val="restart"/>
          </w:tcPr>
          <w:p w14:paraId="7469043B" w14:textId="40097504" w:rsidR="004B4E92" w:rsidRPr="00EF77B8" w:rsidRDefault="004B4E92" w:rsidP="004B4E92">
            <w:pPr>
              <w:spacing w:after="0" w:line="276" w:lineRule="auto"/>
              <w:rPr>
                <w:ins w:id="2482" w:author="Tien Nguyen" w:date="2026-04-22T21:03:00Z"/>
                <w:rFonts w:ascii="Times New Roman" w:hAnsi="Times New Roman"/>
                <w:sz w:val="20"/>
                <w:szCs w:val="20"/>
                <w:lang w:val="vi-VN" w:eastAsia="x-none"/>
                <w:rPrChange w:id="2483" w:author="Nguyet Nguyen (Senior Legal Executive)" w:date="2026-05-05T09:59:00Z">
                  <w:rPr>
                    <w:ins w:id="2484" w:author="Tien Nguyen" w:date="2026-04-22T21:03:00Z"/>
                    <w:rFonts w:ascii="Times New Roman" w:hAnsi="Times New Roman"/>
                    <w:color w:val="45B0E1" w:themeColor="accent1" w:themeTint="99"/>
                    <w:sz w:val="24"/>
                    <w:szCs w:val="24"/>
                    <w:lang w:val="vi-VN" w:eastAsia="x-none"/>
                  </w:rPr>
                </w:rPrChange>
              </w:rPr>
            </w:pPr>
            <w:ins w:id="2485" w:author="Tien Nguyen" w:date="2026-04-22T21:12:00Z">
              <w:r w:rsidRPr="00EF77B8">
                <w:rPr>
                  <w:rFonts w:ascii="Times New Roman" w:hAnsi="Times New Roman"/>
                  <w:sz w:val="20"/>
                  <w:szCs w:val="20"/>
                  <w:rPrChange w:id="2486" w:author="Nguyet Nguyen (Senior Legal Executive)" w:date="2026-05-05T09:59:00Z">
                    <w:rPr/>
                  </w:rPrChange>
                </w:rPr>
                <w:t>Người tham gia sự kiện &amp; đăng ký/xác nhận tham dự (RSVP)</w:t>
              </w:r>
            </w:ins>
          </w:p>
        </w:tc>
        <w:tc>
          <w:tcPr>
            <w:tcW w:w="2658" w:type="dxa"/>
          </w:tcPr>
          <w:p w14:paraId="7BD4329B" w14:textId="7A23FF50" w:rsidR="004B4E92" w:rsidRPr="00EF77B8" w:rsidRDefault="004B4E92" w:rsidP="004B4E92">
            <w:pPr>
              <w:spacing w:after="0" w:line="276" w:lineRule="auto"/>
              <w:rPr>
                <w:ins w:id="2487" w:author="Tien Nguyen" w:date="2026-04-22T21:03:00Z"/>
                <w:rFonts w:ascii="Times New Roman" w:hAnsi="Times New Roman"/>
                <w:sz w:val="20"/>
                <w:szCs w:val="20"/>
                <w:lang w:val="vi-VN"/>
                <w:rPrChange w:id="2488" w:author="Nguyet Nguyen (Senior Legal Executive)" w:date="2026-05-05T09:59:00Z">
                  <w:rPr>
                    <w:ins w:id="2489" w:author="Tien Nguyen" w:date="2026-04-22T21:03:00Z"/>
                  </w:rPr>
                </w:rPrChange>
              </w:rPr>
            </w:pPr>
            <w:ins w:id="2490" w:author="Tien Nguyen" w:date="2026-04-22T21:13:00Z">
              <w:r w:rsidRPr="00EF77B8">
                <w:rPr>
                  <w:rFonts w:ascii="Times New Roman" w:hAnsi="Times New Roman"/>
                  <w:sz w:val="20"/>
                  <w:szCs w:val="20"/>
                  <w:rPrChange w:id="2491" w:author="Nguyet Nguyen (Senior Legal Executive)" w:date="2026-05-05T09:59:00Z">
                    <w:rPr/>
                  </w:rPrChange>
                </w:rPr>
                <w:t>Tạo độ “buzz”/hype trước sự kiện</w:t>
              </w:r>
            </w:ins>
          </w:p>
        </w:tc>
        <w:tc>
          <w:tcPr>
            <w:tcW w:w="818" w:type="dxa"/>
            <w:vMerge w:val="restart"/>
          </w:tcPr>
          <w:p w14:paraId="16A66929" w14:textId="2658C9E2" w:rsidR="004B4E92" w:rsidRPr="00EF77B8" w:rsidRDefault="004B4E92" w:rsidP="004B4E92">
            <w:pPr>
              <w:spacing w:after="0" w:line="276" w:lineRule="auto"/>
              <w:rPr>
                <w:ins w:id="2492" w:author="Tien Nguyen" w:date="2026-04-22T21:03:00Z"/>
                <w:rFonts w:ascii="Times New Roman" w:hAnsi="Times New Roman"/>
                <w:sz w:val="20"/>
                <w:szCs w:val="20"/>
                <w:lang w:val="vi-VN" w:eastAsia="x-none"/>
                <w:rPrChange w:id="2493" w:author="Nguyet Nguyen (Senior Legal Executive)" w:date="2026-05-05T09:59:00Z">
                  <w:rPr>
                    <w:ins w:id="2494" w:author="Tien Nguyen" w:date="2026-04-22T21:03:00Z"/>
                    <w:rFonts w:ascii="Times New Roman" w:hAnsi="Times New Roman"/>
                    <w:color w:val="45B0E1" w:themeColor="accent1" w:themeTint="99"/>
                    <w:sz w:val="24"/>
                    <w:szCs w:val="24"/>
                    <w:lang w:val="vi-VN" w:eastAsia="x-none"/>
                  </w:rPr>
                </w:rPrChange>
              </w:rPr>
            </w:pPr>
            <w:ins w:id="2495" w:author="Tien Nguyen" w:date="2026-04-22T21:15:00Z">
              <w:r w:rsidRPr="00EF77B8">
                <w:rPr>
                  <w:rFonts w:ascii="Times New Roman" w:hAnsi="Times New Roman"/>
                  <w:sz w:val="20"/>
                  <w:szCs w:val="20"/>
                  <w:lang w:val="vi-VN" w:eastAsia="x-none"/>
                  <w:rPrChange w:id="2496" w:author="Nguyet Nguyen (Senior Legal Executive)" w:date="2026-05-05T09:59:00Z">
                    <w:rPr>
                      <w:rFonts w:ascii="Times New Roman" w:hAnsi="Times New Roman"/>
                      <w:color w:val="45B0E1" w:themeColor="accent1" w:themeTint="99"/>
                      <w:sz w:val="24"/>
                      <w:szCs w:val="24"/>
                      <w:lang w:val="vi-VN" w:eastAsia="x-none"/>
                    </w:rPr>
                  </w:rPrChange>
                </w:rPr>
                <w:t>Gói</w:t>
              </w:r>
            </w:ins>
          </w:p>
        </w:tc>
        <w:tc>
          <w:tcPr>
            <w:tcW w:w="693" w:type="dxa"/>
          </w:tcPr>
          <w:p w14:paraId="047997D7" w14:textId="30E1147E" w:rsidR="004B4E92" w:rsidRPr="00EF77B8" w:rsidRDefault="00F3603F" w:rsidP="00C31EB7">
            <w:pPr>
              <w:spacing w:after="0" w:line="276" w:lineRule="auto"/>
              <w:jc w:val="center"/>
              <w:rPr>
                <w:ins w:id="2497" w:author="Tien Nguyen" w:date="2026-04-23T20:51:00Z"/>
                <w:rFonts w:ascii="Times New Roman" w:hAnsi="Times New Roman"/>
                <w:sz w:val="20"/>
                <w:szCs w:val="20"/>
                <w:lang w:val="vi-VN" w:eastAsia="x-none"/>
                <w:rPrChange w:id="2498" w:author="Nguyet Nguyen (Senior Legal Executive)" w:date="2026-05-05T09:59:00Z">
                  <w:rPr>
                    <w:ins w:id="2499" w:author="Tien Nguyen" w:date="2026-04-23T20:51:00Z"/>
                    <w:rFonts w:ascii="Times New Roman" w:hAnsi="Times New Roman"/>
                    <w:color w:val="45B0E1" w:themeColor="accent1" w:themeTint="99"/>
                    <w:sz w:val="24"/>
                    <w:szCs w:val="24"/>
                    <w:lang w:val="vi-VN" w:eastAsia="x-none"/>
                  </w:rPr>
                </w:rPrChange>
              </w:rPr>
              <w:pPrChange w:id="2500" w:author="Nguyet Nguyen (Senior Legal Executive)" w:date="2026-05-05T11:44:00Z">
                <w:pPr>
                  <w:spacing w:after="0" w:line="276" w:lineRule="auto"/>
                </w:pPr>
              </w:pPrChange>
            </w:pPr>
            <w:ins w:id="2501" w:author="Tien Nguyen" w:date="2026-04-23T21:20:00Z">
              <w:r w:rsidRPr="00EF77B8">
                <w:rPr>
                  <w:rFonts w:ascii="Times New Roman" w:hAnsi="Times New Roman"/>
                  <w:sz w:val="20"/>
                  <w:szCs w:val="20"/>
                  <w:lang w:val="vi-VN" w:eastAsia="x-none"/>
                  <w:rPrChange w:id="2502" w:author="Nguyet Nguyen (Senior Legal Executive)" w:date="2026-05-05T09:59:00Z">
                    <w:rPr>
                      <w:rFonts w:ascii="Times New Roman" w:hAnsi="Times New Roman"/>
                      <w:color w:val="45B0E1" w:themeColor="accent1" w:themeTint="99"/>
                      <w:sz w:val="24"/>
                      <w:szCs w:val="24"/>
                      <w:lang w:val="vi-VN" w:eastAsia="x-none"/>
                    </w:rPr>
                  </w:rPrChange>
                </w:rPr>
                <w:t>1</w:t>
              </w:r>
            </w:ins>
          </w:p>
        </w:tc>
        <w:tc>
          <w:tcPr>
            <w:tcW w:w="720" w:type="dxa"/>
            <w:vMerge w:val="restart"/>
          </w:tcPr>
          <w:p w14:paraId="091CFF52" w14:textId="45DBE11E" w:rsidR="004B4E92" w:rsidRPr="00EF77B8" w:rsidRDefault="004B4E92" w:rsidP="00C31EB7">
            <w:pPr>
              <w:spacing w:after="0" w:line="276" w:lineRule="auto"/>
              <w:jc w:val="center"/>
              <w:rPr>
                <w:ins w:id="2503" w:author="Tien Nguyen" w:date="2026-04-22T21:03:00Z"/>
                <w:rFonts w:ascii="Times New Roman" w:hAnsi="Times New Roman"/>
                <w:sz w:val="20"/>
                <w:szCs w:val="20"/>
                <w:lang w:val="vi-VN" w:eastAsia="x-none"/>
                <w:rPrChange w:id="2504" w:author="Nguyet Nguyen (Senior Legal Executive)" w:date="2026-05-05T09:59:00Z">
                  <w:rPr>
                    <w:ins w:id="2505" w:author="Tien Nguyen" w:date="2026-04-22T21:03:00Z"/>
                    <w:rFonts w:ascii="Times New Roman" w:hAnsi="Times New Roman"/>
                    <w:color w:val="45B0E1" w:themeColor="accent1" w:themeTint="99"/>
                    <w:sz w:val="24"/>
                    <w:szCs w:val="24"/>
                    <w:lang w:val="vi-VN" w:eastAsia="x-none"/>
                  </w:rPr>
                </w:rPrChange>
              </w:rPr>
              <w:pPrChange w:id="2506" w:author="Nguyet Nguyen (Senior Legal Executive)" w:date="2026-05-05T11:44:00Z">
                <w:pPr>
                  <w:spacing w:after="0" w:line="276" w:lineRule="auto"/>
                </w:pPr>
              </w:pPrChange>
            </w:pPr>
          </w:p>
        </w:tc>
        <w:tc>
          <w:tcPr>
            <w:tcW w:w="1321" w:type="dxa"/>
          </w:tcPr>
          <w:p w14:paraId="387BB3D2" w14:textId="52AA4400" w:rsidR="004B4E92" w:rsidRPr="00EF77B8" w:rsidRDefault="004B4E92" w:rsidP="00EF77B8">
            <w:pPr>
              <w:spacing w:after="0" w:line="276" w:lineRule="auto"/>
              <w:jc w:val="right"/>
              <w:rPr>
                <w:ins w:id="2507" w:author="Tien Nguyen" w:date="2026-04-22T21:03:00Z"/>
                <w:rFonts w:ascii="Times New Roman" w:hAnsi="Times New Roman"/>
                <w:sz w:val="20"/>
                <w:szCs w:val="20"/>
                <w:lang w:val="vi-VN" w:eastAsia="x-none"/>
                <w:rPrChange w:id="2508" w:author="Nguyet Nguyen (Senior Legal Executive)" w:date="2026-05-05T09:59:00Z">
                  <w:rPr>
                    <w:ins w:id="2509" w:author="Tien Nguyen" w:date="2026-04-22T21:03:00Z"/>
                    <w:rFonts w:ascii="Times New Roman" w:hAnsi="Times New Roman"/>
                    <w:color w:val="45B0E1" w:themeColor="accent1" w:themeTint="99"/>
                    <w:sz w:val="24"/>
                    <w:szCs w:val="24"/>
                    <w:lang w:val="vi-VN" w:eastAsia="x-none"/>
                  </w:rPr>
                </w:rPrChange>
              </w:rPr>
              <w:pPrChange w:id="2510" w:author="Nguyet Nguyen (Senior Legal Executive)" w:date="2026-05-05T10:02:00Z">
                <w:pPr>
                  <w:spacing w:after="0" w:line="276" w:lineRule="auto"/>
                </w:pPr>
              </w:pPrChange>
            </w:pPr>
            <w:ins w:id="2511" w:author="Tien Nguyen" w:date="2026-04-22T21:15:00Z">
              <w:r w:rsidRPr="00EF77B8">
                <w:rPr>
                  <w:rFonts w:ascii="Times New Roman" w:hAnsi="Times New Roman"/>
                  <w:sz w:val="20"/>
                  <w:szCs w:val="20"/>
                  <w:lang w:val="vi-VN" w:eastAsia="x-none"/>
                  <w:rPrChange w:id="2512" w:author="Nguyet Nguyen (Senior Legal Executive)" w:date="2026-05-05T09:59:00Z">
                    <w:rPr>
                      <w:rFonts w:ascii="Times New Roman" w:hAnsi="Times New Roman"/>
                      <w:color w:val="45B0E1" w:themeColor="accent1" w:themeTint="99"/>
                      <w:sz w:val="24"/>
                      <w:szCs w:val="24"/>
                      <w:lang w:val="vi-VN" w:eastAsia="x-none"/>
                    </w:rPr>
                  </w:rPrChange>
                </w:rPr>
                <w:t>3.000.000</w:t>
              </w:r>
            </w:ins>
          </w:p>
        </w:tc>
        <w:tc>
          <w:tcPr>
            <w:tcW w:w="1418" w:type="dxa"/>
          </w:tcPr>
          <w:p w14:paraId="7CAE609E" w14:textId="186C43C8" w:rsidR="004B4E92" w:rsidRPr="00EF77B8" w:rsidRDefault="004B4E92" w:rsidP="00EF77B8">
            <w:pPr>
              <w:spacing w:after="0" w:line="276" w:lineRule="auto"/>
              <w:jc w:val="right"/>
              <w:rPr>
                <w:ins w:id="2513" w:author="Tien Nguyen" w:date="2026-04-22T21:03:00Z"/>
                <w:rFonts w:ascii="Times New Roman" w:hAnsi="Times New Roman"/>
                <w:sz w:val="20"/>
                <w:szCs w:val="20"/>
                <w:lang w:val="vi-VN" w:eastAsia="x-none"/>
                <w:rPrChange w:id="2514" w:author="Nguyet Nguyen (Senior Legal Executive)" w:date="2026-05-05T09:59:00Z">
                  <w:rPr>
                    <w:ins w:id="2515" w:author="Tien Nguyen" w:date="2026-04-22T21:03:00Z"/>
                    <w:rFonts w:ascii="Times New Roman" w:hAnsi="Times New Roman"/>
                    <w:color w:val="45B0E1" w:themeColor="accent1" w:themeTint="99"/>
                    <w:sz w:val="24"/>
                    <w:szCs w:val="24"/>
                    <w:lang w:val="vi-VN" w:eastAsia="x-none"/>
                  </w:rPr>
                </w:rPrChange>
              </w:rPr>
              <w:pPrChange w:id="2516" w:author="Nguyet Nguyen (Senior Legal Executive)" w:date="2026-05-05T10:02:00Z">
                <w:pPr>
                  <w:spacing w:after="0" w:line="276" w:lineRule="auto"/>
                </w:pPr>
              </w:pPrChange>
            </w:pPr>
            <w:ins w:id="2517" w:author="Tien Nguyen" w:date="2026-04-22T21:15:00Z">
              <w:r w:rsidRPr="00EF77B8">
                <w:rPr>
                  <w:rFonts w:ascii="Times New Roman" w:hAnsi="Times New Roman"/>
                  <w:sz w:val="20"/>
                  <w:szCs w:val="20"/>
                  <w:lang w:val="vi-VN" w:eastAsia="x-none"/>
                  <w:rPrChange w:id="2518" w:author="Nguyet Nguyen (Senior Legal Executive)" w:date="2026-05-05T09:59:00Z">
                    <w:rPr>
                      <w:rFonts w:ascii="Times New Roman" w:hAnsi="Times New Roman"/>
                      <w:color w:val="45B0E1" w:themeColor="accent1" w:themeTint="99"/>
                      <w:sz w:val="24"/>
                      <w:szCs w:val="24"/>
                      <w:lang w:val="vi-VN" w:eastAsia="x-none"/>
                    </w:rPr>
                  </w:rPrChange>
                </w:rPr>
                <w:t>3.000.000</w:t>
              </w:r>
            </w:ins>
          </w:p>
        </w:tc>
        <w:tc>
          <w:tcPr>
            <w:tcW w:w="652" w:type="dxa"/>
          </w:tcPr>
          <w:p w14:paraId="48BD8BBA" w14:textId="77777777" w:rsidR="004B4E92" w:rsidRPr="00EF77B8" w:rsidDel="00E67CBA" w:rsidRDefault="004B4E92" w:rsidP="004B4E92">
            <w:pPr>
              <w:spacing w:after="0" w:line="276" w:lineRule="auto"/>
              <w:rPr>
                <w:ins w:id="2519" w:author="Tien Nguyen" w:date="2026-04-22T21:03:00Z"/>
                <w:rFonts w:ascii="Times New Roman" w:hAnsi="Times New Roman"/>
                <w:sz w:val="20"/>
                <w:szCs w:val="20"/>
                <w:lang w:val="x-none" w:eastAsia="x-none"/>
                <w:rPrChange w:id="2520" w:author="Nguyet Nguyen (Senior Legal Executive)" w:date="2026-05-05T09:59:00Z">
                  <w:rPr>
                    <w:ins w:id="2521" w:author="Tien Nguyen" w:date="2026-04-22T21:03:00Z"/>
                    <w:rFonts w:ascii="Times New Roman" w:hAnsi="Times New Roman"/>
                    <w:color w:val="45B0E1" w:themeColor="accent1" w:themeTint="99"/>
                    <w:sz w:val="24"/>
                    <w:szCs w:val="24"/>
                    <w:lang w:val="x-none" w:eastAsia="x-none"/>
                  </w:rPr>
                </w:rPrChange>
              </w:rPr>
            </w:pPr>
          </w:p>
        </w:tc>
      </w:tr>
      <w:tr w:rsidR="00EF77B8" w:rsidRPr="00EF77B8" w14:paraId="3CEF74CC" w14:textId="77777777" w:rsidTr="00EF77B8">
        <w:trPr>
          <w:ins w:id="2522" w:author="Tien Nguyen" w:date="2026-04-22T21:03:00Z"/>
        </w:trPr>
        <w:tc>
          <w:tcPr>
            <w:tcW w:w="540" w:type="dxa"/>
          </w:tcPr>
          <w:p w14:paraId="473ED543" w14:textId="77777777" w:rsidR="004B4E92" w:rsidRPr="00EF77B8" w:rsidRDefault="004B4E92" w:rsidP="004B4E92">
            <w:pPr>
              <w:spacing w:after="0" w:line="276" w:lineRule="auto"/>
              <w:jc w:val="center"/>
              <w:rPr>
                <w:ins w:id="2523" w:author="Tien Nguyen" w:date="2026-04-22T21:03:00Z"/>
                <w:rFonts w:ascii="Times New Roman" w:hAnsi="Times New Roman"/>
                <w:sz w:val="20"/>
                <w:szCs w:val="20"/>
                <w:lang w:val="vi-VN"/>
                <w:rPrChange w:id="2524" w:author="Nguyet Nguyen (Senior Legal Executive)" w:date="2026-05-05T09:59:00Z">
                  <w:rPr>
                    <w:ins w:id="2525" w:author="Tien Nguyen" w:date="2026-04-22T21:03:00Z"/>
                    <w:rFonts w:ascii="Times New Roman" w:hAnsi="Times New Roman"/>
                    <w:sz w:val="24"/>
                    <w:szCs w:val="24"/>
                    <w:lang w:val="vi-VN"/>
                  </w:rPr>
                </w:rPrChange>
              </w:rPr>
            </w:pPr>
          </w:p>
        </w:tc>
        <w:tc>
          <w:tcPr>
            <w:tcW w:w="1530" w:type="dxa"/>
            <w:vMerge/>
          </w:tcPr>
          <w:p w14:paraId="50884E52" w14:textId="77777777" w:rsidR="004B4E92" w:rsidRPr="00EF77B8" w:rsidRDefault="004B4E92" w:rsidP="004B4E92">
            <w:pPr>
              <w:spacing w:after="0" w:line="276" w:lineRule="auto"/>
              <w:rPr>
                <w:ins w:id="2526" w:author="Tien Nguyen" w:date="2026-04-22T21:03:00Z"/>
                <w:rFonts w:ascii="Times New Roman" w:hAnsi="Times New Roman"/>
                <w:sz w:val="20"/>
                <w:szCs w:val="20"/>
                <w:lang w:val="vi-VN" w:eastAsia="x-none"/>
                <w:rPrChange w:id="2527" w:author="Nguyet Nguyen (Senior Legal Executive)" w:date="2026-05-05T09:59:00Z">
                  <w:rPr>
                    <w:ins w:id="2528" w:author="Tien Nguyen" w:date="2026-04-22T21:03:00Z"/>
                    <w:rFonts w:ascii="Times New Roman" w:hAnsi="Times New Roman"/>
                    <w:color w:val="45B0E1" w:themeColor="accent1" w:themeTint="99"/>
                    <w:sz w:val="24"/>
                    <w:szCs w:val="24"/>
                    <w:lang w:val="vi-VN" w:eastAsia="x-none"/>
                  </w:rPr>
                </w:rPrChange>
              </w:rPr>
            </w:pPr>
          </w:p>
        </w:tc>
        <w:tc>
          <w:tcPr>
            <w:tcW w:w="2658" w:type="dxa"/>
          </w:tcPr>
          <w:p w14:paraId="1831779C" w14:textId="1CF50895" w:rsidR="004B4E92" w:rsidRPr="00EF77B8" w:rsidRDefault="004B4E92" w:rsidP="004B4E92">
            <w:pPr>
              <w:spacing w:after="0" w:line="276" w:lineRule="auto"/>
              <w:rPr>
                <w:ins w:id="2529" w:author="Tien Nguyen" w:date="2026-04-22T21:03:00Z"/>
                <w:rFonts w:ascii="Times New Roman" w:hAnsi="Times New Roman"/>
                <w:sz w:val="20"/>
                <w:szCs w:val="20"/>
                <w:rPrChange w:id="2530" w:author="Nguyet Nguyen (Senior Legal Executive)" w:date="2026-05-05T09:59:00Z">
                  <w:rPr>
                    <w:ins w:id="2531" w:author="Tien Nguyen" w:date="2026-04-22T21:03:00Z"/>
                  </w:rPr>
                </w:rPrChange>
              </w:rPr>
            </w:pPr>
            <w:ins w:id="2532" w:author="Tien Nguyen" w:date="2026-04-22T21:13:00Z">
              <w:r w:rsidRPr="00EF77B8">
                <w:rPr>
                  <w:rFonts w:ascii="Times New Roman" w:hAnsi="Times New Roman"/>
                  <w:sz w:val="20"/>
                  <w:szCs w:val="20"/>
                  <w:rPrChange w:id="2533" w:author="Nguyet Nguyen (Senior Legal Executive)" w:date="2026-05-05T09:59:00Z">
                    <w:rPr/>
                  </w:rPrChange>
                </w:rPr>
                <w:t>Tương</w:t>
              </w:r>
              <w:r w:rsidRPr="00EF77B8">
                <w:rPr>
                  <w:rFonts w:ascii="Times New Roman" w:hAnsi="Times New Roman"/>
                  <w:sz w:val="20"/>
                  <w:szCs w:val="20"/>
                  <w:lang w:val="vi-VN"/>
                  <w:rPrChange w:id="2534" w:author="Nguyet Nguyen (Senior Legal Executive)" w:date="2026-05-05T09:59:00Z">
                    <w:rPr>
                      <w:lang w:val="vi-VN"/>
                    </w:rPr>
                  </w:rPrChange>
                </w:rPr>
                <w:t xml:space="preserve"> tác tại sự kiện</w:t>
              </w:r>
            </w:ins>
          </w:p>
        </w:tc>
        <w:tc>
          <w:tcPr>
            <w:tcW w:w="818" w:type="dxa"/>
            <w:vMerge/>
          </w:tcPr>
          <w:p w14:paraId="3CC64AA7" w14:textId="2B64B52B" w:rsidR="004B4E92" w:rsidRPr="00EF77B8" w:rsidRDefault="004B4E92" w:rsidP="004B4E92">
            <w:pPr>
              <w:spacing w:after="0" w:line="276" w:lineRule="auto"/>
              <w:rPr>
                <w:ins w:id="2535" w:author="Tien Nguyen" w:date="2026-04-22T21:03:00Z"/>
                <w:rFonts w:ascii="Times New Roman" w:hAnsi="Times New Roman"/>
                <w:sz w:val="20"/>
                <w:szCs w:val="20"/>
                <w:lang w:val="vi-VN" w:eastAsia="x-none"/>
                <w:rPrChange w:id="2536" w:author="Nguyet Nguyen (Senior Legal Executive)" w:date="2026-05-05T09:59:00Z">
                  <w:rPr>
                    <w:ins w:id="2537" w:author="Tien Nguyen" w:date="2026-04-22T21:03:00Z"/>
                    <w:rFonts w:ascii="Times New Roman" w:hAnsi="Times New Roman"/>
                    <w:color w:val="45B0E1" w:themeColor="accent1" w:themeTint="99"/>
                    <w:sz w:val="24"/>
                    <w:szCs w:val="24"/>
                    <w:lang w:val="vi-VN" w:eastAsia="x-none"/>
                  </w:rPr>
                </w:rPrChange>
              </w:rPr>
            </w:pPr>
          </w:p>
        </w:tc>
        <w:tc>
          <w:tcPr>
            <w:tcW w:w="693" w:type="dxa"/>
          </w:tcPr>
          <w:p w14:paraId="176886DF" w14:textId="77777777" w:rsidR="004B4E92" w:rsidRPr="00EF77B8" w:rsidRDefault="004B4E92" w:rsidP="00C31EB7">
            <w:pPr>
              <w:spacing w:after="0" w:line="276" w:lineRule="auto"/>
              <w:jc w:val="center"/>
              <w:rPr>
                <w:ins w:id="2538" w:author="Tien Nguyen" w:date="2026-04-23T20:51:00Z"/>
                <w:rFonts w:ascii="Times New Roman" w:hAnsi="Times New Roman"/>
                <w:sz w:val="20"/>
                <w:szCs w:val="20"/>
                <w:lang w:val="vi-VN" w:eastAsia="x-none"/>
                <w:rPrChange w:id="2539" w:author="Nguyet Nguyen (Senior Legal Executive)" w:date="2026-05-05T09:59:00Z">
                  <w:rPr>
                    <w:ins w:id="2540" w:author="Tien Nguyen" w:date="2026-04-23T20:51:00Z"/>
                    <w:rFonts w:ascii="Times New Roman" w:hAnsi="Times New Roman"/>
                    <w:color w:val="45B0E1" w:themeColor="accent1" w:themeTint="99"/>
                    <w:sz w:val="24"/>
                    <w:szCs w:val="24"/>
                    <w:lang w:val="vi-VN" w:eastAsia="x-none"/>
                  </w:rPr>
                </w:rPrChange>
              </w:rPr>
              <w:pPrChange w:id="2541" w:author="Nguyet Nguyen (Senior Legal Executive)" w:date="2026-05-05T11:44:00Z">
                <w:pPr>
                  <w:spacing w:after="0" w:line="276" w:lineRule="auto"/>
                </w:pPr>
              </w:pPrChange>
            </w:pPr>
          </w:p>
        </w:tc>
        <w:tc>
          <w:tcPr>
            <w:tcW w:w="720" w:type="dxa"/>
            <w:vMerge/>
          </w:tcPr>
          <w:p w14:paraId="1E2ABE3D" w14:textId="47C2CE13" w:rsidR="004B4E92" w:rsidRPr="00EF77B8" w:rsidRDefault="004B4E92" w:rsidP="00C31EB7">
            <w:pPr>
              <w:spacing w:after="0" w:line="276" w:lineRule="auto"/>
              <w:jc w:val="center"/>
              <w:rPr>
                <w:ins w:id="2542" w:author="Tien Nguyen" w:date="2026-04-22T21:03:00Z"/>
                <w:rFonts w:ascii="Times New Roman" w:hAnsi="Times New Roman"/>
                <w:sz w:val="20"/>
                <w:szCs w:val="20"/>
                <w:lang w:val="vi-VN" w:eastAsia="x-none"/>
                <w:rPrChange w:id="2543" w:author="Nguyet Nguyen (Senior Legal Executive)" w:date="2026-05-05T09:59:00Z">
                  <w:rPr>
                    <w:ins w:id="2544" w:author="Tien Nguyen" w:date="2026-04-22T21:03:00Z"/>
                    <w:rFonts w:ascii="Times New Roman" w:hAnsi="Times New Roman"/>
                    <w:color w:val="45B0E1" w:themeColor="accent1" w:themeTint="99"/>
                    <w:sz w:val="24"/>
                    <w:szCs w:val="24"/>
                    <w:lang w:val="vi-VN" w:eastAsia="x-none"/>
                  </w:rPr>
                </w:rPrChange>
              </w:rPr>
              <w:pPrChange w:id="2545" w:author="Nguyet Nguyen (Senior Legal Executive)" w:date="2026-05-05T11:44:00Z">
                <w:pPr>
                  <w:spacing w:after="0" w:line="276" w:lineRule="auto"/>
                </w:pPr>
              </w:pPrChange>
            </w:pPr>
          </w:p>
        </w:tc>
        <w:tc>
          <w:tcPr>
            <w:tcW w:w="1321" w:type="dxa"/>
          </w:tcPr>
          <w:p w14:paraId="68D0EE45" w14:textId="77777777" w:rsidR="004B4E92" w:rsidRPr="00EF77B8" w:rsidRDefault="004B4E92" w:rsidP="004B4E92">
            <w:pPr>
              <w:spacing w:after="0" w:line="276" w:lineRule="auto"/>
              <w:rPr>
                <w:ins w:id="2546" w:author="Tien Nguyen" w:date="2026-04-22T21:03:00Z"/>
                <w:rFonts w:ascii="Times New Roman" w:hAnsi="Times New Roman"/>
                <w:sz w:val="20"/>
                <w:szCs w:val="20"/>
                <w:lang w:val="vi-VN" w:eastAsia="x-none"/>
                <w:rPrChange w:id="2547" w:author="Nguyet Nguyen (Senior Legal Executive)" w:date="2026-05-05T09:59:00Z">
                  <w:rPr>
                    <w:ins w:id="2548" w:author="Tien Nguyen" w:date="2026-04-22T21:03:00Z"/>
                    <w:rFonts w:ascii="Times New Roman" w:hAnsi="Times New Roman"/>
                    <w:color w:val="45B0E1" w:themeColor="accent1" w:themeTint="99"/>
                    <w:sz w:val="24"/>
                    <w:szCs w:val="24"/>
                    <w:lang w:val="vi-VN" w:eastAsia="x-none"/>
                  </w:rPr>
                </w:rPrChange>
              </w:rPr>
            </w:pPr>
          </w:p>
        </w:tc>
        <w:tc>
          <w:tcPr>
            <w:tcW w:w="1418" w:type="dxa"/>
          </w:tcPr>
          <w:p w14:paraId="3251AB2D" w14:textId="77777777" w:rsidR="004B4E92" w:rsidRPr="00EF77B8" w:rsidRDefault="004B4E92" w:rsidP="004B4E92">
            <w:pPr>
              <w:spacing w:after="0" w:line="276" w:lineRule="auto"/>
              <w:rPr>
                <w:ins w:id="2549" w:author="Tien Nguyen" w:date="2026-04-22T21:03:00Z"/>
                <w:rFonts w:ascii="Times New Roman" w:hAnsi="Times New Roman"/>
                <w:sz w:val="20"/>
                <w:szCs w:val="20"/>
                <w:lang w:val="vi-VN" w:eastAsia="x-none"/>
                <w:rPrChange w:id="2550" w:author="Nguyet Nguyen (Senior Legal Executive)" w:date="2026-05-05T09:59:00Z">
                  <w:rPr>
                    <w:ins w:id="2551" w:author="Tien Nguyen" w:date="2026-04-22T21:03:00Z"/>
                    <w:rFonts w:ascii="Times New Roman" w:hAnsi="Times New Roman"/>
                    <w:color w:val="45B0E1" w:themeColor="accent1" w:themeTint="99"/>
                    <w:sz w:val="24"/>
                    <w:szCs w:val="24"/>
                    <w:lang w:val="vi-VN" w:eastAsia="x-none"/>
                  </w:rPr>
                </w:rPrChange>
              </w:rPr>
            </w:pPr>
          </w:p>
        </w:tc>
        <w:tc>
          <w:tcPr>
            <w:tcW w:w="652" w:type="dxa"/>
          </w:tcPr>
          <w:p w14:paraId="0220BC96" w14:textId="77777777" w:rsidR="004B4E92" w:rsidRPr="00EF77B8" w:rsidDel="00E67CBA" w:rsidRDefault="004B4E92" w:rsidP="004B4E92">
            <w:pPr>
              <w:spacing w:after="0" w:line="276" w:lineRule="auto"/>
              <w:rPr>
                <w:ins w:id="2552" w:author="Tien Nguyen" w:date="2026-04-22T21:03:00Z"/>
                <w:rFonts w:ascii="Times New Roman" w:hAnsi="Times New Roman"/>
                <w:sz w:val="20"/>
                <w:szCs w:val="20"/>
                <w:lang w:val="x-none" w:eastAsia="x-none"/>
                <w:rPrChange w:id="2553" w:author="Nguyet Nguyen (Senior Legal Executive)" w:date="2026-05-05T09:59:00Z">
                  <w:rPr>
                    <w:ins w:id="2554" w:author="Tien Nguyen" w:date="2026-04-22T21:03:00Z"/>
                    <w:rFonts w:ascii="Times New Roman" w:hAnsi="Times New Roman"/>
                    <w:color w:val="45B0E1" w:themeColor="accent1" w:themeTint="99"/>
                    <w:sz w:val="24"/>
                    <w:szCs w:val="24"/>
                    <w:lang w:val="x-none" w:eastAsia="x-none"/>
                  </w:rPr>
                </w:rPrChange>
              </w:rPr>
            </w:pPr>
          </w:p>
        </w:tc>
      </w:tr>
      <w:tr w:rsidR="00EF77B8" w:rsidRPr="00EF77B8" w:rsidDel="00537462" w14:paraId="56F7AF1F" w14:textId="11749E2A" w:rsidTr="00EF77B8">
        <w:trPr>
          <w:ins w:id="2555" w:author="Tien Nguyen" w:date="2026-04-22T21:03:00Z"/>
          <w:del w:id="2556" w:author="Nguyet Nguyen (Senior Legal Executive)" w:date="2026-05-05T10:05:00Z"/>
        </w:trPr>
        <w:tc>
          <w:tcPr>
            <w:tcW w:w="540" w:type="dxa"/>
          </w:tcPr>
          <w:p w14:paraId="496099B1" w14:textId="6B057EF3" w:rsidR="004B4E92" w:rsidRPr="00EF77B8" w:rsidDel="00537462" w:rsidRDefault="004B4E92" w:rsidP="004B4E92">
            <w:pPr>
              <w:spacing w:after="0" w:line="276" w:lineRule="auto"/>
              <w:jc w:val="center"/>
              <w:rPr>
                <w:ins w:id="2557" w:author="Tien Nguyen" w:date="2026-04-22T21:03:00Z"/>
                <w:del w:id="2558" w:author="Nguyet Nguyen (Senior Legal Executive)" w:date="2026-05-05T10:05:00Z"/>
                <w:rFonts w:ascii="Times New Roman" w:hAnsi="Times New Roman"/>
                <w:sz w:val="20"/>
                <w:szCs w:val="20"/>
                <w:lang w:val="vi-VN"/>
                <w:rPrChange w:id="2559" w:author="Nguyet Nguyen (Senior Legal Executive)" w:date="2026-05-05T09:59:00Z">
                  <w:rPr>
                    <w:ins w:id="2560" w:author="Tien Nguyen" w:date="2026-04-22T21:03:00Z"/>
                    <w:del w:id="2561" w:author="Nguyet Nguyen (Senior Legal Executive)" w:date="2026-05-05T10:05:00Z"/>
                    <w:rFonts w:ascii="Times New Roman" w:hAnsi="Times New Roman"/>
                    <w:sz w:val="24"/>
                    <w:szCs w:val="24"/>
                    <w:lang w:val="vi-VN"/>
                  </w:rPr>
                </w:rPrChange>
              </w:rPr>
            </w:pPr>
          </w:p>
        </w:tc>
        <w:tc>
          <w:tcPr>
            <w:tcW w:w="1530" w:type="dxa"/>
          </w:tcPr>
          <w:p w14:paraId="19F4F524" w14:textId="4CE41355" w:rsidR="004B4E92" w:rsidRPr="00EF77B8" w:rsidDel="00537462" w:rsidRDefault="004B4E92" w:rsidP="004B4E92">
            <w:pPr>
              <w:spacing w:after="0" w:line="276" w:lineRule="auto"/>
              <w:rPr>
                <w:ins w:id="2562" w:author="Tien Nguyen" w:date="2026-04-22T21:03:00Z"/>
                <w:del w:id="2563" w:author="Nguyet Nguyen (Senior Legal Executive)" w:date="2026-05-05T10:05:00Z"/>
                <w:rFonts w:ascii="Times New Roman" w:hAnsi="Times New Roman"/>
                <w:sz w:val="20"/>
                <w:szCs w:val="20"/>
                <w:lang w:val="vi-VN" w:eastAsia="x-none"/>
                <w:rPrChange w:id="2564" w:author="Nguyet Nguyen (Senior Legal Executive)" w:date="2026-05-05T09:59:00Z">
                  <w:rPr>
                    <w:ins w:id="2565" w:author="Tien Nguyen" w:date="2026-04-22T21:03:00Z"/>
                    <w:del w:id="2566" w:author="Nguyet Nguyen (Senior Legal Executive)" w:date="2026-05-05T10:05:00Z"/>
                    <w:rFonts w:ascii="Times New Roman" w:hAnsi="Times New Roman"/>
                    <w:color w:val="45B0E1" w:themeColor="accent1" w:themeTint="99"/>
                    <w:sz w:val="24"/>
                    <w:szCs w:val="24"/>
                    <w:lang w:val="vi-VN" w:eastAsia="x-none"/>
                  </w:rPr>
                </w:rPrChange>
              </w:rPr>
            </w:pPr>
          </w:p>
        </w:tc>
        <w:tc>
          <w:tcPr>
            <w:tcW w:w="2658" w:type="dxa"/>
          </w:tcPr>
          <w:p w14:paraId="656D37BF" w14:textId="64C682D0" w:rsidR="004B4E92" w:rsidRPr="00EF77B8" w:rsidDel="00537462" w:rsidRDefault="004B4E92" w:rsidP="004B4E92">
            <w:pPr>
              <w:spacing w:after="0" w:line="276" w:lineRule="auto"/>
              <w:rPr>
                <w:ins w:id="2567" w:author="Tien Nguyen" w:date="2026-04-22T21:03:00Z"/>
                <w:del w:id="2568" w:author="Nguyet Nguyen (Senior Legal Executive)" w:date="2026-05-05T10:05:00Z"/>
                <w:rFonts w:ascii="Times New Roman" w:hAnsi="Times New Roman"/>
                <w:sz w:val="20"/>
                <w:szCs w:val="20"/>
                <w:rPrChange w:id="2569" w:author="Nguyet Nguyen (Senior Legal Executive)" w:date="2026-05-05T09:59:00Z">
                  <w:rPr>
                    <w:ins w:id="2570" w:author="Tien Nguyen" w:date="2026-04-22T21:03:00Z"/>
                    <w:del w:id="2571" w:author="Nguyet Nguyen (Senior Legal Executive)" w:date="2026-05-05T10:05:00Z"/>
                  </w:rPr>
                </w:rPrChange>
              </w:rPr>
            </w:pPr>
          </w:p>
        </w:tc>
        <w:tc>
          <w:tcPr>
            <w:tcW w:w="818" w:type="dxa"/>
          </w:tcPr>
          <w:p w14:paraId="2A009A24" w14:textId="2E9544B9" w:rsidR="004B4E92" w:rsidRPr="00EF77B8" w:rsidDel="00537462" w:rsidRDefault="004B4E92" w:rsidP="004B4E92">
            <w:pPr>
              <w:spacing w:after="0" w:line="276" w:lineRule="auto"/>
              <w:rPr>
                <w:ins w:id="2572" w:author="Tien Nguyen" w:date="2026-04-22T21:03:00Z"/>
                <w:del w:id="2573" w:author="Nguyet Nguyen (Senior Legal Executive)" w:date="2026-05-05T10:05:00Z"/>
                <w:rFonts w:ascii="Times New Roman" w:hAnsi="Times New Roman"/>
                <w:sz w:val="20"/>
                <w:szCs w:val="20"/>
                <w:lang w:val="vi-VN" w:eastAsia="x-none"/>
                <w:rPrChange w:id="2574" w:author="Nguyet Nguyen (Senior Legal Executive)" w:date="2026-05-05T09:59:00Z">
                  <w:rPr>
                    <w:ins w:id="2575" w:author="Tien Nguyen" w:date="2026-04-22T21:03:00Z"/>
                    <w:del w:id="2576" w:author="Nguyet Nguyen (Senior Legal Executive)" w:date="2026-05-05T10:05:00Z"/>
                    <w:rFonts w:ascii="Times New Roman" w:hAnsi="Times New Roman"/>
                    <w:color w:val="45B0E1" w:themeColor="accent1" w:themeTint="99"/>
                    <w:sz w:val="24"/>
                    <w:szCs w:val="24"/>
                    <w:lang w:val="vi-VN" w:eastAsia="x-none"/>
                  </w:rPr>
                </w:rPrChange>
              </w:rPr>
            </w:pPr>
          </w:p>
        </w:tc>
        <w:tc>
          <w:tcPr>
            <w:tcW w:w="693" w:type="dxa"/>
          </w:tcPr>
          <w:p w14:paraId="5ABDD8C9" w14:textId="2F7A3AE9" w:rsidR="004B4E92" w:rsidRPr="00EF77B8" w:rsidDel="00537462" w:rsidRDefault="004B4E92" w:rsidP="004B4E92">
            <w:pPr>
              <w:spacing w:after="0" w:line="276" w:lineRule="auto"/>
              <w:rPr>
                <w:ins w:id="2577" w:author="Tien Nguyen" w:date="2026-04-23T20:51:00Z"/>
                <w:del w:id="2578" w:author="Nguyet Nguyen (Senior Legal Executive)" w:date="2026-05-05T10:05:00Z"/>
                <w:rFonts w:ascii="Times New Roman" w:hAnsi="Times New Roman"/>
                <w:sz w:val="20"/>
                <w:szCs w:val="20"/>
                <w:lang w:val="vi-VN" w:eastAsia="x-none"/>
                <w:rPrChange w:id="2579" w:author="Nguyet Nguyen (Senior Legal Executive)" w:date="2026-05-05T09:59:00Z">
                  <w:rPr>
                    <w:ins w:id="2580" w:author="Tien Nguyen" w:date="2026-04-23T20:51:00Z"/>
                    <w:del w:id="2581" w:author="Nguyet Nguyen (Senior Legal Executive)" w:date="2026-05-05T10:05:00Z"/>
                    <w:rFonts w:ascii="Times New Roman" w:hAnsi="Times New Roman"/>
                    <w:color w:val="45B0E1" w:themeColor="accent1" w:themeTint="99"/>
                    <w:sz w:val="24"/>
                    <w:szCs w:val="24"/>
                    <w:lang w:val="vi-VN" w:eastAsia="x-none"/>
                  </w:rPr>
                </w:rPrChange>
              </w:rPr>
            </w:pPr>
          </w:p>
        </w:tc>
        <w:tc>
          <w:tcPr>
            <w:tcW w:w="720" w:type="dxa"/>
          </w:tcPr>
          <w:p w14:paraId="7426254D" w14:textId="7F32BDFA" w:rsidR="004B4E92" w:rsidRPr="00EF77B8" w:rsidDel="00537462" w:rsidRDefault="004B4E92" w:rsidP="004B4E92">
            <w:pPr>
              <w:spacing w:after="0" w:line="276" w:lineRule="auto"/>
              <w:rPr>
                <w:ins w:id="2582" w:author="Tien Nguyen" w:date="2026-04-22T21:03:00Z"/>
                <w:del w:id="2583" w:author="Nguyet Nguyen (Senior Legal Executive)" w:date="2026-05-05T10:05:00Z"/>
                <w:rFonts w:ascii="Times New Roman" w:hAnsi="Times New Roman"/>
                <w:sz w:val="20"/>
                <w:szCs w:val="20"/>
                <w:lang w:val="vi-VN" w:eastAsia="x-none"/>
                <w:rPrChange w:id="2584" w:author="Nguyet Nguyen (Senior Legal Executive)" w:date="2026-05-05T09:59:00Z">
                  <w:rPr>
                    <w:ins w:id="2585" w:author="Tien Nguyen" w:date="2026-04-22T21:03:00Z"/>
                    <w:del w:id="2586" w:author="Nguyet Nguyen (Senior Legal Executive)" w:date="2026-05-05T10:05:00Z"/>
                    <w:rFonts w:ascii="Times New Roman" w:hAnsi="Times New Roman"/>
                    <w:color w:val="45B0E1" w:themeColor="accent1" w:themeTint="99"/>
                    <w:sz w:val="24"/>
                    <w:szCs w:val="24"/>
                    <w:lang w:val="vi-VN" w:eastAsia="x-none"/>
                  </w:rPr>
                </w:rPrChange>
              </w:rPr>
            </w:pPr>
          </w:p>
        </w:tc>
        <w:tc>
          <w:tcPr>
            <w:tcW w:w="1321" w:type="dxa"/>
          </w:tcPr>
          <w:p w14:paraId="7671ED16" w14:textId="58AF2F02" w:rsidR="004B4E92" w:rsidRPr="00EF77B8" w:rsidDel="00537462" w:rsidRDefault="004B4E92" w:rsidP="004B4E92">
            <w:pPr>
              <w:spacing w:after="0" w:line="276" w:lineRule="auto"/>
              <w:rPr>
                <w:ins w:id="2587" w:author="Tien Nguyen" w:date="2026-04-22T21:03:00Z"/>
                <w:del w:id="2588" w:author="Nguyet Nguyen (Senior Legal Executive)" w:date="2026-05-05T10:05:00Z"/>
                <w:rFonts w:ascii="Times New Roman" w:hAnsi="Times New Roman"/>
                <w:sz w:val="20"/>
                <w:szCs w:val="20"/>
                <w:lang w:val="vi-VN" w:eastAsia="x-none"/>
                <w:rPrChange w:id="2589" w:author="Nguyet Nguyen (Senior Legal Executive)" w:date="2026-05-05T09:59:00Z">
                  <w:rPr>
                    <w:ins w:id="2590" w:author="Tien Nguyen" w:date="2026-04-22T21:03:00Z"/>
                    <w:del w:id="2591" w:author="Nguyet Nguyen (Senior Legal Executive)" w:date="2026-05-05T10:05:00Z"/>
                    <w:rFonts w:ascii="Times New Roman" w:hAnsi="Times New Roman"/>
                    <w:color w:val="45B0E1" w:themeColor="accent1" w:themeTint="99"/>
                    <w:sz w:val="24"/>
                    <w:szCs w:val="24"/>
                    <w:lang w:val="vi-VN" w:eastAsia="x-none"/>
                  </w:rPr>
                </w:rPrChange>
              </w:rPr>
            </w:pPr>
          </w:p>
        </w:tc>
        <w:tc>
          <w:tcPr>
            <w:tcW w:w="1418" w:type="dxa"/>
          </w:tcPr>
          <w:p w14:paraId="0BA15769" w14:textId="53AB3E0F" w:rsidR="004B4E92" w:rsidRPr="00EF77B8" w:rsidDel="00537462" w:rsidRDefault="004B4E92" w:rsidP="004B4E92">
            <w:pPr>
              <w:spacing w:after="0" w:line="276" w:lineRule="auto"/>
              <w:rPr>
                <w:ins w:id="2592" w:author="Tien Nguyen" w:date="2026-04-22T21:03:00Z"/>
                <w:del w:id="2593" w:author="Nguyet Nguyen (Senior Legal Executive)" w:date="2026-05-05T10:05:00Z"/>
                <w:rFonts w:ascii="Times New Roman" w:hAnsi="Times New Roman"/>
                <w:sz w:val="20"/>
                <w:szCs w:val="20"/>
                <w:lang w:val="vi-VN" w:eastAsia="x-none"/>
                <w:rPrChange w:id="2594" w:author="Nguyet Nguyen (Senior Legal Executive)" w:date="2026-05-05T09:59:00Z">
                  <w:rPr>
                    <w:ins w:id="2595" w:author="Tien Nguyen" w:date="2026-04-22T21:03:00Z"/>
                    <w:del w:id="2596" w:author="Nguyet Nguyen (Senior Legal Executive)" w:date="2026-05-05T10:05:00Z"/>
                    <w:rFonts w:ascii="Times New Roman" w:hAnsi="Times New Roman"/>
                    <w:color w:val="45B0E1" w:themeColor="accent1" w:themeTint="99"/>
                    <w:sz w:val="24"/>
                    <w:szCs w:val="24"/>
                    <w:lang w:val="vi-VN" w:eastAsia="x-none"/>
                  </w:rPr>
                </w:rPrChange>
              </w:rPr>
            </w:pPr>
          </w:p>
        </w:tc>
        <w:tc>
          <w:tcPr>
            <w:tcW w:w="652" w:type="dxa"/>
          </w:tcPr>
          <w:p w14:paraId="47A318B5" w14:textId="6B78B996" w:rsidR="004B4E92" w:rsidRPr="00EF77B8" w:rsidDel="00537462" w:rsidRDefault="004B4E92" w:rsidP="004B4E92">
            <w:pPr>
              <w:spacing w:after="0" w:line="276" w:lineRule="auto"/>
              <w:rPr>
                <w:ins w:id="2597" w:author="Tien Nguyen" w:date="2026-04-22T21:03:00Z"/>
                <w:del w:id="2598" w:author="Nguyet Nguyen (Senior Legal Executive)" w:date="2026-05-05T10:05:00Z"/>
                <w:rFonts w:ascii="Times New Roman" w:hAnsi="Times New Roman"/>
                <w:sz w:val="20"/>
                <w:szCs w:val="20"/>
                <w:lang w:val="x-none" w:eastAsia="x-none"/>
                <w:rPrChange w:id="2599" w:author="Nguyet Nguyen (Senior Legal Executive)" w:date="2026-05-05T09:59:00Z">
                  <w:rPr>
                    <w:ins w:id="2600" w:author="Tien Nguyen" w:date="2026-04-22T21:03:00Z"/>
                    <w:del w:id="2601" w:author="Nguyet Nguyen (Senior Legal Executive)" w:date="2026-05-05T10:05:00Z"/>
                    <w:rFonts w:ascii="Times New Roman" w:hAnsi="Times New Roman"/>
                    <w:color w:val="45B0E1" w:themeColor="accent1" w:themeTint="99"/>
                    <w:sz w:val="24"/>
                    <w:szCs w:val="24"/>
                    <w:lang w:val="x-none" w:eastAsia="x-none"/>
                  </w:rPr>
                </w:rPrChange>
              </w:rPr>
            </w:pPr>
          </w:p>
        </w:tc>
      </w:tr>
      <w:tr w:rsidR="00C31EB7" w:rsidRPr="001A2642" w14:paraId="694F0DDC" w14:textId="77777777" w:rsidTr="00A71CBF">
        <w:tc>
          <w:tcPr>
            <w:tcW w:w="540" w:type="dxa"/>
            <w:shd w:val="clear" w:color="auto" w:fill="E2EFD9"/>
          </w:tcPr>
          <w:p w14:paraId="1097C637" w14:textId="77777777" w:rsidR="00C31EB7" w:rsidRPr="00EF77B8" w:rsidRDefault="00C31EB7" w:rsidP="004B4E92">
            <w:pPr>
              <w:spacing w:after="0" w:line="276" w:lineRule="auto"/>
              <w:jc w:val="center"/>
              <w:rPr>
                <w:rFonts w:ascii="Times New Roman" w:hAnsi="Times New Roman"/>
                <w:b/>
                <w:bCs/>
                <w:sz w:val="20"/>
                <w:szCs w:val="20"/>
                <w:rPrChange w:id="2602" w:author="Nguyet Nguyen (Senior Legal Executive)" w:date="2026-05-05T10:01:00Z">
                  <w:rPr>
                    <w:rFonts w:ascii="Times New Roman" w:hAnsi="Times New Roman"/>
                    <w:b/>
                    <w:bCs/>
                    <w:sz w:val="24"/>
                    <w:szCs w:val="24"/>
                  </w:rPr>
                </w:rPrChange>
              </w:rPr>
            </w:pPr>
            <w:r w:rsidRPr="00EF77B8">
              <w:rPr>
                <w:rFonts w:ascii="Times New Roman" w:hAnsi="Times New Roman"/>
                <w:b/>
                <w:bCs/>
                <w:sz w:val="20"/>
                <w:szCs w:val="20"/>
                <w:rPrChange w:id="2603" w:author="Nguyet Nguyen (Senior Legal Executive)" w:date="2026-05-05T10:01:00Z">
                  <w:rPr>
                    <w:rFonts w:ascii="Times New Roman" w:hAnsi="Times New Roman"/>
                    <w:b/>
                    <w:bCs/>
                    <w:sz w:val="24"/>
                    <w:szCs w:val="24"/>
                  </w:rPr>
                </w:rPrChange>
              </w:rPr>
              <w:t>A</w:t>
            </w:r>
          </w:p>
        </w:tc>
        <w:tc>
          <w:tcPr>
            <w:tcW w:w="7740" w:type="dxa"/>
            <w:gridSpan w:val="6"/>
            <w:shd w:val="clear" w:color="auto" w:fill="E2EFD9"/>
          </w:tcPr>
          <w:p w14:paraId="299BE441" w14:textId="4032823E" w:rsidR="00C31EB7" w:rsidRPr="00EF77B8" w:rsidRDefault="00C31EB7" w:rsidP="004B4E92">
            <w:pPr>
              <w:spacing w:after="0" w:line="276" w:lineRule="auto"/>
              <w:rPr>
                <w:rFonts w:ascii="Times New Roman" w:hAnsi="Times New Roman"/>
                <w:sz w:val="20"/>
                <w:szCs w:val="20"/>
                <w:lang w:val="x-none" w:eastAsia="x-none"/>
                <w:rPrChange w:id="2604" w:author="Nguyet Nguyen (Senior Legal Executive)" w:date="2026-05-05T10:01:00Z">
                  <w:rPr>
                    <w:rFonts w:ascii="Times New Roman" w:hAnsi="Times New Roman"/>
                    <w:color w:val="000099"/>
                    <w:sz w:val="24"/>
                    <w:szCs w:val="24"/>
                    <w:lang w:val="x-none" w:eastAsia="x-none"/>
                  </w:rPr>
                </w:rPrChange>
              </w:rPr>
            </w:pPr>
            <w:r w:rsidRPr="00EF77B8">
              <w:rPr>
                <w:rFonts w:ascii="Times New Roman" w:hAnsi="Times New Roman"/>
                <w:b/>
                <w:bCs/>
                <w:sz w:val="20"/>
                <w:szCs w:val="20"/>
                <w:rPrChange w:id="2605" w:author="Nguyet Nguyen (Senior Legal Executive)" w:date="2026-05-05T10:01:00Z">
                  <w:rPr>
                    <w:rFonts w:ascii="Times New Roman" w:hAnsi="Times New Roman"/>
                    <w:b/>
                    <w:bCs/>
                    <w:sz w:val="24"/>
                    <w:szCs w:val="24"/>
                  </w:rPr>
                </w:rPrChange>
              </w:rPr>
              <w:t>Thành tiền</w:t>
            </w:r>
          </w:p>
        </w:tc>
        <w:tc>
          <w:tcPr>
            <w:tcW w:w="1418" w:type="dxa"/>
            <w:shd w:val="clear" w:color="auto" w:fill="E2EFD9"/>
          </w:tcPr>
          <w:p w14:paraId="5C9054E6" w14:textId="2796F4E2" w:rsidR="00C31EB7" w:rsidRPr="00EF77B8" w:rsidRDefault="00C31EB7" w:rsidP="00EF77B8">
            <w:pPr>
              <w:tabs>
                <w:tab w:val="center" w:pos="601"/>
                <w:tab w:val="left" w:pos="1042"/>
              </w:tabs>
              <w:spacing w:after="0" w:line="276" w:lineRule="auto"/>
              <w:jc w:val="right"/>
              <w:rPr>
                <w:rFonts w:ascii="Times New Roman" w:hAnsi="Times New Roman"/>
                <w:sz w:val="20"/>
                <w:szCs w:val="20"/>
                <w:lang w:val="vi-VN" w:eastAsia="x-none"/>
                <w:rPrChange w:id="2606" w:author="Nguyet Nguyen (Senior Legal Executive)" w:date="2026-05-05T10:01:00Z">
                  <w:rPr>
                    <w:rFonts w:ascii="Times New Roman" w:hAnsi="Times New Roman"/>
                    <w:color w:val="000099"/>
                    <w:sz w:val="24"/>
                    <w:szCs w:val="24"/>
                    <w:lang w:val="x-none" w:eastAsia="x-none"/>
                  </w:rPr>
                </w:rPrChange>
              </w:rPr>
              <w:pPrChange w:id="2607" w:author="Nguyet Nguyen (Senior Legal Executive)" w:date="2026-05-05T10:01:00Z">
                <w:pPr>
                  <w:spacing w:after="0" w:line="276" w:lineRule="auto"/>
                </w:pPr>
              </w:pPrChange>
            </w:pPr>
            <w:del w:id="2608" w:author="Tien Nguyen" w:date="2026-04-22T17:06:00Z">
              <w:r w:rsidRPr="00EF77B8" w:rsidDel="00E67CBA">
                <w:rPr>
                  <w:rFonts w:ascii="Times New Roman" w:hAnsi="Times New Roman"/>
                  <w:b/>
                  <w:bCs/>
                  <w:sz w:val="20"/>
                  <w:szCs w:val="20"/>
                  <w:lang w:val="x-none" w:eastAsia="x-none"/>
                  <w:rPrChange w:id="2609"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ins w:id="2610" w:author="Tien Nguyen" w:date="2026-04-22T20:23:00Z">
              <w:r w:rsidRPr="00EF77B8">
                <w:rPr>
                  <w:rFonts w:ascii="Times New Roman" w:hAnsi="Times New Roman"/>
                  <w:b/>
                  <w:bCs/>
                  <w:sz w:val="20"/>
                  <w:szCs w:val="20"/>
                  <w:lang w:val="x-none" w:eastAsia="x-none"/>
                  <w:rPrChange w:id="2611" w:author="Nguyet Nguyen (Senior Legal Executive)" w:date="2026-05-05T10:01:00Z">
                    <w:rPr>
                      <w:rFonts w:ascii="Times New Roman" w:hAnsi="Times New Roman"/>
                      <w:b/>
                      <w:bCs/>
                      <w:color w:val="45B0E1" w:themeColor="accent1" w:themeTint="99"/>
                      <w:sz w:val="24"/>
                      <w:szCs w:val="24"/>
                      <w:lang w:val="x-none" w:eastAsia="x-none"/>
                    </w:rPr>
                  </w:rPrChange>
                </w:rPr>
                <w:tab/>
              </w:r>
            </w:ins>
            <w:ins w:id="2612" w:author="Tien Nguyen" w:date="2026-04-23T21:22:00Z">
              <w:r w:rsidRPr="00EF77B8">
                <w:rPr>
                  <w:rFonts w:ascii="Times New Roman" w:hAnsi="Times New Roman"/>
                  <w:b/>
                  <w:bCs/>
                  <w:sz w:val="20"/>
                  <w:szCs w:val="20"/>
                  <w:lang w:val="vi-VN" w:eastAsia="x-none"/>
                  <w:rPrChange w:id="2613" w:author="Nguyet Nguyen (Senior Legal Executive)" w:date="2026-05-05T10:01:00Z">
                    <w:rPr>
                      <w:rFonts w:ascii="Times New Roman" w:hAnsi="Times New Roman"/>
                      <w:b/>
                      <w:bCs/>
                      <w:color w:val="45B0E1" w:themeColor="accent1" w:themeTint="99"/>
                      <w:sz w:val="24"/>
                      <w:szCs w:val="24"/>
                      <w:lang w:val="vi-VN" w:eastAsia="x-none"/>
                    </w:rPr>
                  </w:rPrChange>
                </w:rPr>
                <w:t>364</w:t>
              </w:r>
            </w:ins>
            <w:ins w:id="2614" w:author="Tien Nguyen" w:date="2026-04-22T21:15:00Z">
              <w:r w:rsidRPr="00EF77B8">
                <w:rPr>
                  <w:rFonts w:ascii="Times New Roman" w:hAnsi="Times New Roman"/>
                  <w:b/>
                  <w:bCs/>
                  <w:sz w:val="20"/>
                  <w:szCs w:val="20"/>
                  <w:lang w:val="vi-VN" w:eastAsia="x-none"/>
                  <w:rPrChange w:id="2615" w:author="Nguyet Nguyen (Senior Legal Executive)" w:date="2026-05-05T10:01:00Z">
                    <w:rPr>
                      <w:rFonts w:ascii="Times New Roman" w:hAnsi="Times New Roman"/>
                      <w:b/>
                      <w:bCs/>
                      <w:color w:val="45B0E1" w:themeColor="accent1" w:themeTint="99"/>
                      <w:sz w:val="24"/>
                      <w:szCs w:val="24"/>
                      <w:lang w:val="vi-VN" w:eastAsia="x-none"/>
                    </w:rPr>
                  </w:rPrChange>
                </w:rPr>
                <w:t>.</w:t>
              </w:r>
            </w:ins>
            <w:ins w:id="2616" w:author="Tien Nguyen" w:date="2026-04-23T00:23:00Z">
              <w:r w:rsidRPr="00EF77B8">
                <w:rPr>
                  <w:rFonts w:ascii="Times New Roman" w:hAnsi="Times New Roman"/>
                  <w:b/>
                  <w:bCs/>
                  <w:sz w:val="20"/>
                  <w:szCs w:val="20"/>
                  <w:lang w:val="vi-VN" w:eastAsia="x-none"/>
                  <w:rPrChange w:id="2617" w:author="Nguyet Nguyen (Senior Legal Executive)" w:date="2026-05-05T10:01:00Z">
                    <w:rPr>
                      <w:rFonts w:ascii="Times New Roman" w:hAnsi="Times New Roman"/>
                      <w:b/>
                      <w:bCs/>
                      <w:color w:val="45B0E1" w:themeColor="accent1" w:themeTint="99"/>
                      <w:sz w:val="24"/>
                      <w:szCs w:val="24"/>
                      <w:lang w:val="vi-VN" w:eastAsia="x-none"/>
                    </w:rPr>
                  </w:rPrChange>
                </w:rPr>
                <w:t>5</w:t>
              </w:r>
            </w:ins>
            <w:ins w:id="2618" w:author="Tien Nguyen" w:date="2026-04-22T20:24:00Z">
              <w:r w:rsidRPr="00EF77B8">
                <w:rPr>
                  <w:rFonts w:ascii="Times New Roman" w:hAnsi="Times New Roman"/>
                  <w:b/>
                  <w:bCs/>
                  <w:sz w:val="20"/>
                  <w:szCs w:val="20"/>
                  <w:lang w:val="vi-VN" w:eastAsia="x-none"/>
                  <w:rPrChange w:id="2619" w:author="Nguyet Nguyen (Senior Legal Executive)" w:date="2026-05-05T10:01:00Z">
                    <w:rPr>
                      <w:rFonts w:ascii="Times New Roman" w:hAnsi="Times New Roman"/>
                      <w:b/>
                      <w:bCs/>
                      <w:color w:val="45B0E1" w:themeColor="accent1" w:themeTint="99"/>
                      <w:sz w:val="24"/>
                      <w:szCs w:val="24"/>
                      <w:lang w:val="vi-VN" w:eastAsia="x-none"/>
                    </w:rPr>
                  </w:rPrChange>
                </w:rPr>
                <w:t>00</w:t>
              </w:r>
            </w:ins>
            <w:ins w:id="2620" w:author="Tien Nguyen" w:date="2026-04-22T21:15:00Z">
              <w:r w:rsidRPr="00EF77B8">
                <w:rPr>
                  <w:rFonts w:ascii="Times New Roman" w:hAnsi="Times New Roman"/>
                  <w:b/>
                  <w:bCs/>
                  <w:sz w:val="20"/>
                  <w:szCs w:val="20"/>
                  <w:lang w:val="vi-VN" w:eastAsia="x-none"/>
                  <w:rPrChange w:id="2621" w:author="Nguyet Nguyen (Senior Legal Executive)" w:date="2026-05-05T10:01:00Z">
                    <w:rPr>
                      <w:rFonts w:ascii="Times New Roman" w:hAnsi="Times New Roman"/>
                      <w:b/>
                      <w:bCs/>
                      <w:color w:val="45B0E1" w:themeColor="accent1" w:themeTint="99"/>
                      <w:sz w:val="24"/>
                      <w:szCs w:val="24"/>
                      <w:lang w:val="vi-VN" w:eastAsia="x-none"/>
                    </w:rPr>
                  </w:rPrChange>
                </w:rPr>
                <w:t>.</w:t>
              </w:r>
            </w:ins>
            <w:ins w:id="2622" w:author="Tien Nguyen" w:date="2026-04-22T20:24:00Z">
              <w:r w:rsidRPr="00EF77B8">
                <w:rPr>
                  <w:rFonts w:ascii="Times New Roman" w:hAnsi="Times New Roman"/>
                  <w:b/>
                  <w:bCs/>
                  <w:sz w:val="20"/>
                  <w:szCs w:val="20"/>
                  <w:lang w:val="vi-VN" w:eastAsia="x-none"/>
                  <w:rPrChange w:id="2623" w:author="Nguyet Nguyen (Senior Legal Executive)" w:date="2026-05-05T10:01:00Z">
                    <w:rPr>
                      <w:rFonts w:ascii="Times New Roman" w:hAnsi="Times New Roman"/>
                      <w:b/>
                      <w:bCs/>
                      <w:color w:val="45B0E1" w:themeColor="accent1" w:themeTint="99"/>
                      <w:sz w:val="24"/>
                      <w:szCs w:val="24"/>
                      <w:lang w:val="vi-VN" w:eastAsia="x-none"/>
                    </w:rPr>
                  </w:rPrChange>
                </w:rPr>
                <w:t>000</w:t>
              </w:r>
            </w:ins>
          </w:p>
        </w:tc>
        <w:tc>
          <w:tcPr>
            <w:tcW w:w="652" w:type="dxa"/>
            <w:shd w:val="clear" w:color="auto" w:fill="E2EFD9"/>
          </w:tcPr>
          <w:p w14:paraId="2815D9BE" w14:textId="77777777" w:rsidR="00C31EB7" w:rsidRPr="00EF77B8" w:rsidRDefault="00C31EB7" w:rsidP="004B4E92">
            <w:pPr>
              <w:spacing w:after="0" w:line="276" w:lineRule="auto"/>
              <w:rPr>
                <w:rFonts w:ascii="Times New Roman" w:hAnsi="Times New Roman"/>
                <w:sz w:val="20"/>
                <w:szCs w:val="20"/>
                <w:lang w:val="x-none" w:eastAsia="x-none"/>
                <w:rPrChange w:id="2624" w:author="Nguyet Nguyen (Senior Legal Executive)" w:date="2026-05-05T10:01:00Z">
                  <w:rPr>
                    <w:rFonts w:ascii="Times New Roman" w:hAnsi="Times New Roman"/>
                    <w:color w:val="000099"/>
                    <w:sz w:val="24"/>
                    <w:szCs w:val="24"/>
                    <w:lang w:val="x-none" w:eastAsia="x-none"/>
                  </w:rPr>
                </w:rPrChange>
              </w:rPr>
            </w:pPr>
          </w:p>
        </w:tc>
      </w:tr>
      <w:tr w:rsidR="00C31EB7" w:rsidRPr="001A2642" w14:paraId="0F837812" w14:textId="77777777" w:rsidTr="00A71CBF">
        <w:tc>
          <w:tcPr>
            <w:tcW w:w="540" w:type="dxa"/>
            <w:shd w:val="clear" w:color="auto" w:fill="E2EFD9"/>
          </w:tcPr>
          <w:p w14:paraId="18D3A7D6" w14:textId="77777777" w:rsidR="00C31EB7" w:rsidRPr="00EF77B8" w:rsidRDefault="00C31EB7" w:rsidP="004B4E92">
            <w:pPr>
              <w:spacing w:after="0" w:line="276" w:lineRule="auto"/>
              <w:jc w:val="center"/>
              <w:rPr>
                <w:rFonts w:ascii="Times New Roman" w:hAnsi="Times New Roman"/>
                <w:b/>
                <w:bCs/>
                <w:sz w:val="20"/>
                <w:szCs w:val="20"/>
                <w:rPrChange w:id="2625" w:author="Nguyet Nguyen (Senior Legal Executive)" w:date="2026-05-05T10:01:00Z">
                  <w:rPr>
                    <w:rFonts w:ascii="Times New Roman" w:hAnsi="Times New Roman"/>
                    <w:b/>
                    <w:bCs/>
                    <w:sz w:val="24"/>
                    <w:szCs w:val="24"/>
                  </w:rPr>
                </w:rPrChange>
              </w:rPr>
            </w:pPr>
            <w:r w:rsidRPr="00EF77B8">
              <w:rPr>
                <w:rFonts w:ascii="Times New Roman" w:hAnsi="Times New Roman"/>
                <w:b/>
                <w:bCs/>
                <w:sz w:val="20"/>
                <w:szCs w:val="20"/>
                <w:rPrChange w:id="2626" w:author="Nguyet Nguyen (Senior Legal Executive)" w:date="2026-05-05T10:01:00Z">
                  <w:rPr>
                    <w:rFonts w:ascii="Times New Roman" w:hAnsi="Times New Roman"/>
                    <w:b/>
                    <w:bCs/>
                    <w:sz w:val="24"/>
                    <w:szCs w:val="24"/>
                  </w:rPr>
                </w:rPrChange>
              </w:rPr>
              <w:t>B</w:t>
            </w:r>
          </w:p>
        </w:tc>
        <w:tc>
          <w:tcPr>
            <w:tcW w:w="7740" w:type="dxa"/>
            <w:gridSpan w:val="6"/>
            <w:shd w:val="clear" w:color="auto" w:fill="E2EFD9"/>
          </w:tcPr>
          <w:p w14:paraId="0ADA7A56" w14:textId="6AB58C3D" w:rsidR="00C31EB7" w:rsidRPr="00EF77B8" w:rsidRDefault="00C31EB7" w:rsidP="004B4E92">
            <w:pPr>
              <w:spacing w:after="0" w:line="276" w:lineRule="auto"/>
              <w:rPr>
                <w:rFonts w:ascii="Times New Roman" w:hAnsi="Times New Roman"/>
                <w:sz w:val="20"/>
                <w:szCs w:val="20"/>
                <w:lang w:val="vi-VN" w:eastAsia="x-none"/>
                <w:rPrChange w:id="2627" w:author="Nguyet Nguyen (Senior Legal Executive)" w:date="2026-05-05T10:01:00Z">
                  <w:rPr>
                    <w:rFonts w:ascii="Times New Roman" w:hAnsi="Times New Roman"/>
                    <w:color w:val="000099"/>
                    <w:sz w:val="24"/>
                    <w:szCs w:val="24"/>
                    <w:lang w:val="x-none" w:eastAsia="x-none"/>
                  </w:rPr>
                </w:rPrChange>
              </w:rPr>
            </w:pPr>
            <w:r w:rsidRPr="00EF77B8">
              <w:rPr>
                <w:rFonts w:ascii="Times New Roman" w:hAnsi="Times New Roman"/>
                <w:b/>
                <w:bCs/>
                <w:sz w:val="20"/>
                <w:szCs w:val="20"/>
                <w:rPrChange w:id="2628" w:author="Nguyet Nguyen (Senior Legal Executive)" w:date="2026-05-05T10:01:00Z">
                  <w:rPr>
                    <w:rFonts w:ascii="Times New Roman" w:hAnsi="Times New Roman"/>
                    <w:b/>
                    <w:bCs/>
                    <w:sz w:val="24"/>
                    <w:szCs w:val="24"/>
                  </w:rPr>
                </w:rPrChange>
              </w:rPr>
              <w:t>Phí Quản lý</w:t>
            </w:r>
            <w:ins w:id="2629" w:author="Tien Nguyen" w:date="2026-04-22T20:24:00Z">
              <w:r w:rsidRPr="00EF77B8">
                <w:rPr>
                  <w:rFonts w:ascii="Times New Roman" w:hAnsi="Times New Roman"/>
                  <w:b/>
                  <w:bCs/>
                  <w:sz w:val="20"/>
                  <w:szCs w:val="20"/>
                  <w:lang w:val="vi-VN"/>
                  <w:rPrChange w:id="2630" w:author="Nguyet Nguyen (Senior Legal Executive)" w:date="2026-05-05T10:01:00Z">
                    <w:rPr>
                      <w:rFonts w:ascii="Times New Roman" w:hAnsi="Times New Roman"/>
                      <w:b/>
                      <w:bCs/>
                      <w:sz w:val="24"/>
                      <w:szCs w:val="24"/>
                      <w:lang w:val="vi-VN"/>
                    </w:rPr>
                  </w:rPrChange>
                </w:rPr>
                <w:t xml:space="preserve"> (12%)</w:t>
              </w:r>
            </w:ins>
          </w:p>
        </w:tc>
        <w:tc>
          <w:tcPr>
            <w:tcW w:w="1418" w:type="dxa"/>
            <w:shd w:val="clear" w:color="auto" w:fill="E2EFD9"/>
          </w:tcPr>
          <w:p w14:paraId="7A93F48E" w14:textId="51B8D572" w:rsidR="00C31EB7" w:rsidRPr="00EF77B8" w:rsidRDefault="00C31EB7" w:rsidP="00EF77B8">
            <w:pPr>
              <w:spacing w:after="0" w:line="276" w:lineRule="auto"/>
              <w:jc w:val="right"/>
              <w:rPr>
                <w:rFonts w:ascii="Times New Roman" w:hAnsi="Times New Roman"/>
                <w:sz w:val="20"/>
                <w:szCs w:val="20"/>
                <w:lang w:val="x-none" w:eastAsia="x-none"/>
                <w:rPrChange w:id="2631" w:author="Nguyet Nguyen (Senior Legal Executive)" w:date="2026-05-05T10:01:00Z">
                  <w:rPr>
                    <w:rFonts w:ascii="Times New Roman" w:hAnsi="Times New Roman"/>
                    <w:color w:val="000099"/>
                    <w:sz w:val="24"/>
                    <w:szCs w:val="24"/>
                    <w:lang w:val="x-none" w:eastAsia="x-none"/>
                  </w:rPr>
                </w:rPrChange>
              </w:rPr>
              <w:pPrChange w:id="2632" w:author="Nguyet Nguyen (Senior Legal Executive)" w:date="2026-05-05T10:01:00Z">
                <w:pPr>
                  <w:spacing w:after="0" w:line="276" w:lineRule="auto"/>
                </w:pPr>
              </w:pPrChange>
            </w:pPr>
            <w:ins w:id="2633" w:author="Tien Nguyen" w:date="2026-04-23T21:22:00Z">
              <w:r w:rsidRPr="00EF77B8">
                <w:rPr>
                  <w:rFonts w:ascii="Times New Roman" w:hAnsi="Times New Roman"/>
                  <w:b/>
                  <w:bCs/>
                  <w:sz w:val="20"/>
                  <w:szCs w:val="20"/>
                  <w:lang w:val="vi-VN" w:eastAsia="x-none"/>
                  <w:rPrChange w:id="2634" w:author="Nguyet Nguyen (Senior Legal Executive)" w:date="2026-05-05T10:01:00Z">
                    <w:rPr>
                      <w:rFonts w:ascii="Times New Roman" w:hAnsi="Times New Roman"/>
                      <w:b/>
                      <w:bCs/>
                      <w:color w:val="45B0E1" w:themeColor="accent1" w:themeTint="99"/>
                      <w:sz w:val="24"/>
                      <w:szCs w:val="24"/>
                      <w:lang w:val="vi-VN" w:eastAsia="x-none"/>
                    </w:rPr>
                  </w:rPrChange>
                </w:rPr>
                <w:t>36.450</w:t>
              </w:r>
            </w:ins>
            <w:ins w:id="2635" w:author="Tien Nguyen" w:date="2026-04-22T21:15:00Z">
              <w:r w:rsidRPr="00EF77B8">
                <w:rPr>
                  <w:rFonts w:ascii="Times New Roman" w:hAnsi="Times New Roman"/>
                  <w:b/>
                  <w:bCs/>
                  <w:sz w:val="20"/>
                  <w:szCs w:val="20"/>
                  <w:lang w:val="vi-VN" w:eastAsia="x-none"/>
                  <w:rPrChange w:id="2636" w:author="Nguyet Nguyen (Senior Legal Executive)" w:date="2026-05-05T10:01:00Z">
                    <w:rPr>
                      <w:rFonts w:ascii="Times New Roman" w:hAnsi="Times New Roman"/>
                      <w:b/>
                      <w:bCs/>
                      <w:color w:val="45B0E1" w:themeColor="accent1" w:themeTint="99"/>
                      <w:sz w:val="24"/>
                      <w:szCs w:val="24"/>
                      <w:lang w:val="vi-VN" w:eastAsia="x-none"/>
                    </w:rPr>
                  </w:rPrChange>
                </w:rPr>
                <w:t>.</w:t>
              </w:r>
            </w:ins>
            <w:ins w:id="2637" w:author="Tien Nguyen" w:date="2026-04-22T20:24:00Z">
              <w:r w:rsidRPr="00EF77B8">
                <w:rPr>
                  <w:rFonts w:ascii="Times New Roman" w:hAnsi="Times New Roman"/>
                  <w:b/>
                  <w:bCs/>
                  <w:sz w:val="20"/>
                  <w:szCs w:val="20"/>
                  <w:lang w:val="vi-VN" w:eastAsia="x-none"/>
                  <w:rPrChange w:id="2638" w:author="Nguyet Nguyen (Senior Legal Executive)" w:date="2026-05-05T10:01:00Z">
                    <w:rPr>
                      <w:rFonts w:ascii="Times New Roman" w:hAnsi="Times New Roman"/>
                      <w:b/>
                      <w:bCs/>
                      <w:color w:val="45B0E1" w:themeColor="accent1" w:themeTint="99"/>
                      <w:sz w:val="24"/>
                      <w:szCs w:val="24"/>
                      <w:lang w:val="vi-VN" w:eastAsia="x-none"/>
                    </w:rPr>
                  </w:rPrChange>
                </w:rPr>
                <w:t>000</w:t>
              </w:r>
            </w:ins>
            <w:del w:id="2639" w:author="Tien Nguyen" w:date="2026-04-22T17:06:00Z">
              <w:r w:rsidRPr="00EF77B8" w:rsidDel="00E67CBA">
                <w:rPr>
                  <w:rFonts w:ascii="Times New Roman" w:hAnsi="Times New Roman"/>
                  <w:b/>
                  <w:bCs/>
                  <w:sz w:val="20"/>
                  <w:szCs w:val="20"/>
                  <w:lang w:val="x-none" w:eastAsia="x-none"/>
                  <w:rPrChange w:id="2640"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p>
        </w:tc>
        <w:tc>
          <w:tcPr>
            <w:tcW w:w="652" w:type="dxa"/>
            <w:shd w:val="clear" w:color="auto" w:fill="E2EFD9"/>
          </w:tcPr>
          <w:p w14:paraId="1919D816" w14:textId="77777777" w:rsidR="00C31EB7" w:rsidRPr="00EF77B8" w:rsidRDefault="00C31EB7" w:rsidP="004B4E92">
            <w:pPr>
              <w:spacing w:after="0" w:line="276" w:lineRule="auto"/>
              <w:rPr>
                <w:rFonts w:ascii="Times New Roman" w:hAnsi="Times New Roman"/>
                <w:sz w:val="20"/>
                <w:szCs w:val="20"/>
                <w:lang w:val="x-none" w:eastAsia="x-none"/>
                <w:rPrChange w:id="2641" w:author="Nguyet Nguyen (Senior Legal Executive)" w:date="2026-05-05T10:01:00Z">
                  <w:rPr>
                    <w:rFonts w:ascii="Times New Roman" w:hAnsi="Times New Roman"/>
                    <w:color w:val="000099"/>
                    <w:sz w:val="24"/>
                    <w:szCs w:val="24"/>
                    <w:lang w:val="x-none" w:eastAsia="x-none"/>
                  </w:rPr>
                </w:rPrChange>
              </w:rPr>
            </w:pPr>
          </w:p>
        </w:tc>
      </w:tr>
      <w:tr w:rsidR="00EF77B8" w:rsidRPr="001A2642" w:rsidDel="00537462" w14:paraId="348FC65A" w14:textId="54804217" w:rsidTr="00EF77B8">
        <w:tblPrEx>
          <w:tblPrExChange w:id="2642" w:author="Nguyet Nguyen (Senior Legal Executive)" w:date="2026-05-05T10:01:00Z">
            <w:tblPrEx>
              <w:tblW w:w="10264" w:type="dxa"/>
            </w:tblPrEx>
          </w:tblPrExChange>
        </w:tblPrEx>
        <w:trPr>
          <w:del w:id="2643" w:author="Nguyet Nguyen (Senior Legal Executive)" w:date="2026-05-05T10:05:00Z"/>
          <w:trPrChange w:id="2644" w:author="Nguyet Nguyen (Senior Legal Executive)" w:date="2026-05-05T10:01:00Z">
            <w:trPr>
              <w:gridAfter w:val="0"/>
            </w:trPr>
          </w:trPrChange>
        </w:trPr>
        <w:tc>
          <w:tcPr>
            <w:tcW w:w="540" w:type="dxa"/>
            <w:shd w:val="clear" w:color="auto" w:fill="E2EFD9"/>
            <w:tcPrChange w:id="2645" w:author="Nguyet Nguyen (Senior Legal Executive)" w:date="2026-05-05T10:01:00Z">
              <w:tcPr>
                <w:tcW w:w="540" w:type="dxa"/>
                <w:shd w:val="clear" w:color="auto" w:fill="E2EFD9"/>
              </w:tcPr>
            </w:tcPrChange>
          </w:tcPr>
          <w:p w14:paraId="41A2073B" w14:textId="21061875" w:rsidR="004B4E92" w:rsidRPr="00EF77B8" w:rsidDel="00537462" w:rsidRDefault="004B4E92" w:rsidP="004B4E92">
            <w:pPr>
              <w:spacing w:after="0" w:line="276" w:lineRule="auto"/>
              <w:jc w:val="center"/>
              <w:rPr>
                <w:del w:id="2646" w:author="Nguyet Nguyen (Senior Legal Executive)" w:date="2026-05-05T10:05:00Z"/>
                <w:rFonts w:ascii="Times New Roman" w:hAnsi="Times New Roman"/>
                <w:b/>
                <w:bCs/>
                <w:sz w:val="20"/>
                <w:szCs w:val="20"/>
                <w:rPrChange w:id="2647" w:author="Nguyet Nguyen (Senior Legal Executive)" w:date="2026-05-05T10:01:00Z">
                  <w:rPr>
                    <w:del w:id="2648" w:author="Nguyet Nguyen (Senior Legal Executive)" w:date="2026-05-05T10:05:00Z"/>
                    <w:rFonts w:ascii="Times New Roman" w:hAnsi="Times New Roman"/>
                    <w:b/>
                    <w:bCs/>
                    <w:sz w:val="24"/>
                    <w:szCs w:val="24"/>
                  </w:rPr>
                </w:rPrChange>
              </w:rPr>
            </w:pPr>
            <w:del w:id="2649" w:author="Nguyet Nguyen (Senior Legal Executive)" w:date="2026-05-05T10:05:00Z">
              <w:r w:rsidRPr="00EF77B8" w:rsidDel="00537462">
                <w:rPr>
                  <w:rFonts w:ascii="Times New Roman" w:hAnsi="Times New Roman"/>
                  <w:b/>
                  <w:bCs/>
                  <w:sz w:val="20"/>
                  <w:szCs w:val="20"/>
                  <w:rPrChange w:id="2650" w:author="Nguyet Nguyen (Senior Legal Executive)" w:date="2026-05-05T10:01:00Z">
                    <w:rPr>
                      <w:rFonts w:ascii="Times New Roman" w:hAnsi="Times New Roman"/>
                      <w:b/>
                      <w:bCs/>
                      <w:sz w:val="24"/>
                      <w:szCs w:val="24"/>
                    </w:rPr>
                  </w:rPrChange>
                </w:rPr>
                <w:delText>C</w:delText>
              </w:r>
            </w:del>
          </w:p>
        </w:tc>
        <w:tc>
          <w:tcPr>
            <w:tcW w:w="1530" w:type="dxa"/>
            <w:shd w:val="clear" w:color="auto" w:fill="E2EFD9"/>
            <w:tcPrChange w:id="2651" w:author="Nguyet Nguyen (Senior Legal Executive)" w:date="2026-05-05T10:01:00Z">
              <w:tcPr>
                <w:tcW w:w="1530" w:type="dxa"/>
                <w:shd w:val="clear" w:color="auto" w:fill="E2EFD9"/>
              </w:tcPr>
            </w:tcPrChange>
          </w:tcPr>
          <w:p w14:paraId="736B0CDC" w14:textId="01E4FBED" w:rsidR="004B4E92" w:rsidRPr="00EF77B8" w:rsidDel="00537462" w:rsidRDefault="004B4E92" w:rsidP="004B4E92">
            <w:pPr>
              <w:spacing w:after="0" w:line="276" w:lineRule="auto"/>
              <w:rPr>
                <w:del w:id="2652" w:author="Nguyet Nguyen (Senior Legal Executive)" w:date="2026-05-05T10:05:00Z"/>
                <w:rFonts w:ascii="Times New Roman" w:hAnsi="Times New Roman"/>
                <w:b/>
                <w:bCs/>
                <w:sz w:val="20"/>
                <w:szCs w:val="20"/>
                <w:rPrChange w:id="2653" w:author="Nguyet Nguyen (Senior Legal Executive)" w:date="2026-05-05T10:01:00Z">
                  <w:rPr>
                    <w:del w:id="2654" w:author="Nguyet Nguyen (Senior Legal Executive)" w:date="2026-05-05T10:05:00Z"/>
                    <w:rFonts w:ascii="Times New Roman" w:hAnsi="Times New Roman"/>
                    <w:b/>
                    <w:bCs/>
                    <w:sz w:val="24"/>
                    <w:szCs w:val="24"/>
                  </w:rPr>
                </w:rPrChange>
              </w:rPr>
            </w:pPr>
          </w:p>
        </w:tc>
        <w:tc>
          <w:tcPr>
            <w:tcW w:w="6210" w:type="dxa"/>
            <w:gridSpan w:val="5"/>
            <w:shd w:val="clear" w:color="auto" w:fill="E2EFD9"/>
            <w:tcPrChange w:id="2655" w:author="Nguyet Nguyen (Senior Legal Executive)" w:date="2026-05-05T10:01:00Z">
              <w:tcPr>
                <w:tcW w:w="6240" w:type="dxa"/>
                <w:gridSpan w:val="6"/>
                <w:shd w:val="clear" w:color="auto" w:fill="E2EFD9"/>
              </w:tcPr>
            </w:tcPrChange>
          </w:tcPr>
          <w:p w14:paraId="7FFC4137" w14:textId="2AD3E3DC" w:rsidR="004B4E92" w:rsidRPr="00EF77B8" w:rsidDel="00537462" w:rsidRDefault="004B4E92" w:rsidP="004B4E92">
            <w:pPr>
              <w:spacing w:after="0" w:line="276" w:lineRule="auto"/>
              <w:rPr>
                <w:del w:id="2656" w:author="Nguyet Nguyen (Senior Legal Executive)" w:date="2026-05-05T10:05:00Z"/>
                <w:rFonts w:ascii="Times New Roman" w:hAnsi="Times New Roman"/>
                <w:sz w:val="20"/>
                <w:szCs w:val="20"/>
                <w:lang w:val="x-none" w:eastAsia="x-none"/>
                <w:rPrChange w:id="2657" w:author="Nguyet Nguyen (Senior Legal Executive)" w:date="2026-05-05T10:01:00Z">
                  <w:rPr>
                    <w:del w:id="2658" w:author="Nguyet Nguyen (Senior Legal Executive)" w:date="2026-05-05T10:05:00Z"/>
                    <w:rFonts w:ascii="Times New Roman" w:hAnsi="Times New Roman"/>
                    <w:color w:val="000099"/>
                    <w:sz w:val="24"/>
                    <w:szCs w:val="24"/>
                    <w:lang w:val="x-none" w:eastAsia="x-none"/>
                  </w:rPr>
                </w:rPrChange>
              </w:rPr>
            </w:pPr>
            <w:del w:id="2659" w:author="Nguyet Nguyen (Senior Legal Executive)" w:date="2026-05-05T10:05:00Z">
              <w:r w:rsidRPr="00EF77B8" w:rsidDel="00537462">
                <w:rPr>
                  <w:rFonts w:ascii="Times New Roman" w:hAnsi="Times New Roman"/>
                  <w:b/>
                  <w:bCs/>
                  <w:sz w:val="20"/>
                  <w:szCs w:val="20"/>
                  <w:rPrChange w:id="2660" w:author="Nguyet Nguyen (Senior Legal Executive)" w:date="2026-05-05T10:01:00Z">
                    <w:rPr>
                      <w:rFonts w:ascii="Times New Roman" w:hAnsi="Times New Roman"/>
                      <w:b/>
                      <w:bCs/>
                      <w:sz w:val="24"/>
                      <w:szCs w:val="24"/>
                    </w:rPr>
                  </w:rPrChange>
                </w:rPr>
                <w:delText>Khấu trừ hoặc giảm giá đặc biệt</w:delText>
              </w:r>
            </w:del>
          </w:p>
        </w:tc>
        <w:tc>
          <w:tcPr>
            <w:tcW w:w="1418" w:type="dxa"/>
            <w:shd w:val="clear" w:color="auto" w:fill="E2EFD9"/>
            <w:tcPrChange w:id="2661" w:author="Nguyet Nguyen (Senior Legal Executive)" w:date="2026-05-05T10:01:00Z">
              <w:tcPr>
                <w:tcW w:w="1418" w:type="dxa"/>
                <w:gridSpan w:val="2"/>
                <w:shd w:val="clear" w:color="auto" w:fill="E2EFD9"/>
              </w:tcPr>
            </w:tcPrChange>
          </w:tcPr>
          <w:p w14:paraId="0B5ED292" w14:textId="434C501C" w:rsidR="004B4E92" w:rsidRPr="00EF77B8" w:rsidDel="00537462" w:rsidRDefault="004B4E92" w:rsidP="00EF77B8">
            <w:pPr>
              <w:spacing w:after="0" w:line="276" w:lineRule="auto"/>
              <w:jc w:val="right"/>
              <w:rPr>
                <w:del w:id="2662" w:author="Nguyet Nguyen (Senior Legal Executive)" w:date="2026-05-05T10:05:00Z"/>
                <w:rFonts w:ascii="Times New Roman" w:hAnsi="Times New Roman"/>
                <w:sz w:val="20"/>
                <w:szCs w:val="20"/>
                <w:lang w:val="x-none" w:eastAsia="x-none"/>
                <w:rPrChange w:id="2663" w:author="Nguyet Nguyen (Senior Legal Executive)" w:date="2026-05-05T10:01:00Z">
                  <w:rPr>
                    <w:del w:id="2664" w:author="Nguyet Nguyen (Senior Legal Executive)" w:date="2026-05-05T10:05:00Z"/>
                    <w:rFonts w:ascii="Times New Roman" w:hAnsi="Times New Roman"/>
                    <w:color w:val="000099"/>
                    <w:sz w:val="24"/>
                    <w:szCs w:val="24"/>
                    <w:lang w:val="x-none" w:eastAsia="x-none"/>
                  </w:rPr>
                </w:rPrChange>
              </w:rPr>
              <w:pPrChange w:id="2665" w:author="Nguyet Nguyen (Senior Legal Executive)" w:date="2026-05-05T10:01:00Z">
                <w:pPr>
                  <w:spacing w:after="0" w:line="276" w:lineRule="auto"/>
                </w:pPr>
              </w:pPrChange>
            </w:pPr>
            <w:ins w:id="2666" w:author="Tien Nguyen" w:date="2026-04-22T20:24:00Z">
              <w:del w:id="2667" w:author="Nguyet Nguyen (Senior Legal Executive)" w:date="2026-05-05T10:05:00Z">
                <w:r w:rsidRPr="00EF77B8" w:rsidDel="00537462">
                  <w:rPr>
                    <w:rFonts w:ascii="Times New Roman" w:hAnsi="Times New Roman"/>
                    <w:b/>
                    <w:bCs/>
                    <w:sz w:val="20"/>
                    <w:szCs w:val="20"/>
                    <w:lang w:val="vi-VN" w:eastAsia="x-none"/>
                    <w:rPrChange w:id="2668" w:author="Nguyet Nguyen (Senior Legal Executive)" w:date="2026-05-05T10:01:00Z">
                      <w:rPr>
                        <w:rFonts w:ascii="Times New Roman" w:hAnsi="Times New Roman"/>
                        <w:b/>
                        <w:bCs/>
                        <w:color w:val="45B0E1" w:themeColor="accent1" w:themeTint="99"/>
                        <w:sz w:val="24"/>
                        <w:szCs w:val="24"/>
                        <w:lang w:val="vi-VN" w:eastAsia="x-none"/>
                      </w:rPr>
                    </w:rPrChange>
                  </w:rPr>
                  <w:delText>-</w:delText>
                </w:r>
              </w:del>
            </w:ins>
            <w:del w:id="2669" w:author="Nguyet Nguyen (Senior Legal Executive)" w:date="2026-05-05T10:05:00Z">
              <w:r w:rsidRPr="00EF77B8" w:rsidDel="00537462">
                <w:rPr>
                  <w:rFonts w:ascii="Times New Roman" w:hAnsi="Times New Roman"/>
                  <w:b/>
                  <w:bCs/>
                  <w:sz w:val="20"/>
                  <w:szCs w:val="20"/>
                  <w:lang w:val="x-none" w:eastAsia="x-none"/>
                  <w:rPrChange w:id="2670"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p>
        </w:tc>
        <w:tc>
          <w:tcPr>
            <w:tcW w:w="652" w:type="dxa"/>
            <w:shd w:val="clear" w:color="auto" w:fill="E2EFD9"/>
            <w:tcPrChange w:id="2671" w:author="Nguyet Nguyen (Senior Legal Executive)" w:date="2026-05-05T10:01:00Z">
              <w:tcPr>
                <w:tcW w:w="536" w:type="dxa"/>
                <w:shd w:val="clear" w:color="auto" w:fill="E2EFD9"/>
              </w:tcPr>
            </w:tcPrChange>
          </w:tcPr>
          <w:p w14:paraId="4FC0DA9E" w14:textId="61AA11F8" w:rsidR="004B4E92" w:rsidRPr="00EF77B8" w:rsidDel="00537462" w:rsidRDefault="004B4E92" w:rsidP="004B4E92">
            <w:pPr>
              <w:spacing w:after="0" w:line="276" w:lineRule="auto"/>
              <w:rPr>
                <w:del w:id="2672" w:author="Nguyet Nguyen (Senior Legal Executive)" w:date="2026-05-05T10:05:00Z"/>
                <w:rFonts w:ascii="Times New Roman" w:hAnsi="Times New Roman"/>
                <w:sz w:val="20"/>
                <w:szCs w:val="20"/>
                <w:lang w:val="x-none" w:eastAsia="x-none"/>
                <w:rPrChange w:id="2673" w:author="Nguyet Nguyen (Senior Legal Executive)" w:date="2026-05-05T10:01:00Z">
                  <w:rPr>
                    <w:del w:id="2674" w:author="Nguyet Nguyen (Senior Legal Executive)" w:date="2026-05-05T10:05:00Z"/>
                    <w:rFonts w:ascii="Times New Roman" w:hAnsi="Times New Roman"/>
                    <w:color w:val="000099"/>
                    <w:sz w:val="24"/>
                    <w:szCs w:val="24"/>
                    <w:lang w:val="x-none" w:eastAsia="x-none"/>
                  </w:rPr>
                </w:rPrChange>
              </w:rPr>
            </w:pPr>
          </w:p>
        </w:tc>
      </w:tr>
      <w:tr w:rsidR="00C31EB7" w:rsidRPr="001A2642" w14:paraId="74D3DB0C" w14:textId="77777777" w:rsidTr="00A71CBF">
        <w:tc>
          <w:tcPr>
            <w:tcW w:w="540" w:type="dxa"/>
            <w:shd w:val="clear" w:color="auto" w:fill="E2EFD9"/>
          </w:tcPr>
          <w:p w14:paraId="0AB93434" w14:textId="460E93DB" w:rsidR="00C31EB7" w:rsidRPr="00EF77B8" w:rsidRDefault="00C31EB7" w:rsidP="004B4E92">
            <w:pPr>
              <w:spacing w:after="0" w:line="276" w:lineRule="auto"/>
              <w:jc w:val="center"/>
              <w:rPr>
                <w:rFonts w:ascii="Times New Roman" w:hAnsi="Times New Roman"/>
                <w:b/>
                <w:bCs/>
                <w:sz w:val="20"/>
                <w:szCs w:val="20"/>
                <w:rPrChange w:id="2675" w:author="Nguyet Nguyen (Senior Legal Executive)" w:date="2026-05-05T10:01:00Z">
                  <w:rPr>
                    <w:rFonts w:ascii="Times New Roman" w:hAnsi="Times New Roman"/>
                    <w:b/>
                    <w:bCs/>
                    <w:sz w:val="24"/>
                    <w:szCs w:val="24"/>
                  </w:rPr>
                </w:rPrChange>
              </w:rPr>
            </w:pPr>
            <w:ins w:id="2676" w:author="Nguyet Nguyen (Senior Legal Executive)" w:date="2026-05-05T10:05:00Z">
              <w:r>
                <w:rPr>
                  <w:rFonts w:ascii="Times New Roman" w:hAnsi="Times New Roman"/>
                  <w:b/>
                  <w:bCs/>
                  <w:sz w:val="20"/>
                  <w:szCs w:val="20"/>
                </w:rPr>
                <w:t>C</w:t>
              </w:r>
            </w:ins>
            <w:del w:id="2677" w:author="Nguyet Nguyen (Senior Legal Executive)" w:date="2026-05-05T10:05:00Z">
              <w:r w:rsidRPr="00EF77B8" w:rsidDel="00537462">
                <w:rPr>
                  <w:rFonts w:ascii="Times New Roman" w:hAnsi="Times New Roman"/>
                  <w:b/>
                  <w:bCs/>
                  <w:sz w:val="20"/>
                  <w:szCs w:val="20"/>
                  <w:rPrChange w:id="2678" w:author="Nguyet Nguyen (Senior Legal Executive)" w:date="2026-05-05T10:01:00Z">
                    <w:rPr>
                      <w:rFonts w:ascii="Times New Roman" w:hAnsi="Times New Roman"/>
                      <w:b/>
                      <w:bCs/>
                      <w:sz w:val="24"/>
                      <w:szCs w:val="24"/>
                    </w:rPr>
                  </w:rPrChange>
                </w:rPr>
                <w:delText>D</w:delText>
              </w:r>
            </w:del>
          </w:p>
        </w:tc>
        <w:tc>
          <w:tcPr>
            <w:tcW w:w="7740" w:type="dxa"/>
            <w:gridSpan w:val="6"/>
            <w:shd w:val="clear" w:color="auto" w:fill="E2EFD9"/>
          </w:tcPr>
          <w:p w14:paraId="7E1469A2" w14:textId="1C7662AC" w:rsidR="00C31EB7" w:rsidRPr="00EF77B8" w:rsidRDefault="00C31EB7" w:rsidP="005B3B96">
            <w:pPr>
              <w:spacing w:after="0" w:line="276" w:lineRule="auto"/>
              <w:rPr>
                <w:rFonts w:ascii="Times New Roman" w:hAnsi="Times New Roman"/>
                <w:b/>
                <w:bCs/>
                <w:sz w:val="20"/>
                <w:szCs w:val="20"/>
                <w:rPrChange w:id="2679" w:author="Nguyet Nguyen (Senior Legal Executive)" w:date="2026-05-05T10:01:00Z">
                  <w:rPr>
                    <w:rFonts w:ascii="Times New Roman" w:hAnsi="Times New Roman"/>
                    <w:b/>
                    <w:bCs/>
                    <w:sz w:val="24"/>
                    <w:szCs w:val="24"/>
                  </w:rPr>
                </w:rPrChange>
              </w:rPr>
            </w:pPr>
            <w:r w:rsidRPr="00EF77B8">
              <w:rPr>
                <w:rFonts w:ascii="Times New Roman" w:hAnsi="Times New Roman"/>
                <w:b/>
                <w:bCs/>
                <w:sz w:val="20"/>
                <w:szCs w:val="20"/>
                <w:rPrChange w:id="2680" w:author="Nguyet Nguyen (Senior Legal Executive)" w:date="2026-05-05T10:01:00Z">
                  <w:rPr>
                    <w:rFonts w:ascii="Times New Roman" w:hAnsi="Times New Roman"/>
                    <w:b/>
                    <w:bCs/>
                    <w:sz w:val="24"/>
                    <w:szCs w:val="24"/>
                  </w:rPr>
                </w:rPrChange>
              </w:rPr>
              <w:t xml:space="preserve">Tổng cộng </w:t>
            </w:r>
            <w:r w:rsidRPr="00EF77B8">
              <w:rPr>
                <w:rFonts w:ascii="Times New Roman" w:hAnsi="Times New Roman"/>
                <w:i/>
                <w:iCs/>
                <w:sz w:val="20"/>
                <w:szCs w:val="20"/>
                <w:rPrChange w:id="2681" w:author="Nguyet Nguyen (Senior Legal Executive)" w:date="2026-05-05T10:01:00Z">
                  <w:rPr>
                    <w:rFonts w:ascii="Times New Roman" w:hAnsi="Times New Roman"/>
                    <w:i/>
                    <w:iCs/>
                    <w:sz w:val="24"/>
                    <w:szCs w:val="24"/>
                  </w:rPr>
                </w:rPrChange>
              </w:rPr>
              <w:t>(sau khấu trừ hoặc giảm giá đặc biệt) [</w:t>
            </w:r>
            <w:ins w:id="2682" w:author="Nguyet Nguyen (Senior Legal Executive)" w:date="2026-05-05T10:06:00Z">
              <w:r>
                <w:rPr>
                  <w:rFonts w:ascii="Times New Roman" w:hAnsi="Times New Roman"/>
                  <w:i/>
                  <w:iCs/>
                  <w:sz w:val="20"/>
                  <w:szCs w:val="20"/>
                </w:rPr>
                <w:t>C</w:t>
              </w:r>
            </w:ins>
            <w:del w:id="2683" w:author="Nguyet Nguyen (Senior Legal Executive)" w:date="2026-05-05T10:06:00Z">
              <w:r w:rsidRPr="00EF77B8" w:rsidDel="00537462">
                <w:rPr>
                  <w:rFonts w:ascii="Times New Roman" w:hAnsi="Times New Roman"/>
                  <w:i/>
                  <w:iCs/>
                  <w:sz w:val="20"/>
                  <w:szCs w:val="20"/>
                  <w:rPrChange w:id="2684" w:author="Nguyet Nguyen (Senior Legal Executive)" w:date="2026-05-05T10:01:00Z">
                    <w:rPr>
                      <w:rFonts w:ascii="Times New Roman" w:hAnsi="Times New Roman"/>
                      <w:i/>
                      <w:iCs/>
                      <w:sz w:val="24"/>
                      <w:szCs w:val="24"/>
                    </w:rPr>
                  </w:rPrChange>
                </w:rPr>
                <w:delText>D</w:delText>
              </w:r>
            </w:del>
            <w:r w:rsidRPr="00EF77B8">
              <w:rPr>
                <w:rFonts w:ascii="Times New Roman" w:hAnsi="Times New Roman"/>
                <w:i/>
                <w:iCs/>
                <w:sz w:val="20"/>
                <w:szCs w:val="20"/>
                <w:rPrChange w:id="2685" w:author="Nguyet Nguyen (Senior Legal Executive)" w:date="2026-05-05T10:01:00Z">
                  <w:rPr>
                    <w:rFonts w:ascii="Times New Roman" w:hAnsi="Times New Roman"/>
                    <w:i/>
                    <w:iCs/>
                    <w:sz w:val="24"/>
                    <w:szCs w:val="24"/>
                  </w:rPr>
                </w:rPrChange>
              </w:rPr>
              <w:t>=A+B</w:t>
            </w:r>
            <w:del w:id="2686" w:author="Nguyet Nguyen (Senior Legal Executive)" w:date="2026-05-05T10:06:00Z">
              <w:r w:rsidRPr="00EF77B8" w:rsidDel="00537462">
                <w:rPr>
                  <w:rFonts w:ascii="Times New Roman" w:hAnsi="Times New Roman"/>
                  <w:i/>
                  <w:iCs/>
                  <w:sz w:val="20"/>
                  <w:szCs w:val="20"/>
                  <w:rPrChange w:id="2687" w:author="Nguyet Nguyen (Senior Legal Executive)" w:date="2026-05-05T10:01:00Z">
                    <w:rPr>
                      <w:rFonts w:ascii="Times New Roman" w:hAnsi="Times New Roman"/>
                      <w:i/>
                      <w:iCs/>
                      <w:sz w:val="24"/>
                      <w:szCs w:val="24"/>
                    </w:rPr>
                  </w:rPrChange>
                </w:rPr>
                <w:delText>-C</w:delText>
              </w:r>
            </w:del>
            <w:r w:rsidRPr="00EF77B8">
              <w:rPr>
                <w:rFonts w:ascii="Times New Roman" w:hAnsi="Times New Roman"/>
                <w:i/>
                <w:iCs/>
                <w:sz w:val="20"/>
                <w:szCs w:val="20"/>
                <w:rPrChange w:id="2688" w:author="Nguyet Nguyen (Senior Legal Executive)" w:date="2026-05-05T10:01:00Z">
                  <w:rPr>
                    <w:rFonts w:ascii="Times New Roman" w:hAnsi="Times New Roman"/>
                    <w:i/>
                    <w:iCs/>
                    <w:sz w:val="24"/>
                    <w:szCs w:val="24"/>
                  </w:rPr>
                </w:rPrChange>
              </w:rPr>
              <w:t>]</w:t>
            </w:r>
          </w:p>
        </w:tc>
        <w:tc>
          <w:tcPr>
            <w:tcW w:w="1418" w:type="dxa"/>
            <w:shd w:val="clear" w:color="auto" w:fill="E2EFD9"/>
          </w:tcPr>
          <w:p w14:paraId="70255546" w14:textId="73A96901" w:rsidR="00C31EB7" w:rsidRPr="00EF77B8" w:rsidRDefault="00C31EB7" w:rsidP="00EF77B8">
            <w:pPr>
              <w:spacing w:after="0" w:line="276" w:lineRule="auto"/>
              <w:jc w:val="right"/>
              <w:rPr>
                <w:rFonts w:ascii="Times New Roman" w:hAnsi="Times New Roman"/>
                <w:b/>
                <w:bCs/>
                <w:sz w:val="20"/>
                <w:szCs w:val="20"/>
                <w:lang w:val="x-none" w:eastAsia="x-none"/>
                <w:rPrChange w:id="2689" w:author="Nguyet Nguyen (Senior Legal Executive)" w:date="2026-05-05T10:01:00Z">
                  <w:rPr>
                    <w:rFonts w:ascii="Times New Roman" w:hAnsi="Times New Roman"/>
                    <w:b/>
                    <w:bCs/>
                    <w:color w:val="000099"/>
                    <w:sz w:val="24"/>
                    <w:szCs w:val="24"/>
                    <w:lang w:val="x-none" w:eastAsia="x-none"/>
                  </w:rPr>
                </w:rPrChange>
              </w:rPr>
              <w:pPrChange w:id="2690" w:author="Nguyet Nguyen (Senior Legal Executive)" w:date="2026-05-05T10:01:00Z">
                <w:pPr>
                  <w:spacing w:after="0" w:line="276" w:lineRule="auto"/>
                </w:pPr>
              </w:pPrChange>
            </w:pPr>
            <w:ins w:id="2691" w:author="Tien Nguyen" w:date="2026-04-22T20:25:00Z">
              <w:r w:rsidRPr="00EF77B8">
                <w:rPr>
                  <w:rFonts w:ascii="Times New Roman" w:hAnsi="Times New Roman"/>
                  <w:b/>
                  <w:bCs/>
                  <w:sz w:val="20"/>
                  <w:szCs w:val="20"/>
                  <w:lang w:val="vi-VN" w:eastAsia="x-none"/>
                  <w:rPrChange w:id="2692" w:author="Nguyet Nguyen (Senior Legal Executive)" w:date="2026-05-05T10:01:00Z">
                    <w:rPr>
                      <w:rFonts w:ascii="Times New Roman" w:hAnsi="Times New Roman"/>
                      <w:b/>
                      <w:bCs/>
                      <w:color w:val="45B0E1" w:themeColor="accent1" w:themeTint="99"/>
                      <w:sz w:val="24"/>
                      <w:szCs w:val="24"/>
                      <w:lang w:val="vi-VN" w:eastAsia="x-none"/>
                    </w:rPr>
                  </w:rPrChange>
                </w:rPr>
                <w:t>4</w:t>
              </w:r>
            </w:ins>
            <w:ins w:id="2693" w:author="Tien Nguyen" w:date="2026-04-23T21:23:00Z">
              <w:r w:rsidRPr="00EF77B8">
                <w:rPr>
                  <w:rFonts w:ascii="Times New Roman" w:hAnsi="Times New Roman"/>
                  <w:b/>
                  <w:bCs/>
                  <w:sz w:val="20"/>
                  <w:szCs w:val="20"/>
                  <w:lang w:val="vi-VN" w:eastAsia="x-none"/>
                  <w:rPrChange w:id="2694" w:author="Nguyet Nguyen (Senior Legal Executive)" w:date="2026-05-05T10:01:00Z">
                    <w:rPr>
                      <w:rFonts w:ascii="Times New Roman" w:hAnsi="Times New Roman"/>
                      <w:b/>
                      <w:bCs/>
                      <w:color w:val="45B0E1" w:themeColor="accent1" w:themeTint="99"/>
                      <w:sz w:val="24"/>
                      <w:szCs w:val="24"/>
                      <w:lang w:val="vi-VN" w:eastAsia="x-none"/>
                    </w:rPr>
                  </w:rPrChange>
                </w:rPr>
                <w:t>00</w:t>
              </w:r>
            </w:ins>
            <w:ins w:id="2695" w:author="Tien Nguyen" w:date="2026-04-22T21:15:00Z">
              <w:r w:rsidRPr="00EF77B8">
                <w:rPr>
                  <w:rFonts w:ascii="Times New Roman" w:hAnsi="Times New Roman"/>
                  <w:b/>
                  <w:bCs/>
                  <w:sz w:val="20"/>
                  <w:szCs w:val="20"/>
                  <w:lang w:val="vi-VN" w:eastAsia="x-none"/>
                  <w:rPrChange w:id="2696" w:author="Nguyet Nguyen (Senior Legal Executive)" w:date="2026-05-05T10:01:00Z">
                    <w:rPr>
                      <w:rFonts w:ascii="Times New Roman" w:hAnsi="Times New Roman"/>
                      <w:b/>
                      <w:bCs/>
                      <w:color w:val="45B0E1" w:themeColor="accent1" w:themeTint="99"/>
                      <w:sz w:val="24"/>
                      <w:szCs w:val="24"/>
                      <w:lang w:val="vi-VN" w:eastAsia="x-none"/>
                    </w:rPr>
                  </w:rPrChange>
                </w:rPr>
                <w:t>.</w:t>
              </w:r>
            </w:ins>
            <w:ins w:id="2697" w:author="Tien Nguyen" w:date="2026-04-23T21:23:00Z">
              <w:r w:rsidRPr="00EF77B8">
                <w:rPr>
                  <w:rFonts w:ascii="Times New Roman" w:hAnsi="Times New Roman"/>
                  <w:b/>
                  <w:bCs/>
                  <w:sz w:val="20"/>
                  <w:szCs w:val="20"/>
                  <w:lang w:val="vi-VN" w:eastAsia="x-none"/>
                  <w:rPrChange w:id="2698" w:author="Nguyet Nguyen (Senior Legal Executive)" w:date="2026-05-05T10:01:00Z">
                    <w:rPr>
                      <w:rFonts w:ascii="Times New Roman" w:hAnsi="Times New Roman"/>
                      <w:b/>
                      <w:bCs/>
                      <w:color w:val="45B0E1" w:themeColor="accent1" w:themeTint="99"/>
                      <w:sz w:val="24"/>
                      <w:szCs w:val="24"/>
                      <w:lang w:val="vi-VN" w:eastAsia="x-none"/>
                    </w:rPr>
                  </w:rPrChange>
                </w:rPr>
                <w:t>950</w:t>
              </w:r>
            </w:ins>
            <w:ins w:id="2699" w:author="Tien Nguyen" w:date="2026-04-22T21:15:00Z">
              <w:r w:rsidRPr="00EF77B8">
                <w:rPr>
                  <w:rFonts w:ascii="Times New Roman" w:hAnsi="Times New Roman"/>
                  <w:b/>
                  <w:bCs/>
                  <w:sz w:val="20"/>
                  <w:szCs w:val="20"/>
                  <w:lang w:val="vi-VN" w:eastAsia="x-none"/>
                  <w:rPrChange w:id="2700" w:author="Nguyet Nguyen (Senior Legal Executive)" w:date="2026-05-05T10:01:00Z">
                    <w:rPr>
                      <w:rFonts w:ascii="Times New Roman" w:hAnsi="Times New Roman"/>
                      <w:b/>
                      <w:bCs/>
                      <w:color w:val="45B0E1" w:themeColor="accent1" w:themeTint="99"/>
                      <w:sz w:val="24"/>
                      <w:szCs w:val="24"/>
                      <w:lang w:val="vi-VN" w:eastAsia="x-none"/>
                    </w:rPr>
                  </w:rPrChange>
                </w:rPr>
                <w:t>.</w:t>
              </w:r>
            </w:ins>
            <w:ins w:id="2701" w:author="Tien Nguyen" w:date="2026-04-22T20:25:00Z">
              <w:r w:rsidRPr="00EF77B8">
                <w:rPr>
                  <w:rFonts w:ascii="Times New Roman" w:hAnsi="Times New Roman"/>
                  <w:b/>
                  <w:bCs/>
                  <w:sz w:val="20"/>
                  <w:szCs w:val="20"/>
                  <w:lang w:val="vi-VN" w:eastAsia="x-none"/>
                  <w:rPrChange w:id="2702" w:author="Nguyet Nguyen (Senior Legal Executive)" w:date="2026-05-05T10:01:00Z">
                    <w:rPr>
                      <w:rFonts w:ascii="Times New Roman" w:hAnsi="Times New Roman"/>
                      <w:b/>
                      <w:bCs/>
                      <w:color w:val="45B0E1" w:themeColor="accent1" w:themeTint="99"/>
                      <w:sz w:val="24"/>
                      <w:szCs w:val="24"/>
                      <w:lang w:val="vi-VN" w:eastAsia="x-none"/>
                    </w:rPr>
                  </w:rPrChange>
                </w:rPr>
                <w:t>000</w:t>
              </w:r>
            </w:ins>
            <w:del w:id="2703" w:author="Tien Nguyen" w:date="2026-04-22T17:06:00Z">
              <w:r w:rsidRPr="00EF77B8" w:rsidDel="00E67CBA">
                <w:rPr>
                  <w:rFonts w:ascii="Times New Roman" w:hAnsi="Times New Roman"/>
                  <w:b/>
                  <w:bCs/>
                  <w:sz w:val="20"/>
                  <w:szCs w:val="20"/>
                  <w:lang w:val="x-none" w:eastAsia="x-none"/>
                  <w:rPrChange w:id="2704"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p>
        </w:tc>
        <w:tc>
          <w:tcPr>
            <w:tcW w:w="652" w:type="dxa"/>
            <w:shd w:val="clear" w:color="auto" w:fill="E2EFD9"/>
          </w:tcPr>
          <w:p w14:paraId="63454E25" w14:textId="77777777" w:rsidR="00C31EB7" w:rsidRPr="00EF77B8" w:rsidRDefault="00C31EB7" w:rsidP="004B4E92">
            <w:pPr>
              <w:spacing w:after="0" w:line="276" w:lineRule="auto"/>
              <w:rPr>
                <w:rFonts w:ascii="Times New Roman" w:hAnsi="Times New Roman"/>
                <w:sz w:val="20"/>
                <w:szCs w:val="20"/>
                <w:lang w:val="x-none" w:eastAsia="x-none"/>
                <w:rPrChange w:id="2705" w:author="Nguyet Nguyen (Senior Legal Executive)" w:date="2026-05-05T10:01:00Z">
                  <w:rPr>
                    <w:rFonts w:ascii="Times New Roman" w:hAnsi="Times New Roman"/>
                    <w:color w:val="000099"/>
                    <w:sz w:val="24"/>
                    <w:szCs w:val="24"/>
                    <w:lang w:val="x-none" w:eastAsia="x-none"/>
                  </w:rPr>
                </w:rPrChange>
              </w:rPr>
            </w:pPr>
          </w:p>
        </w:tc>
      </w:tr>
      <w:tr w:rsidR="00C31EB7" w:rsidRPr="001A2642" w14:paraId="74171149" w14:textId="77777777" w:rsidTr="00A71CBF">
        <w:tc>
          <w:tcPr>
            <w:tcW w:w="540" w:type="dxa"/>
            <w:shd w:val="clear" w:color="auto" w:fill="E2EFD9"/>
          </w:tcPr>
          <w:p w14:paraId="7E8753FE" w14:textId="2B7E0F3F" w:rsidR="00C31EB7" w:rsidRPr="00EF77B8" w:rsidRDefault="00C31EB7" w:rsidP="004B4E92">
            <w:pPr>
              <w:spacing w:after="0" w:line="276" w:lineRule="auto"/>
              <w:jc w:val="center"/>
              <w:rPr>
                <w:rFonts w:ascii="Times New Roman" w:hAnsi="Times New Roman"/>
                <w:b/>
                <w:bCs/>
                <w:sz w:val="20"/>
                <w:szCs w:val="20"/>
                <w:rPrChange w:id="2706" w:author="Nguyet Nguyen (Senior Legal Executive)" w:date="2026-05-05T10:01:00Z">
                  <w:rPr>
                    <w:rFonts w:ascii="Times New Roman" w:hAnsi="Times New Roman"/>
                    <w:b/>
                    <w:bCs/>
                    <w:sz w:val="24"/>
                    <w:szCs w:val="24"/>
                  </w:rPr>
                </w:rPrChange>
              </w:rPr>
            </w:pPr>
            <w:ins w:id="2707" w:author="Nguyet Nguyen (Senior Legal Executive)" w:date="2026-05-05T10:06:00Z">
              <w:r>
                <w:rPr>
                  <w:rFonts w:ascii="Times New Roman" w:hAnsi="Times New Roman"/>
                  <w:b/>
                  <w:bCs/>
                  <w:sz w:val="20"/>
                  <w:szCs w:val="20"/>
                </w:rPr>
                <w:t>D</w:t>
              </w:r>
            </w:ins>
            <w:del w:id="2708" w:author="Nguyet Nguyen (Senior Legal Executive)" w:date="2026-05-05T10:05:00Z">
              <w:r w:rsidRPr="00EF77B8" w:rsidDel="00537462">
                <w:rPr>
                  <w:rFonts w:ascii="Times New Roman" w:hAnsi="Times New Roman"/>
                  <w:b/>
                  <w:bCs/>
                  <w:sz w:val="20"/>
                  <w:szCs w:val="20"/>
                  <w:rPrChange w:id="2709" w:author="Nguyet Nguyen (Senior Legal Executive)" w:date="2026-05-05T10:01:00Z">
                    <w:rPr>
                      <w:rFonts w:ascii="Times New Roman" w:hAnsi="Times New Roman"/>
                      <w:b/>
                      <w:bCs/>
                      <w:sz w:val="24"/>
                      <w:szCs w:val="24"/>
                    </w:rPr>
                  </w:rPrChange>
                </w:rPr>
                <w:delText>E</w:delText>
              </w:r>
            </w:del>
          </w:p>
        </w:tc>
        <w:tc>
          <w:tcPr>
            <w:tcW w:w="7740" w:type="dxa"/>
            <w:gridSpan w:val="6"/>
            <w:shd w:val="clear" w:color="auto" w:fill="E2EFD9"/>
          </w:tcPr>
          <w:p w14:paraId="28AE2233" w14:textId="1C37CA09" w:rsidR="00C31EB7" w:rsidRPr="00EF77B8" w:rsidRDefault="00C31EB7" w:rsidP="004B4E92">
            <w:pPr>
              <w:spacing w:after="0" w:line="276" w:lineRule="auto"/>
              <w:rPr>
                <w:rFonts w:ascii="Times New Roman" w:hAnsi="Times New Roman"/>
                <w:sz w:val="20"/>
                <w:szCs w:val="20"/>
                <w:lang w:val="x-none" w:eastAsia="x-none"/>
                <w:rPrChange w:id="2710" w:author="Nguyet Nguyen (Senior Legal Executive)" w:date="2026-05-05T10:01:00Z">
                  <w:rPr>
                    <w:rFonts w:ascii="Times New Roman" w:hAnsi="Times New Roman"/>
                    <w:color w:val="000099"/>
                    <w:sz w:val="24"/>
                    <w:szCs w:val="24"/>
                    <w:lang w:val="x-none" w:eastAsia="x-none"/>
                  </w:rPr>
                </w:rPrChange>
              </w:rPr>
            </w:pPr>
            <w:r w:rsidRPr="00EF77B8">
              <w:rPr>
                <w:rFonts w:ascii="Times New Roman" w:hAnsi="Times New Roman"/>
                <w:b/>
                <w:bCs/>
                <w:sz w:val="20"/>
                <w:szCs w:val="20"/>
                <w:lang w:val="x-none" w:eastAsia="x-none"/>
                <w:rPrChange w:id="2711" w:author="Nguyet Nguyen (Senior Legal Executive)" w:date="2026-05-05T10:01:00Z">
                  <w:rPr>
                    <w:rFonts w:ascii="Times New Roman" w:hAnsi="Times New Roman"/>
                    <w:b/>
                    <w:bCs/>
                    <w:sz w:val="24"/>
                    <w:szCs w:val="24"/>
                    <w:lang w:val="x-none" w:eastAsia="x-none"/>
                  </w:rPr>
                </w:rPrChange>
              </w:rPr>
              <w:t xml:space="preserve">Thuế GTGT </w:t>
            </w:r>
            <w:del w:id="2712" w:author="Tien Nguyen" w:date="2026-04-22T20:51:00Z">
              <w:r w:rsidRPr="00EF77B8" w:rsidDel="00066A81">
                <w:rPr>
                  <w:rFonts w:ascii="Times New Roman" w:hAnsi="Times New Roman"/>
                  <w:b/>
                  <w:bCs/>
                  <w:sz w:val="20"/>
                  <w:szCs w:val="20"/>
                  <w:lang w:val="x-none" w:eastAsia="x-none"/>
                  <w:rPrChange w:id="2713" w:author="Nguyet Nguyen (Senior Legal Executive)" w:date="2026-05-05T10:01:00Z">
                    <w:rPr>
                      <w:rFonts w:ascii="Times New Roman" w:hAnsi="Times New Roman"/>
                      <w:b/>
                      <w:bCs/>
                      <w:color w:val="45B0E1" w:themeColor="accent1" w:themeTint="99"/>
                      <w:sz w:val="24"/>
                      <w:szCs w:val="24"/>
                      <w:lang w:val="x-none" w:eastAsia="x-none"/>
                    </w:rPr>
                  </w:rPrChange>
                </w:rPr>
                <w:delText>[_</w:delText>
              </w:r>
            </w:del>
            <w:ins w:id="2714" w:author="Tien Nguyen" w:date="2026-04-22T17:06:00Z">
              <w:r w:rsidRPr="00EF77B8">
                <w:rPr>
                  <w:rFonts w:ascii="Times New Roman" w:hAnsi="Times New Roman"/>
                  <w:b/>
                  <w:bCs/>
                  <w:sz w:val="20"/>
                  <w:szCs w:val="20"/>
                  <w:lang w:val="vi-VN" w:eastAsia="x-none"/>
                  <w:rPrChange w:id="2715" w:author="Nguyet Nguyen (Senior Legal Executive)" w:date="2026-05-05T10:01:00Z">
                    <w:rPr>
                      <w:rFonts w:ascii="Times New Roman" w:hAnsi="Times New Roman"/>
                      <w:b/>
                      <w:bCs/>
                      <w:color w:val="45B0E1" w:themeColor="accent1" w:themeTint="99"/>
                      <w:sz w:val="24"/>
                      <w:szCs w:val="24"/>
                      <w:lang w:val="vi-VN" w:eastAsia="x-none"/>
                    </w:rPr>
                  </w:rPrChange>
                </w:rPr>
                <w:t>8</w:t>
              </w:r>
            </w:ins>
            <w:del w:id="2716" w:author="Tien Nguyen" w:date="2026-04-22T20:51:00Z">
              <w:r w:rsidRPr="00EF77B8" w:rsidDel="00066A81">
                <w:rPr>
                  <w:rFonts w:ascii="Times New Roman" w:hAnsi="Times New Roman"/>
                  <w:b/>
                  <w:bCs/>
                  <w:sz w:val="20"/>
                  <w:szCs w:val="20"/>
                  <w:lang w:val="x-none" w:eastAsia="x-none"/>
                  <w:rPrChange w:id="2717" w:author="Nguyet Nguyen (Senior Legal Executive)" w:date="2026-05-05T10:01:00Z">
                    <w:rPr>
                      <w:rFonts w:ascii="Times New Roman" w:hAnsi="Times New Roman"/>
                      <w:b/>
                      <w:bCs/>
                      <w:color w:val="45B0E1" w:themeColor="accent1" w:themeTint="99"/>
                      <w:sz w:val="24"/>
                      <w:szCs w:val="24"/>
                      <w:lang w:val="x-none" w:eastAsia="x-none"/>
                    </w:rPr>
                  </w:rPrChange>
                </w:rPr>
                <w:delText>_]</w:delText>
              </w:r>
            </w:del>
            <w:r w:rsidRPr="00EF77B8">
              <w:rPr>
                <w:rFonts w:ascii="Times New Roman" w:hAnsi="Times New Roman"/>
                <w:b/>
                <w:bCs/>
                <w:sz w:val="20"/>
                <w:szCs w:val="20"/>
                <w:lang w:val="x-none" w:eastAsia="x-none"/>
                <w:rPrChange w:id="2718" w:author="Nguyet Nguyen (Senior Legal Executive)" w:date="2026-05-05T10:01:00Z">
                  <w:rPr>
                    <w:rFonts w:ascii="Times New Roman" w:hAnsi="Times New Roman"/>
                    <w:b/>
                    <w:bCs/>
                    <w:color w:val="000099"/>
                    <w:sz w:val="24"/>
                    <w:szCs w:val="24"/>
                    <w:lang w:val="x-none" w:eastAsia="x-none"/>
                  </w:rPr>
                </w:rPrChange>
              </w:rPr>
              <w:t xml:space="preserve"> </w:t>
            </w:r>
            <w:r w:rsidRPr="00EF77B8">
              <w:rPr>
                <w:rFonts w:ascii="Times New Roman" w:hAnsi="Times New Roman"/>
                <w:b/>
                <w:bCs/>
                <w:sz w:val="20"/>
                <w:szCs w:val="20"/>
                <w:lang w:val="x-none" w:eastAsia="x-none"/>
                <w:rPrChange w:id="2719" w:author="Nguyet Nguyen (Senior Legal Executive)" w:date="2026-05-05T10:01:00Z">
                  <w:rPr>
                    <w:rFonts w:ascii="Times New Roman" w:hAnsi="Times New Roman"/>
                    <w:b/>
                    <w:bCs/>
                    <w:sz w:val="24"/>
                    <w:szCs w:val="24"/>
                    <w:lang w:val="x-none" w:eastAsia="x-none"/>
                  </w:rPr>
                </w:rPrChange>
              </w:rPr>
              <w:t>%</w:t>
            </w:r>
          </w:p>
        </w:tc>
        <w:tc>
          <w:tcPr>
            <w:tcW w:w="1418" w:type="dxa"/>
            <w:shd w:val="clear" w:color="auto" w:fill="E2EFD9"/>
          </w:tcPr>
          <w:p w14:paraId="3B62B9CC" w14:textId="7577F888" w:rsidR="00C31EB7" w:rsidRPr="00EF77B8" w:rsidRDefault="00C31EB7" w:rsidP="00EF77B8">
            <w:pPr>
              <w:spacing w:after="0" w:line="276" w:lineRule="auto"/>
              <w:jc w:val="right"/>
              <w:rPr>
                <w:rFonts w:ascii="Times New Roman" w:hAnsi="Times New Roman"/>
                <w:sz w:val="20"/>
                <w:szCs w:val="20"/>
                <w:lang w:val="x-none" w:eastAsia="x-none"/>
                <w:rPrChange w:id="2720" w:author="Nguyet Nguyen (Senior Legal Executive)" w:date="2026-05-05T10:01:00Z">
                  <w:rPr>
                    <w:rFonts w:ascii="Times New Roman" w:hAnsi="Times New Roman"/>
                    <w:color w:val="000099"/>
                    <w:sz w:val="24"/>
                    <w:szCs w:val="24"/>
                    <w:lang w:val="x-none" w:eastAsia="x-none"/>
                  </w:rPr>
                </w:rPrChange>
              </w:rPr>
              <w:pPrChange w:id="2721" w:author="Nguyet Nguyen (Senior Legal Executive)" w:date="2026-05-05T10:01:00Z">
                <w:pPr>
                  <w:spacing w:after="0" w:line="276" w:lineRule="auto"/>
                </w:pPr>
              </w:pPrChange>
            </w:pPr>
            <w:ins w:id="2722" w:author="Tien Nguyen" w:date="2026-04-22T20:25:00Z">
              <w:r w:rsidRPr="00EF77B8">
                <w:rPr>
                  <w:rFonts w:ascii="Times New Roman" w:hAnsi="Times New Roman"/>
                  <w:b/>
                  <w:bCs/>
                  <w:sz w:val="20"/>
                  <w:szCs w:val="20"/>
                  <w:lang w:val="vi-VN" w:eastAsia="x-none"/>
                  <w:rPrChange w:id="2723" w:author="Nguyet Nguyen (Senior Legal Executive)" w:date="2026-05-05T10:01:00Z">
                    <w:rPr>
                      <w:rFonts w:ascii="Times New Roman" w:hAnsi="Times New Roman"/>
                      <w:b/>
                      <w:bCs/>
                      <w:color w:val="45B0E1" w:themeColor="accent1" w:themeTint="99"/>
                      <w:sz w:val="24"/>
                      <w:szCs w:val="24"/>
                      <w:lang w:val="vi-VN" w:eastAsia="x-none"/>
                    </w:rPr>
                  </w:rPrChange>
                </w:rPr>
                <w:t>3</w:t>
              </w:r>
            </w:ins>
            <w:ins w:id="2724" w:author="Tien Nguyen" w:date="2026-04-23T21:23:00Z">
              <w:r w:rsidRPr="00EF77B8">
                <w:rPr>
                  <w:rFonts w:ascii="Times New Roman" w:hAnsi="Times New Roman"/>
                  <w:b/>
                  <w:bCs/>
                  <w:sz w:val="20"/>
                  <w:szCs w:val="20"/>
                  <w:lang w:val="vi-VN" w:eastAsia="x-none"/>
                  <w:rPrChange w:id="2725" w:author="Nguyet Nguyen (Senior Legal Executive)" w:date="2026-05-05T10:01:00Z">
                    <w:rPr>
                      <w:rFonts w:ascii="Times New Roman" w:hAnsi="Times New Roman"/>
                      <w:b/>
                      <w:bCs/>
                      <w:color w:val="45B0E1" w:themeColor="accent1" w:themeTint="99"/>
                      <w:sz w:val="24"/>
                      <w:szCs w:val="24"/>
                      <w:lang w:val="vi-VN" w:eastAsia="x-none"/>
                    </w:rPr>
                  </w:rPrChange>
                </w:rPr>
                <w:t>2.</w:t>
              </w:r>
            </w:ins>
            <w:ins w:id="2726" w:author="Tien Nguyen" w:date="2026-04-23T00:24:00Z">
              <w:r w:rsidRPr="00EF77B8">
                <w:rPr>
                  <w:rFonts w:ascii="Times New Roman" w:hAnsi="Times New Roman"/>
                  <w:b/>
                  <w:bCs/>
                  <w:sz w:val="20"/>
                  <w:szCs w:val="20"/>
                  <w:lang w:val="vi-VN" w:eastAsia="x-none"/>
                  <w:rPrChange w:id="2727" w:author="Nguyet Nguyen (Senior Legal Executive)" w:date="2026-05-05T10:01:00Z">
                    <w:rPr>
                      <w:rFonts w:ascii="Times New Roman" w:hAnsi="Times New Roman"/>
                      <w:b/>
                      <w:bCs/>
                      <w:color w:val="45B0E1" w:themeColor="accent1" w:themeTint="99"/>
                      <w:sz w:val="24"/>
                      <w:szCs w:val="24"/>
                      <w:lang w:val="vi-VN" w:eastAsia="x-none"/>
                    </w:rPr>
                  </w:rPrChange>
                </w:rPr>
                <w:t>0</w:t>
              </w:r>
            </w:ins>
            <w:ins w:id="2728" w:author="Tien Nguyen" w:date="2026-04-23T21:23:00Z">
              <w:r w:rsidRPr="00EF77B8">
                <w:rPr>
                  <w:rFonts w:ascii="Times New Roman" w:hAnsi="Times New Roman"/>
                  <w:b/>
                  <w:bCs/>
                  <w:sz w:val="20"/>
                  <w:szCs w:val="20"/>
                  <w:lang w:val="vi-VN" w:eastAsia="x-none"/>
                  <w:rPrChange w:id="2729" w:author="Nguyet Nguyen (Senior Legal Executive)" w:date="2026-05-05T10:01:00Z">
                    <w:rPr>
                      <w:rFonts w:ascii="Times New Roman" w:hAnsi="Times New Roman"/>
                      <w:b/>
                      <w:bCs/>
                      <w:color w:val="45B0E1" w:themeColor="accent1" w:themeTint="99"/>
                      <w:sz w:val="24"/>
                      <w:szCs w:val="24"/>
                      <w:lang w:val="vi-VN" w:eastAsia="x-none"/>
                    </w:rPr>
                  </w:rPrChange>
                </w:rPr>
                <w:t>76</w:t>
              </w:r>
            </w:ins>
            <w:ins w:id="2730" w:author="Tien Nguyen" w:date="2026-04-22T21:15:00Z">
              <w:r w:rsidRPr="00EF77B8">
                <w:rPr>
                  <w:rFonts w:ascii="Times New Roman" w:hAnsi="Times New Roman"/>
                  <w:b/>
                  <w:bCs/>
                  <w:sz w:val="20"/>
                  <w:szCs w:val="20"/>
                  <w:lang w:val="vi-VN" w:eastAsia="x-none"/>
                  <w:rPrChange w:id="2731" w:author="Nguyet Nguyen (Senior Legal Executive)" w:date="2026-05-05T10:01:00Z">
                    <w:rPr>
                      <w:rFonts w:ascii="Times New Roman" w:hAnsi="Times New Roman"/>
                      <w:b/>
                      <w:bCs/>
                      <w:color w:val="45B0E1" w:themeColor="accent1" w:themeTint="99"/>
                      <w:sz w:val="24"/>
                      <w:szCs w:val="24"/>
                      <w:lang w:val="vi-VN" w:eastAsia="x-none"/>
                    </w:rPr>
                  </w:rPrChange>
                </w:rPr>
                <w:t>.</w:t>
              </w:r>
            </w:ins>
            <w:ins w:id="2732" w:author="Tien Nguyen" w:date="2026-04-23T00:24:00Z">
              <w:r w:rsidRPr="00EF77B8">
                <w:rPr>
                  <w:rFonts w:ascii="Times New Roman" w:hAnsi="Times New Roman"/>
                  <w:b/>
                  <w:bCs/>
                  <w:sz w:val="20"/>
                  <w:szCs w:val="20"/>
                  <w:lang w:val="vi-VN" w:eastAsia="x-none"/>
                  <w:rPrChange w:id="2733" w:author="Nguyet Nguyen (Senior Legal Executive)" w:date="2026-05-05T10:01:00Z">
                    <w:rPr>
                      <w:rFonts w:ascii="Times New Roman" w:hAnsi="Times New Roman"/>
                      <w:b/>
                      <w:bCs/>
                      <w:color w:val="45B0E1" w:themeColor="accent1" w:themeTint="99"/>
                      <w:sz w:val="24"/>
                      <w:szCs w:val="24"/>
                      <w:lang w:val="vi-VN" w:eastAsia="x-none"/>
                    </w:rPr>
                  </w:rPrChange>
                </w:rPr>
                <w:t>0</w:t>
              </w:r>
            </w:ins>
            <w:ins w:id="2734" w:author="Tien Nguyen" w:date="2026-04-22T20:25:00Z">
              <w:r w:rsidRPr="00EF77B8">
                <w:rPr>
                  <w:rFonts w:ascii="Times New Roman" w:hAnsi="Times New Roman"/>
                  <w:b/>
                  <w:bCs/>
                  <w:sz w:val="20"/>
                  <w:szCs w:val="20"/>
                  <w:lang w:val="vi-VN" w:eastAsia="x-none"/>
                  <w:rPrChange w:id="2735" w:author="Nguyet Nguyen (Senior Legal Executive)" w:date="2026-05-05T10:01:00Z">
                    <w:rPr>
                      <w:rFonts w:ascii="Times New Roman" w:hAnsi="Times New Roman"/>
                      <w:b/>
                      <w:bCs/>
                      <w:color w:val="45B0E1" w:themeColor="accent1" w:themeTint="99"/>
                      <w:sz w:val="24"/>
                      <w:szCs w:val="24"/>
                      <w:lang w:val="vi-VN" w:eastAsia="x-none"/>
                    </w:rPr>
                  </w:rPrChange>
                </w:rPr>
                <w:t>00</w:t>
              </w:r>
            </w:ins>
            <w:del w:id="2736" w:author="Tien Nguyen" w:date="2026-04-22T17:06:00Z">
              <w:r w:rsidRPr="00EF77B8" w:rsidDel="00E67CBA">
                <w:rPr>
                  <w:rFonts w:ascii="Times New Roman" w:hAnsi="Times New Roman"/>
                  <w:b/>
                  <w:bCs/>
                  <w:sz w:val="20"/>
                  <w:szCs w:val="20"/>
                  <w:lang w:val="x-none" w:eastAsia="x-none"/>
                  <w:rPrChange w:id="2737"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p>
        </w:tc>
        <w:tc>
          <w:tcPr>
            <w:tcW w:w="652" w:type="dxa"/>
            <w:shd w:val="clear" w:color="auto" w:fill="E2EFD9"/>
          </w:tcPr>
          <w:p w14:paraId="557E9496" w14:textId="77777777" w:rsidR="00C31EB7" w:rsidRPr="00EF77B8" w:rsidRDefault="00C31EB7" w:rsidP="004B4E92">
            <w:pPr>
              <w:spacing w:after="0" w:line="276" w:lineRule="auto"/>
              <w:rPr>
                <w:rFonts w:ascii="Times New Roman" w:hAnsi="Times New Roman"/>
                <w:sz w:val="20"/>
                <w:szCs w:val="20"/>
                <w:lang w:val="x-none" w:eastAsia="x-none"/>
                <w:rPrChange w:id="2738" w:author="Nguyet Nguyen (Senior Legal Executive)" w:date="2026-05-05T10:01:00Z">
                  <w:rPr>
                    <w:rFonts w:ascii="Times New Roman" w:hAnsi="Times New Roman"/>
                    <w:color w:val="000099"/>
                    <w:sz w:val="24"/>
                    <w:szCs w:val="24"/>
                    <w:lang w:val="x-none" w:eastAsia="x-none"/>
                  </w:rPr>
                </w:rPrChange>
              </w:rPr>
            </w:pPr>
          </w:p>
        </w:tc>
      </w:tr>
      <w:tr w:rsidR="00C31EB7" w:rsidRPr="001A2642" w14:paraId="55D55691" w14:textId="77777777" w:rsidTr="00A71CBF">
        <w:tc>
          <w:tcPr>
            <w:tcW w:w="540" w:type="dxa"/>
            <w:shd w:val="clear" w:color="auto" w:fill="E2EFD9"/>
          </w:tcPr>
          <w:p w14:paraId="33FF12B5" w14:textId="0A2149BE" w:rsidR="00C31EB7" w:rsidRPr="00EF77B8" w:rsidRDefault="00C31EB7" w:rsidP="004B4E92">
            <w:pPr>
              <w:spacing w:after="0" w:line="276" w:lineRule="auto"/>
              <w:jc w:val="center"/>
              <w:rPr>
                <w:rFonts w:ascii="Times New Roman" w:hAnsi="Times New Roman"/>
                <w:b/>
                <w:bCs/>
                <w:sz w:val="20"/>
                <w:szCs w:val="20"/>
                <w:rPrChange w:id="2739" w:author="Nguyet Nguyen (Senior Legal Executive)" w:date="2026-05-05T10:01:00Z">
                  <w:rPr>
                    <w:rFonts w:ascii="Times New Roman" w:hAnsi="Times New Roman"/>
                    <w:b/>
                    <w:bCs/>
                    <w:sz w:val="24"/>
                    <w:szCs w:val="24"/>
                  </w:rPr>
                </w:rPrChange>
              </w:rPr>
            </w:pPr>
            <w:ins w:id="2740" w:author="Nguyet Nguyen (Senior Legal Executive)" w:date="2026-05-05T10:06:00Z">
              <w:r>
                <w:rPr>
                  <w:rFonts w:ascii="Times New Roman" w:hAnsi="Times New Roman"/>
                  <w:b/>
                  <w:bCs/>
                  <w:sz w:val="20"/>
                  <w:szCs w:val="20"/>
                </w:rPr>
                <w:t>E</w:t>
              </w:r>
            </w:ins>
            <w:del w:id="2741" w:author="Nguyet Nguyen (Senior Legal Executive)" w:date="2026-05-05T10:06:00Z">
              <w:r w:rsidRPr="00EF77B8" w:rsidDel="00537462">
                <w:rPr>
                  <w:rFonts w:ascii="Times New Roman" w:hAnsi="Times New Roman"/>
                  <w:b/>
                  <w:bCs/>
                  <w:sz w:val="20"/>
                  <w:szCs w:val="20"/>
                  <w:rPrChange w:id="2742" w:author="Nguyet Nguyen (Senior Legal Executive)" w:date="2026-05-05T10:01:00Z">
                    <w:rPr>
                      <w:rFonts w:ascii="Times New Roman" w:hAnsi="Times New Roman"/>
                      <w:b/>
                      <w:bCs/>
                      <w:sz w:val="24"/>
                      <w:szCs w:val="24"/>
                    </w:rPr>
                  </w:rPrChange>
                </w:rPr>
                <w:delText>F</w:delText>
              </w:r>
            </w:del>
          </w:p>
        </w:tc>
        <w:tc>
          <w:tcPr>
            <w:tcW w:w="7740" w:type="dxa"/>
            <w:gridSpan w:val="6"/>
            <w:shd w:val="clear" w:color="auto" w:fill="E2EFD9"/>
          </w:tcPr>
          <w:p w14:paraId="5B7D86E3" w14:textId="0C038B1E" w:rsidR="00C31EB7" w:rsidRPr="00EF77B8" w:rsidRDefault="00C31EB7" w:rsidP="005B3B96">
            <w:pPr>
              <w:spacing w:after="0" w:line="276" w:lineRule="auto"/>
              <w:rPr>
                <w:rFonts w:ascii="Times New Roman" w:hAnsi="Times New Roman"/>
                <w:color w:val="000099"/>
                <w:sz w:val="20"/>
                <w:szCs w:val="20"/>
                <w:lang w:val="x-none" w:eastAsia="x-none"/>
                <w:rPrChange w:id="2743" w:author="Nguyet Nguyen (Senior Legal Executive)" w:date="2026-05-05T10:01:00Z">
                  <w:rPr>
                    <w:rFonts w:ascii="Times New Roman" w:hAnsi="Times New Roman"/>
                    <w:color w:val="000099"/>
                    <w:sz w:val="24"/>
                    <w:szCs w:val="24"/>
                    <w:lang w:val="x-none" w:eastAsia="x-none"/>
                  </w:rPr>
                </w:rPrChange>
              </w:rPr>
            </w:pPr>
            <w:r w:rsidRPr="00EF77B8">
              <w:rPr>
                <w:rFonts w:ascii="Times New Roman" w:hAnsi="Times New Roman"/>
                <w:b/>
                <w:bCs/>
                <w:sz w:val="20"/>
                <w:szCs w:val="20"/>
                <w:rPrChange w:id="2744" w:author="Nguyet Nguyen (Senior Legal Executive)" w:date="2026-05-05T10:01:00Z">
                  <w:rPr>
                    <w:rFonts w:ascii="Times New Roman" w:hAnsi="Times New Roman"/>
                    <w:b/>
                    <w:bCs/>
                    <w:sz w:val="24"/>
                    <w:szCs w:val="24"/>
                  </w:rPr>
                </w:rPrChange>
              </w:rPr>
              <w:t xml:space="preserve">Giá trị Hợp Đồng </w:t>
            </w:r>
            <w:r w:rsidRPr="00EF77B8">
              <w:rPr>
                <w:rFonts w:ascii="Times New Roman" w:hAnsi="Times New Roman"/>
                <w:i/>
                <w:iCs/>
                <w:sz w:val="20"/>
                <w:szCs w:val="20"/>
                <w:rPrChange w:id="2745" w:author="Nguyet Nguyen (Senior Legal Executive)" w:date="2026-05-05T10:01:00Z">
                  <w:rPr>
                    <w:rFonts w:ascii="Times New Roman" w:hAnsi="Times New Roman"/>
                    <w:i/>
                    <w:iCs/>
                    <w:sz w:val="24"/>
                    <w:szCs w:val="24"/>
                  </w:rPr>
                </w:rPrChange>
              </w:rPr>
              <w:t>(đã bao gồm thuế GTGT) [</w:t>
            </w:r>
            <w:del w:id="2746" w:author="Nguyet Nguyen (Senior Legal Executive)" w:date="2026-05-05T10:06:00Z">
              <w:r w:rsidRPr="00EF77B8" w:rsidDel="00537462">
                <w:rPr>
                  <w:rFonts w:ascii="Times New Roman" w:hAnsi="Times New Roman"/>
                  <w:i/>
                  <w:iCs/>
                  <w:sz w:val="20"/>
                  <w:szCs w:val="20"/>
                  <w:rPrChange w:id="2747" w:author="Nguyet Nguyen (Senior Legal Executive)" w:date="2026-05-05T10:01:00Z">
                    <w:rPr>
                      <w:rFonts w:ascii="Times New Roman" w:hAnsi="Times New Roman"/>
                      <w:i/>
                      <w:iCs/>
                      <w:sz w:val="24"/>
                      <w:szCs w:val="24"/>
                    </w:rPr>
                  </w:rPrChange>
                </w:rPr>
                <w:delText>F</w:delText>
              </w:r>
            </w:del>
            <w:ins w:id="2748" w:author="Nguyet Nguyen (Senior Legal Executive)" w:date="2026-05-05T10:06:00Z">
              <w:r>
                <w:rPr>
                  <w:rFonts w:ascii="Times New Roman" w:hAnsi="Times New Roman"/>
                  <w:i/>
                  <w:iCs/>
                  <w:sz w:val="20"/>
                  <w:szCs w:val="20"/>
                </w:rPr>
                <w:t>E</w:t>
              </w:r>
            </w:ins>
            <w:r w:rsidRPr="00EF77B8">
              <w:rPr>
                <w:rFonts w:ascii="Times New Roman" w:hAnsi="Times New Roman"/>
                <w:i/>
                <w:iCs/>
                <w:sz w:val="20"/>
                <w:szCs w:val="20"/>
                <w:rPrChange w:id="2749" w:author="Nguyet Nguyen (Senior Legal Executive)" w:date="2026-05-05T10:01:00Z">
                  <w:rPr>
                    <w:rFonts w:ascii="Times New Roman" w:hAnsi="Times New Roman"/>
                    <w:i/>
                    <w:iCs/>
                    <w:sz w:val="24"/>
                    <w:szCs w:val="24"/>
                  </w:rPr>
                </w:rPrChange>
              </w:rPr>
              <w:t>=</w:t>
            </w:r>
            <w:del w:id="2750" w:author="Nguyet Nguyen (Senior Legal Executive)" w:date="2026-05-05T10:06:00Z">
              <w:r w:rsidRPr="00EF77B8" w:rsidDel="00537462">
                <w:rPr>
                  <w:rFonts w:ascii="Times New Roman" w:hAnsi="Times New Roman"/>
                  <w:i/>
                  <w:iCs/>
                  <w:sz w:val="20"/>
                  <w:szCs w:val="20"/>
                  <w:rPrChange w:id="2751" w:author="Nguyet Nguyen (Senior Legal Executive)" w:date="2026-05-05T10:01:00Z">
                    <w:rPr>
                      <w:rFonts w:ascii="Times New Roman" w:hAnsi="Times New Roman"/>
                      <w:i/>
                      <w:iCs/>
                      <w:sz w:val="24"/>
                      <w:szCs w:val="24"/>
                    </w:rPr>
                  </w:rPrChange>
                </w:rPr>
                <w:delText>D</w:delText>
              </w:r>
            </w:del>
            <w:ins w:id="2752" w:author="Nguyet Nguyen (Senior Legal Executive)" w:date="2026-05-05T10:06:00Z">
              <w:r>
                <w:rPr>
                  <w:rFonts w:ascii="Times New Roman" w:hAnsi="Times New Roman"/>
                  <w:i/>
                  <w:iCs/>
                  <w:sz w:val="20"/>
                  <w:szCs w:val="20"/>
                </w:rPr>
                <w:t>C</w:t>
              </w:r>
            </w:ins>
            <w:r w:rsidRPr="00EF77B8">
              <w:rPr>
                <w:rFonts w:ascii="Times New Roman" w:hAnsi="Times New Roman"/>
                <w:i/>
                <w:iCs/>
                <w:sz w:val="20"/>
                <w:szCs w:val="20"/>
                <w:rPrChange w:id="2753" w:author="Nguyet Nguyen (Senior Legal Executive)" w:date="2026-05-05T10:01:00Z">
                  <w:rPr>
                    <w:rFonts w:ascii="Times New Roman" w:hAnsi="Times New Roman"/>
                    <w:i/>
                    <w:iCs/>
                    <w:sz w:val="24"/>
                    <w:szCs w:val="24"/>
                  </w:rPr>
                </w:rPrChange>
              </w:rPr>
              <w:t>+</w:t>
            </w:r>
            <w:ins w:id="2754" w:author="Nguyet Nguyen (Senior Legal Executive)" w:date="2026-05-05T10:06:00Z">
              <w:r>
                <w:rPr>
                  <w:rFonts w:ascii="Times New Roman" w:hAnsi="Times New Roman"/>
                  <w:i/>
                  <w:iCs/>
                  <w:sz w:val="20"/>
                  <w:szCs w:val="20"/>
                </w:rPr>
                <w:t>D</w:t>
              </w:r>
            </w:ins>
            <w:del w:id="2755" w:author="Nguyet Nguyen (Senior Legal Executive)" w:date="2026-05-05T10:06:00Z">
              <w:r w:rsidRPr="00EF77B8" w:rsidDel="00537462">
                <w:rPr>
                  <w:rFonts w:ascii="Times New Roman" w:hAnsi="Times New Roman"/>
                  <w:i/>
                  <w:iCs/>
                  <w:sz w:val="20"/>
                  <w:szCs w:val="20"/>
                  <w:rPrChange w:id="2756" w:author="Nguyet Nguyen (Senior Legal Executive)" w:date="2026-05-05T10:01:00Z">
                    <w:rPr>
                      <w:rFonts w:ascii="Times New Roman" w:hAnsi="Times New Roman"/>
                      <w:i/>
                      <w:iCs/>
                      <w:sz w:val="24"/>
                      <w:szCs w:val="24"/>
                    </w:rPr>
                  </w:rPrChange>
                </w:rPr>
                <w:delText>E</w:delText>
              </w:r>
            </w:del>
            <w:r w:rsidRPr="00EF77B8">
              <w:rPr>
                <w:rFonts w:ascii="Times New Roman" w:hAnsi="Times New Roman"/>
                <w:i/>
                <w:iCs/>
                <w:sz w:val="20"/>
                <w:szCs w:val="20"/>
                <w:rPrChange w:id="2757" w:author="Nguyet Nguyen (Senior Legal Executive)" w:date="2026-05-05T10:01:00Z">
                  <w:rPr>
                    <w:rFonts w:ascii="Times New Roman" w:hAnsi="Times New Roman"/>
                    <w:i/>
                    <w:iCs/>
                    <w:sz w:val="24"/>
                    <w:szCs w:val="24"/>
                  </w:rPr>
                </w:rPrChange>
              </w:rPr>
              <w:t xml:space="preserve">] </w:t>
            </w:r>
          </w:p>
        </w:tc>
        <w:tc>
          <w:tcPr>
            <w:tcW w:w="1418" w:type="dxa"/>
            <w:shd w:val="clear" w:color="auto" w:fill="E2EFD9"/>
          </w:tcPr>
          <w:p w14:paraId="79ACAA32" w14:textId="588E8CE0" w:rsidR="00C31EB7" w:rsidRPr="00EF77B8" w:rsidRDefault="00C31EB7" w:rsidP="00EF77B8">
            <w:pPr>
              <w:spacing w:after="0" w:line="276" w:lineRule="auto"/>
              <w:jc w:val="right"/>
              <w:rPr>
                <w:rFonts w:ascii="Times New Roman" w:hAnsi="Times New Roman"/>
                <w:sz w:val="20"/>
                <w:szCs w:val="20"/>
                <w:lang w:val="x-none" w:eastAsia="x-none"/>
                <w:rPrChange w:id="2758" w:author="Nguyet Nguyen (Senior Legal Executive)" w:date="2026-05-05T10:01:00Z">
                  <w:rPr>
                    <w:rFonts w:ascii="Times New Roman" w:hAnsi="Times New Roman"/>
                    <w:color w:val="000099"/>
                    <w:sz w:val="24"/>
                    <w:szCs w:val="24"/>
                    <w:lang w:val="x-none" w:eastAsia="x-none"/>
                  </w:rPr>
                </w:rPrChange>
              </w:rPr>
              <w:pPrChange w:id="2759" w:author="Nguyet Nguyen (Senior Legal Executive)" w:date="2026-05-05T10:01:00Z">
                <w:pPr>
                  <w:spacing w:after="0" w:line="276" w:lineRule="auto"/>
                </w:pPr>
              </w:pPrChange>
            </w:pPr>
            <w:ins w:id="2760" w:author="Tien Nguyen" w:date="2026-04-22T20:25:00Z">
              <w:r w:rsidRPr="00EF77B8">
                <w:rPr>
                  <w:rFonts w:ascii="Times New Roman" w:hAnsi="Times New Roman"/>
                  <w:b/>
                  <w:bCs/>
                  <w:sz w:val="20"/>
                  <w:szCs w:val="20"/>
                  <w:lang w:val="vi-VN" w:eastAsia="x-none"/>
                  <w:rPrChange w:id="2761" w:author="Nguyet Nguyen (Senior Legal Executive)" w:date="2026-05-05T10:01:00Z">
                    <w:rPr>
                      <w:rFonts w:ascii="Times New Roman" w:hAnsi="Times New Roman"/>
                      <w:b/>
                      <w:bCs/>
                      <w:color w:val="45B0E1" w:themeColor="accent1" w:themeTint="99"/>
                      <w:sz w:val="24"/>
                      <w:szCs w:val="24"/>
                      <w:lang w:val="vi-VN" w:eastAsia="x-none"/>
                    </w:rPr>
                  </w:rPrChange>
                </w:rPr>
                <w:t>4</w:t>
              </w:r>
            </w:ins>
            <w:ins w:id="2762" w:author="Tien Nguyen" w:date="2026-04-23T21:23:00Z">
              <w:r w:rsidRPr="00EF77B8">
                <w:rPr>
                  <w:rFonts w:ascii="Times New Roman" w:hAnsi="Times New Roman"/>
                  <w:b/>
                  <w:bCs/>
                  <w:sz w:val="20"/>
                  <w:szCs w:val="20"/>
                  <w:lang w:val="vi-VN" w:eastAsia="x-none"/>
                  <w:rPrChange w:id="2763" w:author="Nguyet Nguyen (Senior Legal Executive)" w:date="2026-05-05T10:01:00Z">
                    <w:rPr>
                      <w:rFonts w:ascii="Times New Roman" w:hAnsi="Times New Roman"/>
                      <w:b/>
                      <w:bCs/>
                      <w:color w:val="45B0E1" w:themeColor="accent1" w:themeTint="99"/>
                      <w:sz w:val="24"/>
                      <w:szCs w:val="24"/>
                      <w:lang w:val="vi-VN" w:eastAsia="x-none"/>
                    </w:rPr>
                  </w:rPrChange>
                </w:rPr>
                <w:t>33</w:t>
              </w:r>
            </w:ins>
            <w:ins w:id="2764" w:author="Tien Nguyen" w:date="2026-04-23T00:24:00Z">
              <w:r w:rsidRPr="00EF77B8">
                <w:rPr>
                  <w:rFonts w:ascii="Times New Roman" w:hAnsi="Times New Roman"/>
                  <w:b/>
                  <w:bCs/>
                  <w:sz w:val="20"/>
                  <w:szCs w:val="20"/>
                  <w:lang w:val="vi-VN" w:eastAsia="x-none"/>
                  <w:rPrChange w:id="2765" w:author="Nguyet Nguyen (Senior Legal Executive)" w:date="2026-05-05T10:01:00Z">
                    <w:rPr>
                      <w:rFonts w:ascii="Times New Roman" w:hAnsi="Times New Roman"/>
                      <w:b/>
                      <w:bCs/>
                      <w:color w:val="45B0E1" w:themeColor="accent1" w:themeTint="99"/>
                      <w:sz w:val="24"/>
                      <w:szCs w:val="24"/>
                      <w:lang w:val="vi-VN" w:eastAsia="x-none"/>
                    </w:rPr>
                  </w:rPrChange>
                </w:rPr>
                <w:t>.</w:t>
              </w:r>
            </w:ins>
            <w:ins w:id="2766" w:author="Tien Nguyen" w:date="2026-04-23T21:23:00Z">
              <w:r w:rsidRPr="00EF77B8">
                <w:rPr>
                  <w:rFonts w:ascii="Times New Roman" w:hAnsi="Times New Roman"/>
                  <w:b/>
                  <w:bCs/>
                  <w:sz w:val="20"/>
                  <w:szCs w:val="20"/>
                  <w:lang w:val="vi-VN" w:eastAsia="x-none"/>
                  <w:rPrChange w:id="2767" w:author="Nguyet Nguyen (Senior Legal Executive)" w:date="2026-05-05T10:01:00Z">
                    <w:rPr>
                      <w:rFonts w:ascii="Times New Roman" w:hAnsi="Times New Roman"/>
                      <w:b/>
                      <w:bCs/>
                      <w:color w:val="45B0E1" w:themeColor="accent1" w:themeTint="99"/>
                      <w:sz w:val="24"/>
                      <w:szCs w:val="24"/>
                      <w:lang w:val="vi-VN" w:eastAsia="x-none"/>
                    </w:rPr>
                  </w:rPrChange>
                </w:rPr>
                <w:t>026</w:t>
              </w:r>
            </w:ins>
            <w:ins w:id="2768" w:author="Tien Nguyen" w:date="2026-04-22T21:16:00Z">
              <w:r w:rsidRPr="00EF77B8">
                <w:rPr>
                  <w:rFonts w:ascii="Times New Roman" w:hAnsi="Times New Roman"/>
                  <w:b/>
                  <w:bCs/>
                  <w:sz w:val="20"/>
                  <w:szCs w:val="20"/>
                  <w:lang w:val="vi-VN" w:eastAsia="x-none"/>
                  <w:rPrChange w:id="2769" w:author="Nguyet Nguyen (Senior Legal Executive)" w:date="2026-05-05T10:01:00Z">
                    <w:rPr>
                      <w:rFonts w:ascii="Times New Roman" w:hAnsi="Times New Roman"/>
                      <w:b/>
                      <w:bCs/>
                      <w:color w:val="45B0E1" w:themeColor="accent1" w:themeTint="99"/>
                      <w:sz w:val="24"/>
                      <w:szCs w:val="24"/>
                      <w:lang w:val="vi-VN" w:eastAsia="x-none"/>
                    </w:rPr>
                  </w:rPrChange>
                </w:rPr>
                <w:t>.</w:t>
              </w:r>
            </w:ins>
            <w:ins w:id="2770" w:author="Tien Nguyen" w:date="2026-04-23T00:24:00Z">
              <w:r w:rsidRPr="00EF77B8">
                <w:rPr>
                  <w:rFonts w:ascii="Times New Roman" w:hAnsi="Times New Roman"/>
                  <w:b/>
                  <w:bCs/>
                  <w:sz w:val="20"/>
                  <w:szCs w:val="20"/>
                  <w:lang w:val="vi-VN" w:eastAsia="x-none"/>
                  <w:rPrChange w:id="2771" w:author="Nguyet Nguyen (Senior Legal Executive)" w:date="2026-05-05T10:01:00Z">
                    <w:rPr>
                      <w:rFonts w:ascii="Times New Roman" w:hAnsi="Times New Roman"/>
                      <w:b/>
                      <w:bCs/>
                      <w:color w:val="45B0E1" w:themeColor="accent1" w:themeTint="99"/>
                      <w:sz w:val="24"/>
                      <w:szCs w:val="24"/>
                      <w:lang w:val="vi-VN" w:eastAsia="x-none"/>
                    </w:rPr>
                  </w:rPrChange>
                </w:rPr>
                <w:t>0</w:t>
              </w:r>
            </w:ins>
            <w:ins w:id="2772" w:author="Tien Nguyen" w:date="2026-04-22T20:26:00Z">
              <w:r w:rsidRPr="00EF77B8">
                <w:rPr>
                  <w:rFonts w:ascii="Times New Roman" w:hAnsi="Times New Roman"/>
                  <w:b/>
                  <w:bCs/>
                  <w:sz w:val="20"/>
                  <w:szCs w:val="20"/>
                  <w:lang w:val="vi-VN" w:eastAsia="x-none"/>
                  <w:rPrChange w:id="2773" w:author="Nguyet Nguyen (Senior Legal Executive)" w:date="2026-05-05T10:01:00Z">
                    <w:rPr>
                      <w:rFonts w:ascii="Times New Roman" w:hAnsi="Times New Roman"/>
                      <w:b/>
                      <w:bCs/>
                      <w:color w:val="45B0E1" w:themeColor="accent1" w:themeTint="99"/>
                      <w:sz w:val="24"/>
                      <w:szCs w:val="24"/>
                      <w:lang w:val="vi-VN" w:eastAsia="x-none"/>
                    </w:rPr>
                  </w:rPrChange>
                </w:rPr>
                <w:t>00</w:t>
              </w:r>
            </w:ins>
            <w:del w:id="2774" w:author="Tien Nguyen" w:date="2026-04-22T17:06:00Z">
              <w:r w:rsidRPr="00EF77B8" w:rsidDel="00E67CBA">
                <w:rPr>
                  <w:rFonts w:ascii="Times New Roman" w:hAnsi="Times New Roman"/>
                  <w:b/>
                  <w:bCs/>
                  <w:sz w:val="20"/>
                  <w:szCs w:val="20"/>
                  <w:lang w:val="x-none" w:eastAsia="x-none"/>
                  <w:rPrChange w:id="2775" w:author="Nguyet Nguyen (Senior Legal Executive)" w:date="2026-05-05T10:01:00Z">
                    <w:rPr>
                      <w:rFonts w:ascii="Times New Roman" w:hAnsi="Times New Roman"/>
                      <w:b/>
                      <w:bCs/>
                      <w:color w:val="45B0E1" w:themeColor="accent1" w:themeTint="99"/>
                      <w:sz w:val="24"/>
                      <w:szCs w:val="24"/>
                      <w:lang w:val="x-none" w:eastAsia="x-none"/>
                    </w:rPr>
                  </w:rPrChange>
                </w:rPr>
                <w:delText>[__]</w:delText>
              </w:r>
            </w:del>
          </w:p>
        </w:tc>
        <w:tc>
          <w:tcPr>
            <w:tcW w:w="652" w:type="dxa"/>
            <w:shd w:val="clear" w:color="auto" w:fill="E2EFD9"/>
          </w:tcPr>
          <w:p w14:paraId="700A4A67" w14:textId="77777777" w:rsidR="00C31EB7" w:rsidRPr="00EF77B8" w:rsidRDefault="00C31EB7" w:rsidP="004B4E92">
            <w:pPr>
              <w:spacing w:after="0" w:line="276" w:lineRule="auto"/>
              <w:rPr>
                <w:rFonts w:ascii="Times New Roman" w:hAnsi="Times New Roman"/>
                <w:color w:val="000099"/>
                <w:sz w:val="20"/>
                <w:szCs w:val="20"/>
                <w:lang w:val="x-none" w:eastAsia="x-none"/>
                <w:rPrChange w:id="2776" w:author="Nguyet Nguyen (Senior Legal Executive)" w:date="2026-05-05T10:01:00Z">
                  <w:rPr>
                    <w:rFonts w:ascii="Times New Roman" w:hAnsi="Times New Roman"/>
                    <w:color w:val="000099"/>
                    <w:sz w:val="24"/>
                    <w:szCs w:val="24"/>
                    <w:lang w:val="x-none" w:eastAsia="x-none"/>
                  </w:rPr>
                </w:rPrChange>
              </w:rPr>
            </w:pPr>
          </w:p>
        </w:tc>
      </w:tr>
    </w:tbl>
    <w:bookmarkEnd w:id="665"/>
    <w:p w14:paraId="7466C9F8" w14:textId="77777777" w:rsidR="00752A01" w:rsidRPr="00537462" w:rsidRDefault="00752A01" w:rsidP="00EF77B8">
      <w:pPr>
        <w:pStyle w:val="ListParagraph"/>
        <w:widowControl w:val="0"/>
        <w:spacing w:line="276" w:lineRule="auto"/>
        <w:ind w:left="0"/>
        <w:rPr>
          <w:b/>
          <w:bCs/>
          <w:sz w:val="22"/>
          <w:szCs w:val="22"/>
          <w:lang w:val="en-US"/>
          <w:rPrChange w:id="2777" w:author="Nguyet Nguyen (Senior Legal Executive)" w:date="2026-05-05T10:07:00Z">
            <w:rPr>
              <w:b/>
              <w:bCs/>
              <w:lang w:val="en-US"/>
            </w:rPr>
          </w:rPrChange>
        </w:rPr>
        <w:pPrChange w:id="2778" w:author="Nguyet Nguyen (Senior Legal Executive)" w:date="2026-05-05T10:03:00Z">
          <w:pPr>
            <w:pStyle w:val="ListParagraph"/>
            <w:keepLines/>
            <w:widowControl w:val="0"/>
            <w:spacing w:line="276" w:lineRule="auto"/>
            <w:ind w:left="0"/>
          </w:pPr>
        </w:pPrChange>
      </w:pPr>
      <w:commentRangeStart w:id="2779"/>
      <w:r w:rsidRPr="00537462">
        <w:rPr>
          <w:b/>
          <w:bCs/>
          <w:sz w:val="22"/>
          <w:szCs w:val="22"/>
          <w:lang w:val="en-US"/>
          <w:rPrChange w:id="2780" w:author="Nguyet Nguyen (Senior Legal Executive)" w:date="2026-05-05T10:07:00Z">
            <w:rPr>
              <w:b/>
              <w:bCs/>
              <w:lang w:val="en-US"/>
            </w:rPr>
          </w:rPrChange>
        </w:rPr>
        <w:t>Nghĩa vụ bảo hành của Bên B:</w:t>
      </w:r>
    </w:p>
    <w:p w14:paraId="265F325F" w14:textId="61A93F56" w:rsidR="00752A01" w:rsidRPr="00537462" w:rsidRDefault="00752A01" w:rsidP="00EF77B8">
      <w:pPr>
        <w:widowControl w:val="0"/>
        <w:spacing w:after="0" w:line="276" w:lineRule="auto"/>
        <w:jc w:val="both"/>
        <w:rPr>
          <w:rFonts w:ascii="Times New Roman" w:hAnsi="Times New Roman"/>
          <w:bCs/>
          <w:rPrChange w:id="2781" w:author="Nguyet Nguyen (Senior Legal Executive)" w:date="2026-05-05T10:07:00Z">
            <w:rPr>
              <w:rFonts w:ascii="Times New Roman" w:hAnsi="Times New Roman"/>
              <w:bCs/>
              <w:sz w:val="24"/>
              <w:szCs w:val="24"/>
            </w:rPr>
          </w:rPrChange>
        </w:rPr>
        <w:pPrChange w:id="2782" w:author="Nguyet Nguyen (Senior Legal Executive)" w:date="2026-05-05T10:03:00Z">
          <w:pPr>
            <w:keepLines/>
            <w:widowControl w:val="0"/>
            <w:spacing w:after="0" w:line="276" w:lineRule="auto"/>
            <w:jc w:val="both"/>
          </w:pPr>
        </w:pPrChange>
      </w:pPr>
      <w:r w:rsidRPr="00537462">
        <w:rPr>
          <w:rFonts w:ascii="Times New Roman" w:hAnsi="Times New Roman"/>
          <w:bCs/>
          <w:rPrChange w:id="2783" w:author="Nguyet Nguyen (Senior Legal Executive)" w:date="2026-05-05T10:07:00Z">
            <w:rPr>
              <w:rFonts w:ascii="Times New Roman" w:hAnsi="Times New Roman"/>
              <w:bCs/>
              <w:sz w:val="24"/>
              <w:szCs w:val="24"/>
            </w:rPr>
          </w:rPrChange>
        </w:rPr>
        <w:t xml:space="preserve">Có áp dụng </w:t>
      </w:r>
      <w:r w:rsidRPr="00537462">
        <w:rPr>
          <w:rFonts w:ascii="Times New Roman" w:hAnsi="Times New Roman"/>
          <w:bCs/>
          <w:rPrChange w:id="2784" w:author="Nguyet Nguyen (Senior Legal Executive)" w:date="2026-05-05T10:07:00Z">
            <w:rPr>
              <w:rFonts w:ascii="Times New Roman" w:hAnsi="Times New Roman"/>
              <w:bCs/>
              <w:sz w:val="24"/>
              <w:szCs w:val="24"/>
            </w:rPr>
          </w:rPrChange>
        </w:rPr>
        <w:tab/>
      </w:r>
      <w:sdt>
        <w:sdtPr>
          <w:rPr>
            <w:rFonts w:ascii="Times New Roman" w:hAnsi="Times New Roman"/>
            <w:rPrChange w:id="2785" w:author="Nguyet Nguyen (Senior Legal Executive)" w:date="2026-05-05T10:07:00Z">
              <w:rPr>
                <w:rFonts w:ascii="Times New Roman" w:hAnsi="Times New Roman"/>
                <w:sz w:val="24"/>
                <w:szCs w:val="24"/>
              </w:rPr>
            </w:rPrChange>
          </w:rPr>
          <w:id w:val="-353345610"/>
          <w14:checkbox>
            <w14:checked w14:val="1"/>
            <w14:checkedState w14:val="2612" w14:font="MS Gothic"/>
            <w14:uncheckedState w14:val="2610" w14:font="MS Gothic"/>
          </w14:checkbox>
        </w:sdtPr>
        <w:sdtContent>
          <w:ins w:id="2786" w:author="Nguyet Nguyen (Senior Legal Executive)" w:date="2026-05-05T11:51:00Z">
            <w:r w:rsidR="00A71CBF">
              <w:rPr>
                <w:rFonts w:ascii="MS Gothic" w:eastAsia="MS Gothic" w:hAnsi="MS Gothic" w:cs="Segoe UI Symbol" w:hint="eastAsia"/>
              </w:rPr>
              <w:t>☒</w:t>
            </w:r>
          </w:ins>
          <w:del w:id="2787" w:author="Nguyet Nguyen (Senior Legal Executive)" w:date="2026-05-05T11:51:00Z">
            <w:r w:rsidR="00EB2BDF" w:rsidRPr="00537462" w:rsidDel="00A71CBF">
              <w:rPr>
                <w:rFonts w:ascii="Segoe UI Symbol" w:eastAsia="MS Gothic" w:hAnsi="Segoe UI Symbol" w:cs="Segoe UI Symbol"/>
                <w:rPrChange w:id="2788" w:author="Nguyet Nguyen (Senior Legal Executive)" w:date="2026-05-05T10:07:00Z">
                  <w:rPr>
                    <w:rFonts w:ascii="Segoe UI Symbol" w:eastAsia="MS Gothic" w:hAnsi="Segoe UI Symbol" w:cs="Segoe UI Symbol"/>
                    <w:sz w:val="24"/>
                    <w:szCs w:val="24"/>
                  </w:rPr>
                </w:rPrChange>
              </w:rPr>
              <w:delText>☐</w:delText>
            </w:r>
          </w:del>
        </w:sdtContent>
      </w:sdt>
      <w:r w:rsidRPr="00537462">
        <w:rPr>
          <w:rFonts w:ascii="Times New Roman" w:hAnsi="Times New Roman"/>
          <w:b/>
          <w:rPrChange w:id="2789" w:author="Nguyet Nguyen (Senior Legal Executive)" w:date="2026-05-05T10:07:00Z">
            <w:rPr>
              <w:rFonts w:ascii="Times New Roman" w:hAnsi="Times New Roman"/>
              <w:b/>
              <w:sz w:val="24"/>
              <w:szCs w:val="24"/>
            </w:rPr>
          </w:rPrChange>
        </w:rPr>
        <w:tab/>
      </w:r>
      <w:r w:rsidRPr="00537462">
        <w:rPr>
          <w:rFonts w:ascii="Times New Roman" w:hAnsi="Times New Roman"/>
          <w:b/>
          <w:rPrChange w:id="2790" w:author="Nguyet Nguyen (Senior Legal Executive)" w:date="2026-05-05T10:07:00Z">
            <w:rPr>
              <w:rFonts w:ascii="Times New Roman" w:hAnsi="Times New Roman"/>
              <w:b/>
              <w:sz w:val="24"/>
              <w:szCs w:val="24"/>
            </w:rPr>
          </w:rPrChange>
        </w:rPr>
        <w:tab/>
      </w:r>
      <w:r w:rsidRPr="00537462">
        <w:rPr>
          <w:rFonts w:ascii="Times New Roman" w:hAnsi="Times New Roman"/>
          <w:b/>
          <w:rPrChange w:id="2791" w:author="Nguyet Nguyen (Senior Legal Executive)" w:date="2026-05-05T10:07:00Z">
            <w:rPr>
              <w:rFonts w:ascii="Times New Roman" w:hAnsi="Times New Roman"/>
              <w:b/>
              <w:sz w:val="24"/>
              <w:szCs w:val="24"/>
            </w:rPr>
          </w:rPrChange>
        </w:rPr>
        <w:tab/>
      </w:r>
      <w:r w:rsidRPr="00537462">
        <w:rPr>
          <w:rFonts w:ascii="Times New Roman" w:hAnsi="Times New Roman"/>
          <w:b/>
          <w:rPrChange w:id="2792" w:author="Nguyet Nguyen (Senior Legal Executive)" w:date="2026-05-05T10:07:00Z">
            <w:rPr>
              <w:rFonts w:ascii="Times New Roman" w:hAnsi="Times New Roman"/>
              <w:b/>
              <w:sz w:val="24"/>
              <w:szCs w:val="24"/>
            </w:rPr>
          </w:rPrChange>
        </w:rPr>
        <w:tab/>
      </w:r>
      <w:r w:rsidRPr="00537462">
        <w:rPr>
          <w:rFonts w:ascii="Times New Roman" w:hAnsi="Times New Roman"/>
          <w:b/>
          <w:rPrChange w:id="2793" w:author="Nguyet Nguyen (Senior Legal Executive)" w:date="2026-05-05T10:07:00Z">
            <w:rPr>
              <w:rFonts w:ascii="Times New Roman" w:hAnsi="Times New Roman"/>
              <w:b/>
              <w:sz w:val="24"/>
              <w:szCs w:val="24"/>
            </w:rPr>
          </w:rPrChange>
        </w:rPr>
        <w:tab/>
      </w:r>
      <w:r w:rsidRPr="00537462">
        <w:rPr>
          <w:rFonts w:ascii="Times New Roman" w:hAnsi="Times New Roman"/>
          <w:bCs/>
          <w:rPrChange w:id="2794" w:author="Nguyet Nguyen (Senior Legal Executive)" w:date="2026-05-05T10:07:00Z">
            <w:rPr>
              <w:rFonts w:ascii="Times New Roman" w:hAnsi="Times New Roman"/>
              <w:bCs/>
              <w:sz w:val="24"/>
              <w:szCs w:val="24"/>
            </w:rPr>
          </w:rPrChange>
        </w:rPr>
        <w:t xml:space="preserve">Không áp dụng </w:t>
      </w:r>
      <w:r w:rsidRPr="00537462">
        <w:rPr>
          <w:rFonts w:ascii="Times New Roman" w:hAnsi="Times New Roman"/>
          <w:bCs/>
          <w:rPrChange w:id="2795" w:author="Nguyet Nguyen (Senior Legal Executive)" w:date="2026-05-05T10:07:00Z">
            <w:rPr>
              <w:rFonts w:ascii="Times New Roman" w:hAnsi="Times New Roman"/>
              <w:bCs/>
              <w:sz w:val="24"/>
              <w:szCs w:val="24"/>
            </w:rPr>
          </w:rPrChange>
        </w:rPr>
        <w:tab/>
      </w:r>
      <w:sdt>
        <w:sdtPr>
          <w:rPr>
            <w:rFonts w:ascii="Times New Roman" w:hAnsi="Times New Roman"/>
            <w:rPrChange w:id="2796" w:author="Nguyet Nguyen (Senior Legal Executive)" w:date="2026-05-05T10:07:00Z">
              <w:rPr>
                <w:rFonts w:ascii="Times New Roman" w:hAnsi="Times New Roman"/>
                <w:sz w:val="24"/>
                <w:szCs w:val="24"/>
              </w:rPr>
            </w:rPrChange>
          </w:rPr>
          <w:id w:val="-1921403376"/>
          <w14:checkbox>
            <w14:checked w14:val="0"/>
            <w14:checkedState w14:val="2612" w14:font="MS Gothic"/>
            <w14:uncheckedState w14:val="2610" w14:font="MS Gothic"/>
          </w14:checkbox>
        </w:sdtPr>
        <w:sdtContent>
          <w:r w:rsidR="00A71CBF">
            <w:rPr>
              <w:rFonts w:ascii="MS Gothic" w:eastAsia="MS Gothic" w:hAnsi="MS Gothic" w:hint="eastAsia"/>
            </w:rPr>
            <w:t>☐</w:t>
          </w:r>
        </w:sdtContent>
      </w:sdt>
      <w:r w:rsidRPr="00537462">
        <w:rPr>
          <w:rFonts w:ascii="Times New Roman" w:hAnsi="Times New Roman"/>
          <w:b/>
          <w:rPrChange w:id="2797" w:author="Nguyet Nguyen (Senior Legal Executive)" w:date="2026-05-05T10:07:00Z">
            <w:rPr>
              <w:rFonts w:ascii="Times New Roman" w:hAnsi="Times New Roman"/>
              <w:b/>
              <w:sz w:val="24"/>
              <w:szCs w:val="24"/>
            </w:rPr>
          </w:rPrChange>
        </w:rPr>
        <w:tab/>
      </w:r>
    </w:p>
    <w:p w14:paraId="2D1C22FB" w14:textId="26F08078" w:rsidR="00752A01" w:rsidRPr="00537462" w:rsidRDefault="00752A01" w:rsidP="00EF77B8">
      <w:pPr>
        <w:widowControl w:val="0"/>
        <w:spacing w:after="0" w:line="276" w:lineRule="auto"/>
        <w:jc w:val="both"/>
        <w:rPr>
          <w:rFonts w:ascii="Times New Roman" w:hAnsi="Times New Roman"/>
          <w:bCs/>
          <w:rPrChange w:id="2798" w:author="Nguyet Nguyen (Senior Legal Executive)" w:date="2026-05-05T10:07:00Z">
            <w:rPr>
              <w:rFonts w:ascii="Times New Roman" w:hAnsi="Times New Roman"/>
              <w:bCs/>
              <w:sz w:val="24"/>
              <w:szCs w:val="24"/>
            </w:rPr>
          </w:rPrChange>
        </w:rPr>
        <w:pPrChange w:id="2799" w:author="Nguyet Nguyen (Senior Legal Executive)" w:date="2026-05-05T10:03:00Z">
          <w:pPr>
            <w:keepLines/>
            <w:widowControl w:val="0"/>
            <w:spacing w:after="0" w:line="276" w:lineRule="auto"/>
            <w:jc w:val="both"/>
          </w:pPr>
        </w:pPrChange>
      </w:pPr>
      <w:r w:rsidRPr="00537462">
        <w:rPr>
          <w:rFonts w:ascii="Times New Roman" w:hAnsi="Times New Roman"/>
          <w:bCs/>
          <w:rPrChange w:id="2800" w:author="Nguyet Nguyen (Senior Legal Executive)" w:date="2026-05-05T10:07:00Z">
            <w:rPr>
              <w:rFonts w:ascii="Times New Roman" w:hAnsi="Times New Roman"/>
              <w:bCs/>
              <w:sz w:val="24"/>
              <w:szCs w:val="24"/>
            </w:rPr>
          </w:rPrChange>
        </w:rPr>
        <w:t xml:space="preserve">Chi tiết các hạng mục được bảo hành được ghi nhận </w:t>
      </w:r>
      <w:bookmarkStart w:id="2801" w:name="_GoBack"/>
      <w:bookmarkEnd w:id="2801"/>
      <w:r w:rsidRPr="00537462">
        <w:rPr>
          <w:rFonts w:ascii="Times New Roman" w:hAnsi="Times New Roman"/>
          <w:bCs/>
          <w:rPrChange w:id="2802" w:author="Nguyet Nguyen (Senior Legal Executive)" w:date="2026-05-05T10:07:00Z">
            <w:rPr>
              <w:rFonts w:ascii="Times New Roman" w:hAnsi="Times New Roman"/>
              <w:bCs/>
              <w:sz w:val="24"/>
              <w:szCs w:val="24"/>
            </w:rPr>
          </w:rPrChange>
        </w:rPr>
        <w:t>cụ thể tại mục “</w:t>
      </w:r>
      <w:r w:rsidRPr="00537462">
        <w:rPr>
          <w:rFonts w:ascii="Times New Roman" w:hAnsi="Times New Roman"/>
          <w:b/>
          <w:rPrChange w:id="2803" w:author="Nguyet Nguyen (Senior Legal Executive)" w:date="2026-05-05T10:07:00Z">
            <w:rPr>
              <w:rFonts w:ascii="Times New Roman" w:hAnsi="Times New Roman"/>
              <w:b/>
              <w:sz w:val="24"/>
              <w:szCs w:val="24"/>
            </w:rPr>
          </w:rPrChange>
        </w:rPr>
        <w:t>Ghi chú</w:t>
      </w:r>
      <w:r w:rsidRPr="00537462">
        <w:rPr>
          <w:rFonts w:ascii="Times New Roman" w:hAnsi="Times New Roman"/>
          <w:bCs/>
          <w:rPrChange w:id="2804" w:author="Nguyet Nguyen (Senior Legal Executive)" w:date="2026-05-05T10:07:00Z">
            <w:rPr>
              <w:rFonts w:ascii="Times New Roman" w:hAnsi="Times New Roman"/>
              <w:bCs/>
              <w:sz w:val="24"/>
              <w:szCs w:val="24"/>
            </w:rPr>
          </w:rPrChange>
        </w:rPr>
        <w:t>” tại bảng</w:t>
      </w:r>
      <w:ins w:id="2805" w:author="Tien Nguyen" w:date="2026-04-22T20:26:00Z">
        <w:r w:rsidR="007E3852" w:rsidRPr="00537462">
          <w:rPr>
            <w:rFonts w:ascii="Times New Roman" w:hAnsi="Times New Roman"/>
            <w:bCs/>
            <w:lang w:val="vi-VN"/>
            <w:rPrChange w:id="2806" w:author="Nguyet Nguyen (Senior Legal Executive)" w:date="2026-05-05T10:07:00Z">
              <w:rPr>
                <w:rFonts w:ascii="Times New Roman" w:hAnsi="Times New Roman"/>
                <w:bCs/>
                <w:sz w:val="24"/>
                <w:szCs w:val="24"/>
                <w:lang w:val="vi-VN"/>
              </w:rPr>
            </w:rPrChange>
          </w:rPr>
          <w:t xml:space="preserve"> </w:t>
        </w:r>
      </w:ins>
      <w:del w:id="2807" w:author="Tien Nguyen" w:date="2026-04-22T20:26:00Z">
        <w:r w:rsidRPr="00537462" w:rsidDel="007E3852">
          <w:rPr>
            <w:rFonts w:ascii="Times New Roman" w:hAnsi="Times New Roman"/>
            <w:bCs/>
            <w:rPrChange w:id="2808" w:author="Nguyet Nguyen (Senior Legal Executive)" w:date="2026-05-05T10:07:00Z">
              <w:rPr>
                <w:rFonts w:ascii="Times New Roman" w:hAnsi="Times New Roman"/>
                <w:bCs/>
                <w:sz w:val="24"/>
                <w:szCs w:val="24"/>
              </w:rPr>
            </w:rPrChange>
          </w:rPr>
          <w:delText xml:space="preserve"> </w:delText>
        </w:r>
      </w:del>
      <w:r w:rsidRPr="00537462">
        <w:rPr>
          <w:rFonts w:ascii="Times New Roman" w:hAnsi="Times New Roman"/>
          <w:bCs/>
          <w:rPrChange w:id="2809" w:author="Nguyet Nguyen (Senior Legal Executive)" w:date="2026-05-05T10:07:00Z">
            <w:rPr>
              <w:rFonts w:ascii="Times New Roman" w:hAnsi="Times New Roman"/>
              <w:bCs/>
              <w:sz w:val="24"/>
              <w:szCs w:val="24"/>
            </w:rPr>
          </w:rPrChange>
        </w:rPr>
        <w:t xml:space="preserve">nêu trên. </w:t>
      </w:r>
      <w:commentRangeEnd w:id="2779"/>
      <w:r w:rsidR="00A71CBF">
        <w:rPr>
          <w:rStyle w:val="CommentReference"/>
          <w:rFonts w:ascii="Times New Roman" w:eastAsia="Times New Roman" w:hAnsi="Times New Roman"/>
        </w:rPr>
        <w:commentReference w:id="2779"/>
      </w:r>
    </w:p>
    <w:p w14:paraId="2B76C111" w14:textId="77777777" w:rsidR="00752A01" w:rsidRPr="00537462" w:rsidRDefault="00752A01" w:rsidP="00EF77B8">
      <w:pPr>
        <w:pStyle w:val="ListParagraph"/>
        <w:widowControl w:val="0"/>
        <w:spacing w:line="276" w:lineRule="auto"/>
        <w:ind w:left="0"/>
        <w:rPr>
          <w:b/>
          <w:bCs/>
          <w:sz w:val="22"/>
          <w:szCs w:val="22"/>
          <w:lang w:val="en-US"/>
          <w:rPrChange w:id="2810" w:author="Nguyet Nguyen (Senior Legal Executive)" w:date="2026-05-05T10:07:00Z">
            <w:rPr>
              <w:b/>
              <w:bCs/>
              <w:lang w:val="en-US"/>
            </w:rPr>
          </w:rPrChange>
        </w:rPr>
        <w:pPrChange w:id="2811" w:author="Nguyet Nguyen (Senior Legal Executive)" w:date="2026-05-05T10:03:00Z">
          <w:pPr>
            <w:pStyle w:val="ListParagraph"/>
            <w:keepNext/>
            <w:keepLines/>
            <w:widowControl w:val="0"/>
            <w:spacing w:line="276" w:lineRule="auto"/>
            <w:ind w:left="0"/>
          </w:pPr>
        </w:pPrChange>
      </w:pPr>
      <w:bookmarkStart w:id="2812" w:name="_Hlk161075444"/>
      <w:r w:rsidRPr="00537462">
        <w:rPr>
          <w:b/>
          <w:bCs/>
          <w:sz w:val="22"/>
          <w:szCs w:val="22"/>
          <w:lang w:val="en-US"/>
          <w:rPrChange w:id="2813" w:author="Nguyet Nguyen (Senior Legal Executive)" w:date="2026-05-05T10:07:00Z">
            <w:rPr>
              <w:b/>
              <w:bCs/>
              <w:lang w:val="en-US"/>
            </w:rPr>
          </w:rPrChange>
        </w:rPr>
        <w:t xml:space="preserve">ĐIỀU 4. THÔNG TIN LIÊN HỆ </w:t>
      </w:r>
      <w:r w:rsidR="009E051D" w:rsidRPr="00537462">
        <w:rPr>
          <w:b/>
          <w:bCs/>
          <w:sz w:val="22"/>
          <w:szCs w:val="22"/>
          <w:lang w:val="en-US"/>
          <w:rPrChange w:id="2814" w:author="Nguyet Nguyen (Senior Legal Executive)" w:date="2026-05-05T10:07:00Z">
            <w:rPr>
              <w:b/>
              <w:bCs/>
              <w:lang w:val="en-US"/>
            </w:rPr>
          </w:rPrChange>
        </w:rPr>
        <w:t>CÁC BÊN</w:t>
      </w:r>
    </w:p>
    <w:bookmarkEnd w:id="2812"/>
    <w:tbl>
      <w:tblPr>
        <w:tblW w:w="9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815" w:author="Nguyet Nguyen (Senior Legal Executive)" w:date="2026-05-05T10:03: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165"/>
        <w:gridCol w:w="4590"/>
        <w:gridCol w:w="3776"/>
        <w:tblGridChange w:id="2816">
          <w:tblGrid>
            <w:gridCol w:w="2154"/>
            <w:gridCol w:w="3420"/>
            <w:gridCol w:w="3776"/>
          </w:tblGrid>
        </w:tblGridChange>
      </w:tblGrid>
      <w:tr w:rsidR="00F21133" w:rsidRPr="00537462" w14:paraId="1A5B2D14" w14:textId="77777777" w:rsidTr="00EF77B8">
        <w:tc>
          <w:tcPr>
            <w:tcW w:w="1165" w:type="dxa"/>
            <w:shd w:val="clear" w:color="auto" w:fill="FBE4D5"/>
            <w:tcPrChange w:id="2817" w:author="Nguyet Nguyen (Senior Legal Executive)" w:date="2026-05-05T10:03:00Z">
              <w:tcPr>
                <w:tcW w:w="2154" w:type="dxa"/>
                <w:shd w:val="clear" w:color="auto" w:fill="FBE4D5"/>
              </w:tcPr>
            </w:tcPrChange>
          </w:tcPr>
          <w:p w14:paraId="05D96067" w14:textId="77777777" w:rsidR="00752A01" w:rsidRPr="00537462" w:rsidRDefault="00752A01" w:rsidP="00EF77B8">
            <w:pPr>
              <w:pStyle w:val="ListParagraph"/>
              <w:widowControl w:val="0"/>
              <w:spacing w:line="276" w:lineRule="auto"/>
              <w:ind w:left="0"/>
              <w:rPr>
                <w:sz w:val="22"/>
                <w:szCs w:val="22"/>
                <w:rPrChange w:id="2818" w:author="Nguyet Nguyen (Senior Legal Executive)" w:date="2026-05-05T10:07:00Z">
                  <w:rPr/>
                </w:rPrChange>
              </w:rPr>
              <w:pPrChange w:id="2819" w:author="Nguyet Nguyen (Senior Legal Executive)" w:date="2026-05-05T10:03:00Z">
                <w:pPr>
                  <w:pStyle w:val="ListParagraph"/>
                  <w:keepNext/>
                  <w:keepLines/>
                  <w:widowControl w:val="0"/>
                  <w:spacing w:line="276" w:lineRule="auto"/>
                  <w:ind w:left="0"/>
                </w:pPr>
              </w:pPrChange>
            </w:pPr>
          </w:p>
        </w:tc>
        <w:tc>
          <w:tcPr>
            <w:tcW w:w="4590" w:type="dxa"/>
            <w:shd w:val="clear" w:color="auto" w:fill="FBE4D5"/>
            <w:tcPrChange w:id="2820" w:author="Nguyet Nguyen (Senior Legal Executive)" w:date="2026-05-05T10:03:00Z">
              <w:tcPr>
                <w:tcW w:w="3420" w:type="dxa"/>
                <w:shd w:val="clear" w:color="auto" w:fill="FBE4D5"/>
              </w:tcPr>
            </w:tcPrChange>
          </w:tcPr>
          <w:p w14:paraId="7F53FDDF" w14:textId="77777777" w:rsidR="00752A01" w:rsidRPr="00537462" w:rsidRDefault="00752A01" w:rsidP="00EF77B8">
            <w:pPr>
              <w:pStyle w:val="ListParagraph"/>
              <w:widowControl w:val="0"/>
              <w:spacing w:line="276" w:lineRule="auto"/>
              <w:ind w:left="0"/>
              <w:jc w:val="center"/>
              <w:rPr>
                <w:b/>
                <w:bCs/>
                <w:sz w:val="22"/>
                <w:szCs w:val="22"/>
                <w:lang w:val="en-US"/>
                <w:rPrChange w:id="2821" w:author="Nguyet Nguyen (Senior Legal Executive)" w:date="2026-05-05T10:07:00Z">
                  <w:rPr>
                    <w:b/>
                    <w:bCs/>
                    <w:lang w:val="en-US"/>
                  </w:rPr>
                </w:rPrChange>
              </w:rPr>
              <w:pPrChange w:id="2822" w:author="Nguyet Nguyen (Senior Legal Executive)" w:date="2026-05-05T10:03:00Z">
                <w:pPr>
                  <w:pStyle w:val="ListParagraph"/>
                  <w:keepNext/>
                  <w:keepLines/>
                  <w:widowControl w:val="0"/>
                  <w:spacing w:line="276" w:lineRule="auto"/>
                  <w:ind w:left="0"/>
                  <w:jc w:val="center"/>
                </w:pPr>
              </w:pPrChange>
            </w:pPr>
            <w:r w:rsidRPr="00537462">
              <w:rPr>
                <w:b/>
                <w:bCs/>
                <w:sz w:val="22"/>
                <w:szCs w:val="22"/>
                <w:lang w:val="en-US"/>
                <w:rPrChange w:id="2823" w:author="Nguyet Nguyen (Senior Legal Executive)" w:date="2026-05-05T10:07:00Z">
                  <w:rPr>
                    <w:b/>
                    <w:bCs/>
                    <w:lang w:val="en-US"/>
                  </w:rPr>
                </w:rPrChange>
              </w:rPr>
              <w:t>Bên A</w:t>
            </w:r>
          </w:p>
        </w:tc>
        <w:tc>
          <w:tcPr>
            <w:tcW w:w="3776" w:type="dxa"/>
            <w:shd w:val="clear" w:color="auto" w:fill="FBE4D5"/>
            <w:tcPrChange w:id="2824" w:author="Nguyet Nguyen (Senior Legal Executive)" w:date="2026-05-05T10:03:00Z">
              <w:tcPr>
                <w:tcW w:w="3776" w:type="dxa"/>
                <w:shd w:val="clear" w:color="auto" w:fill="FBE4D5"/>
              </w:tcPr>
            </w:tcPrChange>
          </w:tcPr>
          <w:p w14:paraId="543F4587" w14:textId="77777777" w:rsidR="00752A01" w:rsidRPr="00537462" w:rsidRDefault="00752A01" w:rsidP="00EF77B8">
            <w:pPr>
              <w:pStyle w:val="ListParagraph"/>
              <w:widowControl w:val="0"/>
              <w:spacing w:line="276" w:lineRule="auto"/>
              <w:ind w:left="0"/>
              <w:jc w:val="center"/>
              <w:rPr>
                <w:b/>
                <w:bCs/>
                <w:sz w:val="22"/>
                <w:szCs w:val="22"/>
                <w:lang w:val="en-US"/>
                <w:rPrChange w:id="2825" w:author="Nguyet Nguyen (Senior Legal Executive)" w:date="2026-05-05T10:07:00Z">
                  <w:rPr>
                    <w:b/>
                    <w:bCs/>
                    <w:lang w:val="en-US"/>
                  </w:rPr>
                </w:rPrChange>
              </w:rPr>
              <w:pPrChange w:id="2826" w:author="Nguyet Nguyen (Senior Legal Executive)" w:date="2026-05-05T10:03:00Z">
                <w:pPr>
                  <w:pStyle w:val="ListParagraph"/>
                  <w:keepNext/>
                  <w:keepLines/>
                  <w:widowControl w:val="0"/>
                  <w:spacing w:line="276" w:lineRule="auto"/>
                  <w:ind w:left="0"/>
                  <w:jc w:val="center"/>
                </w:pPr>
              </w:pPrChange>
            </w:pPr>
            <w:r w:rsidRPr="00537462">
              <w:rPr>
                <w:b/>
                <w:bCs/>
                <w:sz w:val="22"/>
                <w:szCs w:val="22"/>
                <w:lang w:val="en-US"/>
                <w:rPrChange w:id="2827" w:author="Nguyet Nguyen (Senior Legal Executive)" w:date="2026-05-05T10:07:00Z">
                  <w:rPr>
                    <w:b/>
                    <w:bCs/>
                    <w:lang w:val="en-US"/>
                  </w:rPr>
                </w:rPrChange>
              </w:rPr>
              <w:t>Bên B</w:t>
            </w:r>
          </w:p>
        </w:tc>
      </w:tr>
      <w:tr w:rsidR="00752A01" w:rsidRPr="00537462" w14:paraId="15BF5406" w14:textId="77777777" w:rsidTr="00EF77B8">
        <w:tc>
          <w:tcPr>
            <w:tcW w:w="1165" w:type="dxa"/>
            <w:tcPrChange w:id="2828" w:author="Nguyet Nguyen (Senior Legal Executive)" w:date="2026-05-05T10:03:00Z">
              <w:tcPr>
                <w:tcW w:w="2154" w:type="dxa"/>
              </w:tcPr>
            </w:tcPrChange>
          </w:tcPr>
          <w:p w14:paraId="36DD145C" w14:textId="77777777" w:rsidR="00752A01" w:rsidRPr="00537462" w:rsidRDefault="00752A01" w:rsidP="00EF77B8">
            <w:pPr>
              <w:pStyle w:val="ListParagraph"/>
              <w:widowControl w:val="0"/>
              <w:spacing w:line="276" w:lineRule="auto"/>
              <w:ind w:left="0"/>
              <w:rPr>
                <w:i/>
                <w:iCs/>
                <w:sz w:val="22"/>
                <w:szCs w:val="22"/>
                <w:lang w:val="en-US"/>
                <w:rPrChange w:id="2829" w:author="Nguyet Nguyen (Senior Legal Executive)" w:date="2026-05-05T10:07:00Z">
                  <w:rPr>
                    <w:i/>
                    <w:iCs/>
                    <w:lang w:val="en-US"/>
                  </w:rPr>
                </w:rPrChange>
              </w:rPr>
              <w:pPrChange w:id="2830" w:author="Nguyet Nguyen (Senior Legal Executive)" w:date="2026-05-05T10:03:00Z">
                <w:pPr>
                  <w:pStyle w:val="ListParagraph"/>
                  <w:keepNext/>
                  <w:keepLines/>
                  <w:widowControl w:val="0"/>
                  <w:spacing w:line="276" w:lineRule="auto"/>
                  <w:ind w:left="0"/>
                </w:pPr>
              </w:pPrChange>
            </w:pPr>
            <w:r w:rsidRPr="00537462">
              <w:rPr>
                <w:i/>
                <w:iCs/>
                <w:sz w:val="22"/>
                <w:szCs w:val="22"/>
                <w:lang w:val="en-US"/>
                <w:rPrChange w:id="2831" w:author="Nguyet Nguyen (Senior Legal Executive)" w:date="2026-05-05T10:07:00Z">
                  <w:rPr>
                    <w:i/>
                    <w:iCs/>
                    <w:lang w:val="en-US"/>
                  </w:rPr>
                </w:rPrChange>
              </w:rPr>
              <w:t>Trao đổi thông tin, liên hệ</w:t>
            </w:r>
          </w:p>
        </w:tc>
        <w:tc>
          <w:tcPr>
            <w:tcW w:w="4590" w:type="dxa"/>
            <w:tcPrChange w:id="2832" w:author="Nguyet Nguyen (Senior Legal Executive)" w:date="2026-05-05T10:03:00Z">
              <w:tcPr>
                <w:tcW w:w="3420" w:type="dxa"/>
              </w:tcPr>
            </w:tcPrChange>
          </w:tcPr>
          <w:p w14:paraId="5A62DAD2" w14:textId="0446081D" w:rsidR="00752A01" w:rsidRPr="00537462" w:rsidRDefault="00752A01" w:rsidP="00EF77B8">
            <w:pPr>
              <w:widowControl w:val="0"/>
              <w:spacing w:after="0" w:line="276" w:lineRule="auto"/>
              <w:rPr>
                <w:rFonts w:ascii="Times New Roman" w:hAnsi="Times New Roman"/>
                <w:b/>
                <w:bCs/>
                <w:rPrChange w:id="2833" w:author="Nguyet Nguyen (Senior Legal Executive)" w:date="2026-05-05T10:07:00Z">
                  <w:rPr>
                    <w:rFonts w:ascii="Times New Roman" w:hAnsi="Times New Roman"/>
                    <w:b/>
                    <w:bCs/>
                    <w:color w:val="000099"/>
                    <w:sz w:val="24"/>
                    <w:szCs w:val="24"/>
                  </w:rPr>
                </w:rPrChange>
              </w:rPr>
              <w:pPrChange w:id="2834" w:author="Nguyet Nguyen (Senior Legal Executive)" w:date="2026-05-05T10:03:00Z">
                <w:pPr>
                  <w:keepNext/>
                  <w:keepLines/>
                  <w:widowControl w:val="0"/>
                  <w:spacing w:after="0" w:line="276" w:lineRule="auto"/>
                </w:pPr>
              </w:pPrChange>
            </w:pPr>
            <w:r w:rsidRPr="00537462">
              <w:rPr>
                <w:rFonts w:ascii="Times New Roman" w:hAnsi="Times New Roman"/>
                <w:rPrChange w:id="2835" w:author="Nguyet Nguyen (Senior Legal Executive)" w:date="2026-05-05T10:07:00Z">
                  <w:rPr>
                    <w:rFonts w:ascii="Times New Roman" w:hAnsi="Times New Roman"/>
                    <w:sz w:val="24"/>
                    <w:szCs w:val="24"/>
                  </w:rPr>
                </w:rPrChange>
              </w:rPr>
              <w:t xml:space="preserve">Họ và tên: </w:t>
            </w:r>
            <w:del w:id="2836" w:author="Nguyen Quynh Thuy Tien (Senior Social &amp; Digital Marketing Executive)" w:date="2026-04-23T11:09:00Z">
              <w:r w:rsidR="00470121" w:rsidRPr="00537462" w:rsidDel="00C17FE2">
                <w:rPr>
                  <w:rFonts w:ascii="Times New Roman" w:hAnsi="Times New Roman"/>
                  <w:rPrChange w:id="2837" w:author="Nguyet Nguyen (Senior Legal Executive)" w:date="2026-05-05T10:07:00Z">
                    <w:rPr>
                      <w:rFonts w:ascii="Times New Roman" w:hAnsi="Times New Roman"/>
                      <w:color w:val="45B0E1" w:themeColor="accent1" w:themeTint="99"/>
                      <w:sz w:val="24"/>
                      <w:szCs w:val="24"/>
                    </w:rPr>
                  </w:rPrChange>
                </w:rPr>
                <w:delText>[__]</w:delText>
              </w:r>
            </w:del>
            <w:ins w:id="2838" w:author="Nguyen Quynh Thuy Tien (Senior Social &amp; Digital Marketing Executive)" w:date="2026-04-23T11:09:00Z">
              <w:r w:rsidR="00C17FE2" w:rsidRPr="00537462">
                <w:rPr>
                  <w:rFonts w:ascii="Times New Roman" w:hAnsi="Times New Roman"/>
                  <w:rPrChange w:id="2839" w:author="Nguyet Nguyen (Senior Legal Executive)" w:date="2026-05-05T10:07:00Z">
                    <w:rPr>
                      <w:rFonts w:ascii="Times New Roman" w:hAnsi="Times New Roman"/>
                      <w:color w:val="45B0E1" w:themeColor="accent1" w:themeTint="99"/>
                      <w:sz w:val="24"/>
                      <w:szCs w:val="24"/>
                    </w:rPr>
                  </w:rPrChange>
                </w:rPr>
                <w:t>Tạ Hữu Phúc</w:t>
              </w:r>
            </w:ins>
          </w:p>
          <w:p w14:paraId="1D719C7B" w14:textId="67AFD15D" w:rsidR="00752A01" w:rsidRPr="00537462" w:rsidRDefault="00752A01" w:rsidP="00EF77B8">
            <w:pPr>
              <w:pStyle w:val="ListParagraph"/>
              <w:widowControl w:val="0"/>
              <w:spacing w:line="276" w:lineRule="auto"/>
              <w:ind w:left="0"/>
              <w:rPr>
                <w:sz w:val="22"/>
                <w:szCs w:val="22"/>
                <w:lang w:val="en-US"/>
                <w:rPrChange w:id="2840" w:author="Nguyet Nguyen (Senior Legal Executive)" w:date="2026-05-05T10:07:00Z">
                  <w:rPr>
                    <w:lang w:val="en-US"/>
                  </w:rPr>
                </w:rPrChange>
              </w:rPr>
              <w:pPrChange w:id="2841"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842" w:author="Nguyet Nguyen (Senior Legal Executive)" w:date="2026-05-05T10:07:00Z">
                  <w:rPr>
                    <w:lang w:val="en-US"/>
                  </w:rPr>
                </w:rPrChange>
              </w:rPr>
              <w:t xml:space="preserve">Email: </w:t>
            </w:r>
            <w:ins w:id="2843" w:author="Nguyet Nguyen (Senior Legal Executive)" w:date="2026-05-05T10:03:00Z">
              <w:r w:rsidR="00EF77B8" w:rsidRPr="00537462">
                <w:rPr>
                  <w:sz w:val="22"/>
                  <w:szCs w:val="22"/>
                  <w:rPrChange w:id="2844" w:author="Nguyet Nguyen (Senior Legal Executive)" w:date="2026-05-05T10:07:00Z">
                    <w:rPr/>
                  </w:rPrChange>
                </w:rPr>
                <w:fldChar w:fldCharType="begin"/>
              </w:r>
              <w:r w:rsidR="00EF77B8" w:rsidRPr="00537462">
                <w:rPr>
                  <w:sz w:val="22"/>
                  <w:szCs w:val="22"/>
                  <w:rPrChange w:id="2845" w:author="Nguyet Nguyen (Senior Legal Executive)" w:date="2026-05-05T10:07:00Z">
                    <w:rPr/>
                  </w:rPrChange>
                </w:rPr>
                <w:instrText xml:space="preserve"> HYPERLINK "mailto:</w:instrText>
              </w:r>
            </w:ins>
            <w:ins w:id="2846" w:author="Nguyen Quynh Thuy Tien (Senior Social &amp; Digital Marketing Executive)" w:date="2026-04-23T11:09:00Z">
              <w:r w:rsidR="00EF77B8" w:rsidRPr="00537462">
                <w:rPr>
                  <w:sz w:val="22"/>
                  <w:szCs w:val="22"/>
                  <w:rPrChange w:id="2847" w:author="Nguyet Nguyen (Senior Legal Executive)" w:date="2026-05-05T10:07:00Z">
                    <w:rPr>
                      <w:color w:val="45B0E1" w:themeColor="accent1" w:themeTint="99"/>
                    </w:rPr>
                  </w:rPrChange>
                </w:rPr>
                <w:instrText>phuc.tahuu@acfc.com.vn</w:instrText>
              </w:r>
            </w:ins>
            <w:ins w:id="2848" w:author="Nguyet Nguyen (Senior Legal Executive)" w:date="2026-05-05T10:03:00Z">
              <w:r w:rsidR="00EF77B8" w:rsidRPr="00537462">
                <w:rPr>
                  <w:sz w:val="22"/>
                  <w:szCs w:val="22"/>
                  <w:rPrChange w:id="2849" w:author="Nguyet Nguyen (Senior Legal Executive)" w:date="2026-05-05T10:07:00Z">
                    <w:rPr/>
                  </w:rPrChange>
                </w:rPr>
                <w:instrText xml:space="preserve">" </w:instrText>
              </w:r>
              <w:r w:rsidR="00EF77B8" w:rsidRPr="00537462">
                <w:rPr>
                  <w:sz w:val="22"/>
                  <w:szCs w:val="22"/>
                  <w:rPrChange w:id="2850" w:author="Nguyet Nguyen (Senior Legal Executive)" w:date="2026-05-05T10:07:00Z">
                    <w:rPr/>
                  </w:rPrChange>
                </w:rPr>
                <w:fldChar w:fldCharType="separate"/>
              </w:r>
            </w:ins>
            <w:ins w:id="2851" w:author="Nguyen Quynh Thuy Tien (Senior Social &amp; Digital Marketing Executive)" w:date="2026-04-23T11:09:00Z">
              <w:r w:rsidR="00EF77B8" w:rsidRPr="00537462">
                <w:rPr>
                  <w:rStyle w:val="Hyperlink"/>
                  <w:sz w:val="22"/>
                  <w:szCs w:val="22"/>
                  <w:rPrChange w:id="2852" w:author="Nguyet Nguyen (Senior Legal Executive)" w:date="2026-05-05T10:07:00Z">
                    <w:rPr>
                      <w:color w:val="45B0E1" w:themeColor="accent1" w:themeTint="99"/>
                    </w:rPr>
                  </w:rPrChange>
                </w:rPr>
                <w:t>phuc.tahuu@acfc.com.vn</w:t>
              </w:r>
            </w:ins>
            <w:ins w:id="2853" w:author="Nguyet Nguyen (Senior Legal Executive)" w:date="2026-05-05T10:03:00Z">
              <w:r w:rsidR="00EF77B8" w:rsidRPr="00537462">
                <w:rPr>
                  <w:sz w:val="22"/>
                  <w:szCs w:val="22"/>
                  <w:rPrChange w:id="2854" w:author="Nguyet Nguyen (Senior Legal Executive)" w:date="2026-05-05T10:07:00Z">
                    <w:rPr/>
                  </w:rPrChange>
                </w:rPr>
                <w:fldChar w:fldCharType="end"/>
              </w:r>
              <w:r w:rsidR="00EF77B8" w:rsidRPr="00537462">
                <w:rPr>
                  <w:sz w:val="22"/>
                  <w:szCs w:val="22"/>
                  <w:lang w:val="en-US"/>
                  <w:rPrChange w:id="2855" w:author="Nguyet Nguyen (Senior Legal Executive)" w:date="2026-05-05T10:07:00Z">
                    <w:rPr>
                      <w:lang w:val="en-US"/>
                    </w:rPr>
                  </w:rPrChange>
                </w:rPr>
                <w:t xml:space="preserve">  </w:t>
              </w:r>
            </w:ins>
            <w:del w:id="2856" w:author="Nguyen Quynh Thuy Tien (Senior Social &amp; Digital Marketing Executive)" w:date="2026-04-23T11:09:00Z">
              <w:r w:rsidR="00470121" w:rsidRPr="00537462" w:rsidDel="00C17FE2">
                <w:rPr>
                  <w:sz w:val="22"/>
                  <w:szCs w:val="22"/>
                  <w:rPrChange w:id="2857" w:author="Nguyet Nguyen (Senior Legal Executive)" w:date="2026-05-05T10:07:00Z">
                    <w:rPr>
                      <w:color w:val="45B0E1" w:themeColor="accent1" w:themeTint="99"/>
                    </w:rPr>
                  </w:rPrChange>
                </w:rPr>
                <w:delText>[__]</w:delText>
              </w:r>
            </w:del>
          </w:p>
          <w:p w14:paraId="2A8CEDA1" w14:textId="05D49A17" w:rsidR="00752A01" w:rsidRPr="00537462" w:rsidRDefault="00752A01" w:rsidP="00EF77B8">
            <w:pPr>
              <w:pStyle w:val="ListParagraph"/>
              <w:widowControl w:val="0"/>
              <w:spacing w:line="276" w:lineRule="auto"/>
              <w:ind w:left="0"/>
              <w:rPr>
                <w:sz w:val="22"/>
                <w:szCs w:val="22"/>
                <w:lang w:val="en-US"/>
                <w:rPrChange w:id="2858" w:author="Nguyet Nguyen (Senior Legal Executive)" w:date="2026-05-05T10:07:00Z">
                  <w:rPr>
                    <w:lang w:val="en-US"/>
                  </w:rPr>
                </w:rPrChange>
              </w:rPr>
              <w:pPrChange w:id="2859"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860" w:author="Nguyet Nguyen (Senior Legal Executive)" w:date="2026-05-05T10:07:00Z">
                  <w:rPr>
                    <w:lang w:val="en-US"/>
                  </w:rPr>
                </w:rPrChange>
              </w:rPr>
              <w:t xml:space="preserve">SĐT: </w:t>
            </w:r>
            <w:ins w:id="2861" w:author="Nguyen Quynh Thuy Tien (Senior Social &amp; Digital Marketing Executive)" w:date="2026-04-23T11:09:00Z">
              <w:r w:rsidR="00C17FE2" w:rsidRPr="00537462">
                <w:rPr>
                  <w:sz w:val="22"/>
                  <w:szCs w:val="22"/>
                  <w:rPrChange w:id="2862" w:author="Nguyet Nguyen (Senior Legal Executive)" w:date="2026-05-05T10:07:00Z">
                    <w:rPr>
                      <w:color w:val="45B0E1" w:themeColor="accent1" w:themeTint="99"/>
                    </w:rPr>
                  </w:rPrChange>
                </w:rPr>
                <w:t>091287</w:t>
              </w:r>
            </w:ins>
            <w:ins w:id="2863" w:author="Nguyen Quynh Thuy Tien (Senior Social &amp; Digital Marketing Executive)" w:date="2026-04-23T11:10:00Z">
              <w:r w:rsidR="00C17FE2" w:rsidRPr="00537462">
                <w:rPr>
                  <w:sz w:val="22"/>
                  <w:szCs w:val="22"/>
                  <w:rPrChange w:id="2864" w:author="Nguyet Nguyen (Senior Legal Executive)" w:date="2026-05-05T10:07:00Z">
                    <w:rPr>
                      <w:color w:val="45B0E1" w:themeColor="accent1" w:themeTint="99"/>
                    </w:rPr>
                  </w:rPrChange>
                </w:rPr>
                <w:t>7953</w:t>
              </w:r>
            </w:ins>
            <w:del w:id="2865" w:author="Nguyen Quynh Thuy Tien (Senior Social &amp; Digital Marketing Executive)" w:date="2026-04-23T11:09:00Z">
              <w:r w:rsidR="00470121" w:rsidRPr="00537462" w:rsidDel="00C17FE2">
                <w:rPr>
                  <w:sz w:val="22"/>
                  <w:szCs w:val="22"/>
                  <w:rPrChange w:id="2866" w:author="Nguyet Nguyen (Senior Legal Executive)" w:date="2026-05-05T10:07:00Z">
                    <w:rPr>
                      <w:color w:val="45B0E1" w:themeColor="accent1" w:themeTint="99"/>
                    </w:rPr>
                  </w:rPrChange>
                </w:rPr>
                <w:delText>[__]</w:delText>
              </w:r>
            </w:del>
          </w:p>
        </w:tc>
        <w:tc>
          <w:tcPr>
            <w:tcW w:w="3776" w:type="dxa"/>
            <w:tcPrChange w:id="2867" w:author="Nguyet Nguyen (Senior Legal Executive)" w:date="2026-05-05T10:03:00Z">
              <w:tcPr>
                <w:tcW w:w="3776" w:type="dxa"/>
              </w:tcPr>
            </w:tcPrChange>
          </w:tcPr>
          <w:p w14:paraId="7B85163F" w14:textId="54EE8D68" w:rsidR="00752A01" w:rsidRPr="00537462" w:rsidRDefault="00752A01" w:rsidP="00EF77B8">
            <w:pPr>
              <w:pStyle w:val="ListParagraph"/>
              <w:widowControl w:val="0"/>
              <w:spacing w:line="276" w:lineRule="auto"/>
              <w:ind w:left="0"/>
              <w:rPr>
                <w:sz w:val="22"/>
                <w:szCs w:val="22"/>
                <w:lang w:val="en-US"/>
                <w:rPrChange w:id="2868" w:author="Nguyet Nguyen (Senior Legal Executive)" w:date="2026-05-05T10:07:00Z">
                  <w:rPr>
                    <w:lang w:val="en-US"/>
                  </w:rPr>
                </w:rPrChange>
              </w:rPr>
              <w:pPrChange w:id="2869"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870" w:author="Nguyet Nguyen (Senior Legal Executive)" w:date="2026-05-05T10:07:00Z">
                  <w:rPr>
                    <w:lang w:val="en-US"/>
                  </w:rPr>
                </w:rPrChange>
              </w:rPr>
              <w:t xml:space="preserve">Họ và tên: </w:t>
            </w:r>
            <w:ins w:id="2871" w:author="Tien Nguyen" w:date="2026-04-22T20:46:00Z">
              <w:r w:rsidR="00DA29F6" w:rsidRPr="00537462">
                <w:rPr>
                  <w:sz w:val="22"/>
                  <w:szCs w:val="22"/>
                  <w:lang w:val="vi-VN"/>
                  <w:rPrChange w:id="2872" w:author="Nguyet Nguyen (Senior Legal Executive)" w:date="2026-05-05T10:07:00Z">
                    <w:rPr>
                      <w:color w:val="45B0E1" w:themeColor="accent1" w:themeTint="99"/>
                      <w:lang w:val="vi-VN"/>
                    </w:rPr>
                  </w:rPrChange>
                </w:rPr>
                <w:t xml:space="preserve">Trần Thị Thuỳ </w:t>
              </w:r>
            </w:ins>
            <w:ins w:id="2873" w:author="Tien Nguyen" w:date="2026-04-22T20:47:00Z">
              <w:r w:rsidR="00DA29F6" w:rsidRPr="00537462">
                <w:rPr>
                  <w:sz w:val="22"/>
                  <w:szCs w:val="22"/>
                  <w:lang w:val="vi-VN"/>
                  <w:rPrChange w:id="2874" w:author="Nguyet Nguyen (Senior Legal Executive)" w:date="2026-05-05T10:07:00Z">
                    <w:rPr>
                      <w:color w:val="45B0E1" w:themeColor="accent1" w:themeTint="99"/>
                      <w:lang w:val="vi-VN"/>
                    </w:rPr>
                  </w:rPrChange>
                </w:rPr>
                <w:t xml:space="preserve">Trang </w:t>
              </w:r>
            </w:ins>
            <w:ins w:id="2875" w:author="Tien Nguyen" w:date="2026-04-22T20:45:00Z">
              <w:r w:rsidR="00DA29F6" w:rsidRPr="00537462">
                <w:rPr>
                  <w:sz w:val="22"/>
                  <w:szCs w:val="22"/>
                  <w:lang w:val="vi-VN"/>
                  <w:rPrChange w:id="2876" w:author="Nguyet Nguyen (Senior Legal Executive)" w:date="2026-05-05T10:07:00Z">
                    <w:rPr>
                      <w:color w:val="45B0E1" w:themeColor="accent1" w:themeTint="99"/>
                      <w:lang w:val="vi-VN"/>
                    </w:rPr>
                  </w:rPrChange>
                </w:rPr>
                <w:t xml:space="preserve"> </w:t>
              </w:r>
            </w:ins>
            <w:del w:id="2877" w:author="Tien Nguyen" w:date="2026-04-22T20:44:00Z">
              <w:r w:rsidR="00470121" w:rsidRPr="00537462" w:rsidDel="00DA29F6">
                <w:rPr>
                  <w:sz w:val="22"/>
                  <w:szCs w:val="22"/>
                  <w:rPrChange w:id="2878" w:author="Nguyet Nguyen (Senior Legal Executive)" w:date="2026-05-05T10:07:00Z">
                    <w:rPr>
                      <w:color w:val="45B0E1" w:themeColor="accent1" w:themeTint="99"/>
                    </w:rPr>
                  </w:rPrChange>
                </w:rPr>
                <w:delText>[__]</w:delText>
              </w:r>
            </w:del>
          </w:p>
          <w:p w14:paraId="3BB36A25" w14:textId="1CDE60EB" w:rsidR="00752A01" w:rsidRPr="00537462" w:rsidRDefault="00752A01" w:rsidP="00EF77B8">
            <w:pPr>
              <w:pStyle w:val="ListParagraph"/>
              <w:widowControl w:val="0"/>
              <w:spacing w:line="276" w:lineRule="auto"/>
              <w:ind w:left="0"/>
              <w:rPr>
                <w:sz w:val="22"/>
                <w:szCs w:val="22"/>
                <w:lang w:val="en-US"/>
                <w:rPrChange w:id="2879" w:author="Nguyet Nguyen (Senior Legal Executive)" w:date="2026-05-05T10:07:00Z">
                  <w:rPr>
                    <w:lang w:val="en-US"/>
                  </w:rPr>
                </w:rPrChange>
              </w:rPr>
              <w:pPrChange w:id="2880"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881" w:author="Nguyet Nguyen (Senior Legal Executive)" w:date="2026-05-05T10:07:00Z">
                  <w:rPr>
                    <w:lang w:val="en-US"/>
                  </w:rPr>
                </w:rPrChange>
              </w:rPr>
              <w:t xml:space="preserve">Email: </w:t>
            </w:r>
            <w:ins w:id="2882" w:author="Nguyet Nguyen (Senior Legal Executive)" w:date="2026-05-05T10:03:00Z">
              <w:r w:rsidR="00EF77B8" w:rsidRPr="00537462">
                <w:rPr>
                  <w:sz w:val="22"/>
                  <w:szCs w:val="22"/>
                  <w:shd w:val="clear" w:color="auto" w:fill="FFFFFF"/>
                  <w:rPrChange w:id="2883" w:author="Nguyet Nguyen (Senior Legal Executive)" w:date="2026-05-05T10:07:00Z">
                    <w:rPr>
                      <w:shd w:val="clear" w:color="auto" w:fill="FFFFFF"/>
                    </w:rPr>
                  </w:rPrChange>
                </w:rPr>
                <w:fldChar w:fldCharType="begin"/>
              </w:r>
              <w:r w:rsidR="00EF77B8" w:rsidRPr="00537462">
                <w:rPr>
                  <w:sz w:val="22"/>
                  <w:szCs w:val="22"/>
                  <w:shd w:val="clear" w:color="auto" w:fill="FFFFFF"/>
                  <w:rPrChange w:id="2884" w:author="Nguyet Nguyen (Senior Legal Executive)" w:date="2026-05-05T10:07:00Z">
                    <w:rPr>
                      <w:shd w:val="clear" w:color="auto" w:fill="FFFFFF"/>
                    </w:rPr>
                  </w:rPrChange>
                </w:rPr>
                <w:instrText xml:space="preserve"> HYPERLINK "mailto:</w:instrText>
              </w:r>
            </w:ins>
            <w:ins w:id="2885" w:author="Tien Nguyen" w:date="2026-04-22T20:47:00Z">
              <w:r w:rsidR="00EF77B8" w:rsidRPr="00537462">
                <w:rPr>
                  <w:sz w:val="22"/>
                  <w:szCs w:val="22"/>
                  <w:shd w:val="clear" w:color="auto" w:fill="FFFFFF"/>
                  <w:rPrChange w:id="2886" w:author="Nguyet Nguyen (Senior Legal Executive)" w:date="2026-05-05T10:07:00Z">
                    <w:rPr>
                      <w:rFonts w:ascii="Roboto" w:hAnsi="Roboto"/>
                      <w:color w:val="222222"/>
                      <w:sz w:val="21"/>
                      <w:szCs w:val="21"/>
                      <w:shd w:val="clear" w:color="auto" w:fill="FFFFFF"/>
                    </w:rPr>
                  </w:rPrChange>
                </w:rPr>
                <w:instrText>trang@crossovers.v</w:instrText>
              </w:r>
            </w:ins>
            <w:ins w:id="2887" w:author="Nguyet Nguyen (Senior Legal Executive)" w:date="2026-05-05T10:03:00Z">
              <w:r w:rsidR="00EF77B8" w:rsidRPr="00537462">
                <w:rPr>
                  <w:sz w:val="22"/>
                  <w:szCs w:val="22"/>
                  <w:shd w:val="clear" w:color="auto" w:fill="FFFFFF"/>
                  <w:lang w:val="en-US"/>
                  <w:rPrChange w:id="2888" w:author="Nguyet Nguyen (Senior Legal Executive)" w:date="2026-05-05T10:07:00Z">
                    <w:rPr>
                      <w:shd w:val="clear" w:color="auto" w:fill="FFFFFF"/>
                      <w:lang w:val="en-US"/>
                    </w:rPr>
                  </w:rPrChange>
                </w:rPr>
                <w:instrText>n</w:instrText>
              </w:r>
              <w:r w:rsidR="00EF77B8" w:rsidRPr="00537462">
                <w:rPr>
                  <w:sz w:val="22"/>
                  <w:szCs w:val="22"/>
                  <w:shd w:val="clear" w:color="auto" w:fill="FFFFFF"/>
                  <w:rPrChange w:id="2889" w:author="Nguyet Nguyen (Senior Legal Executive)" w:date="2026-05-05T10:07:00Z">
                    <w:rPr>
                      <w:shd w:val="clear" w:color="auto" w:fill="FFFFFF"/>
                    </w:rPr>
                  </w:rPrChange>
                </w:rPr>
                <w:instrText xml:space="preserve">" </w:instrText>
              </w:r>
              <w:r w:rsidR="00EF77B8" w:rsidRPr="00537462">
                <w:rPr>
                  <w:sz w:val="22"/>
                  <w:szCs w:val="22"/>
                  <w:shd w:val="clear" w:color="auto" w:fill="FFFFFF"/>
                  <w:rPrChange w:id="2890" w:author="Nguyet Nguyen (Senior Legal Executive)" w:date="2026-05-05T10:07:00Z">
                    <w:rPr>
                      <w:shd w:val="clear" w:color="auto" w:fill="FFFFFF"/>
                    </w:rPr>
                  </w:rPrChange>
                </w:rPr>
                <w:fldChar w:fldCharType="separate"/>
              </w:r>
            </w:ins>
            <w:ins w:id="2891" w:author="Tien Nguyen" w:date="2026-04-22T20:47:00Z">
              <w:r w:rsidR="00EF77B8" w:rsidRPr="00537462">
                <w:rPr>
                  <w:rStyle w:val="Hyperlink"/>
                  <w:sz w:val="22"/>
                  <w:szCs w:val="22"/>
                  <w:shd w:val="clear" w:color="auto" w:fill="FFFFFF"/>
                  <w:rPrChange w:id="2892" w:author="Nguyet Nguyen (Senior Legal Executive)" w:date="2026-05-05T10:07:00Z">
                    <w:rPr>
                      <w:rFonts w:ascii="Roboto" w:hAnsi="Roboto"/>
                      <w:color w:val="222222"/>
                      <w:sz w:val="21"/>
                      <w:szCs w:val="21"/>
                      <w:shd w:val="clear" w:color="auto" w:fill="FFFFFF"/>
                    </w:rPr>
                  </w:rPrChange>
                </w:rPr>
                <w:t>trang@crossovers.v</w:t>
              </w:r>
              <w:del w:id="2893" w:author="Nguyet Nguyen (Senior Legal Executive)" w:date="2026-05-05T10:03:00Z">
                <w:r w:rsidR="00EF77B8" w:rsidRPr="00537462" w:rsidDel="00EF77B8">
                  <w:rPr>
                    <w:rStyle w:val="Hyperlink"/>
                    <w:sz w:val="22"/>
                    <w:szCs w:val="22"/>
                    <w:shd w:val="clear" w:color="auto" w:fill="FFFFFF"/>
                    <w:rPrChange w:id="2894" w:author="Nguyet Nguyen (Senior Legal Executive)" w:date="2026-05-05T10:07:00Z">
                      <w:rPr>
                        <w:rFonts w:ascii="Roboto" w:hAnsi="Roboto"/>
                        <w:color w:val="222222"/>
                        <w:sz w:val="21"/>
                        <w:szCs w:val="21"/>
                        <w:shd w:val="clear" w:color="auto" w:fill="FFFFFF"/>
                      </w:rPr>
                    </w:rPrChange>
                  </w:rPr>
                  <w:delText>n</w:delText>
                </w:r>
              </w:del>
            </w:ins>
            <w:ins w:id="2895" w:author="Nguyet Nguyen (Senior Legal Executive)" w:date="2026-05-05T10:03:00Z">
              <w:r w:rsidR="00EF77B8" w:rsidRPr="00537462">
                <w:rPr>
                  <w:rStyle w:val="Hyperlink"/>
                  <w:sz w:val="22"/>
                  <w:szCs w:val="22"/>
                  <w:shd w:val="clear" w:color="auto" w:fill="FFFFFF"/>
                  <w:lang w:val="en-US"/>
                  <w:rPrChange w:id="2896" w:author="Nguyet Nguyen (Senior Legal Executive)" w:date="2026-05-05T10:07:00Z">
                    <w:rPr>
                      <w:rStyle w:val="Hyperlink"/>
                      <w:shd w:val="clear" w:color="auto" w:fill="FFFFFF"/>
                      <w:lang w:val="en-US"/>
                    </w:rPr>
                  </w:rPrChange>
                </w:rPr>
                <w:t>n</w:t>
              </w:r>
              <w:r w:rsidR="00EF77B8" w:rsidRPr="00537462">
                <w:rPr>
                  <w:sz w:val="22"/>
                  <w:szCs w:val="22"/>
                  <w:shd w:val="clear" w:color="auto" w:fill="FFFFFF"/>
                  <w:rPrChange w:id="2897" w:author="Nguyet Nguyen (Senior Legal Executive)" w:date="2026-05-05T10:07:00Z">
                    <w:rPr>
                      <w:shd w:val="clear" w:color="auto" w:fill="FFFFFF"/>
                    </w:rPr>
                  </w:rPrChange>
                </w:rPr>
                <w:fldChar w:fldCharType="end"/>
              </w:r>
              <w:r w:rsidR="00EF77B8" w:rsidRPr="00537462">
                <w:rPr>
                  <w:sz w:val="22"/>
                  <w:szCs w:val="22"/>
                  <w:shd w:val="clear" w:color="auto" w:fill="FFFFFF"/>
                  <w:lang w:val="en-US"/>
                  <w:rPrChange w:id="2898" w:author="Nguyet Nguyen (Senior Legal Executive)" w:date="2026-05-05T10:07:00Z">
                    <w:rPr>
                      <w:shd w:val="clear" w:color="auto" w:fill="FFFFFF"/>
                      <w:lang w:val="en-US"/>
                    </w:rPr>
                  </w:rPrChange>
                </w:rPr>
                <w:t xml:space="preserve">  </w:t>
              </w:r>
              <w:r w:rsidR="00EF77B8" w:rsidRPr="00537462">
                <w:rPr>
                  <w:sz w:val="22"/>
                  <w:szCs w:val="22"/>
                  <w:shd w:val="clear" w:color="auto" w:fill="FFFFFF"/>
                  <w:lang w:val="en-US"/>
                  <w:rPrChange w:id="2899" w:author="Nguyet Nguyen (Senior Legal Executive)" w:date="2026-05-05T10:07:00Z">
                    <w:rPr>
                      <w:color w:val="222222"/>
                      <w:shd w:val="clear" w:color="auto" w:fill="FFFFFF"/>
                      <w:lang w:val="en-US"/>
                    </w:rPr>
                  </w:rPrChange>
                </w:rPr>
                <w:t xml:space="preserve"> </w:t>
              </w:r>
            </w:ins>
            <w:ins w:id="2900" w:author="Tien Nguyen" w:date="2026-04-22T20:47:00Z">
              <w:r w:rsidR="00DA29F6" w:rsidRPr="00537462" w:rsidDel="00DA29F6">
                <w:rPr>
                  <w:sz w:val="22"/>
                  <w:szCs w:val="22"/>
                  <w:rPrChange w:id="2901" w:author="Nguyet Nguyen (Senior Legal Executive)" w:date="2026-05-05T10:07:00Z">
                    <w:rPr>
                      <w:color w:val="45B0E1" w:themeColor="accent1" w:themeTint="99"/>
                    </w:rPr>
                  </w:rPrChange>
                </w:rPr>
                <w:t xml:space="preserve"> </w:t>
              </w:r>
            </w:ins>
            <w:del w:id="2902" w:author="Tien Nguyen" w:date="2026-04-22T20:47:00Z">
              <w:r w:rsidR="00470121" w:rsidRPr="00537462" w:rsidDel="00DA29F6">
                <w:rPr>
                  <w:sz w:val="22"/>
                  <w:szCs w:val="22"/>
                  <w:rPrChange w:id="2903" w:author="Nguyet Nguyen (Senior Legal Executive)" w:date="2026-05-05T10:07:00Z">
                    <w:rPr>
                      <w:color w:val="45B0E1" w:themeColor="accent1" w:themeTint="99"/>
                    </w:rPr>
                  </w:rPrChange>
                </w:rPr>
                <w:delText>[__]</w:delText>
              </w:r>
            </w:del>
          </w:p>
          <w:p w14:paraId="6CFBDFA3" w14:textId="7DD67946" w:rsidR="00752A01" w:rsidRPr="00537462" w:rsidRDefault="00752A01" w:rsidP="00EF77B8">
            <w:pPr>
              <w:pStyle w:val="ListParagraph"/>
              <w:widowControl w:val="0"/>
              <w:spacing w:line="276" w:lineRule="auto"/>
              <w:ind w:left="0"/>
              <w:rPr>
                <w:sz w:val="22"/>
                <w:szCs w:val="22"/>
                <w:rPrChange w:id="2904" w:author="Nguyet Nguyen (Senior Legal Executive)" w:date="2026-05-05T10:07:00Z">
                  <w:rPr/>
                </w:rPrChange>
              </w:rPr>
              <w:pPrChange w:id="2905"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06" w:author="Nguyet Nguyen (Senior Legal Executive)" w:date="2026-05-05T10:07:00Z">
                  <w:rPr>
                    <w:lang w:val="en-US"/>
                  </w:rPr>
                </w:rPrChange>
              </w:rPr>
              <w:t>SĐT:</w:t>
            </w:r>
            <w:r w:rsidRPr="00537462">
              <w:rPr>
                <w:sz w:val="22"/>
                <w:szCs w:val="22"/>
                <w:rPrChange w:id="2907" w:author="Nguyet Nguyen (Senior Legal Executive)" w:date="2026-05-05T10:07:00Z">
                  <w:rPr>
                    <w:color w:val="000099"/>
                  </w:rPr>
                </w:rPrChange>
              </w:rPr>
              <w:t xml:space="preserve"> </w:t>
            </w:r>
            <w:ins w:id="2908" w:author="Tien Nguyen" w:date="2026-04-22T20:48:00Z">
              <w:r w:rsidR="00DA29F6" w:rsidRPr="00537462">
                <w:rPr>
                  <w:sz w:val="22"/>
                  <w:szCs w:val="22"/>
                  <w:rPrChange w:id="2909" w:author="Nguyet Nguyen (Senior Legal Executive)" w:date="2026-05-05T10:07:00Z">
                    <w:rPr/>
                  </w:rPrChange>
                </w:rPr>
                <w:t>0963828805</w:t>
              </w:r>
              <w:r w:rsidR="00DA29F6" w:rsidRPr="00537462" w:rsidDel="00DA29F6">
                <w:rPr>
                  <w:sz w:val="22"/>
                  <w:szCs w:val="22"/>
                  <w:rPrChange w:id="2910" w:author="Nguyet Nguyen (Senior Legal Executive)" w:date="2026-05-05T10:07:00Z">
                    <w:rPr>
                      <w:color w:val="45B0E1" w:themeColor="accent1" w:themeTint="99"/>
                    </w:rPr>
                  </w:rPrChange>
                </w:rPr>
                <w:t xml:space="preserve"> </w:t>
              </w:r>
            </w:ins>
            <w:del w:id="2911" w:author="Tien Nguyen" w:date="2026-04-22T20:47:00Z">
              <w:r w:rsidR="00470121" w:rsidRPr="00537462" w:rsidDel="00DA29F6">
                <w:rPr>
                  <w:sz w:val="22"/>
                  <w:szCs w:val="22"/>
                  <w:rPrChange w:id="2912" w:author="Nguyet Nguyen (Senior Legal Executive)" w:date="2026-05-05T10:07:00Z">
                    <w:rPr>
                      <w:color w:val="45B0E1" w:themeColor="accent1" w:themeTint="99"/>
                    </w:rPr>
                  </w:rPrChange>
                </w:rPr>
                <w:delText>[__]</w:delText>
              </w:r>
            </w:del>
          </w:p>
        </w:tc>
      </w:tr>
      <w:tr w:rsidR="00752A01" w:rsidRPr="00537462" w14:paraId="21994195" w14:textId="77777777" w:rsidTr="00EF77B8">
        <w:tc>
          <w:tcPr>
            <w:tcW w:w="1165" w:type="dxa"/>
            <w:tcPrChange w:id="2913" w:author="Nguyet Nguyen (Senior Legal Executive)" w:date="2026-05-05T10:03:00Z">
              <w:tcPr>
                <w:tcW w:w="2154" w:type="dxa"/>
              </w:tcPr>
            </w:tcPrChange>
          </w:tcPr>
          <w:p w14:paraId="68071B8E" w14:textId="77777777" w:rsidR="00752A01" w:rsidRPr="00537462" w:rsidRDefault="00752A01" w:rsidP="00EF77B8">
            <w:pPr>
              <w:pStyle w:val="ListParagraph"/>
              <w:widowControl w:val="0"/>
              <w:spacing w:line="276" w:lineRule="auto"/>
              <w:ind w:left="0"/>
              <w:rPr>
                <w:i/>
                <w:iCs/>
                <w:sz w:val="22"/>
                <w:szCs w:val="22"/>
                <w:lang w:val="en-US"/>
                <w:rPrChange w:id="2914" w:author="Nguyet Nguyen (Senior Legal Executive)" w:date="2026-05-05T10:07:00Z">
                  <w:rPr>
                    <w:i/>
                    <w:iCs/>
                    <w:lang w:val="en-US"/>
                  </w:rPr>
                </w:rPrChange>
              </w:rPr>
              <w:pPrChange w:id="2915" w:author="Nguyet Nguyen (Senior Legal Executive)" w:date="2026-05-05T10:03:00Z">
                <w:pPr>
                  <w:pStyle w:val="ListParagraph"/>
                  <w:keepNext/>
                  <w:keepLines/>
                  <w:widowControl w:val="0"/>
                  <w:spacing w:line="276" w:lineRule="auto"/>
                  <w:ind w:left="0"/>
                </w:pPr>
              </w:pPrChange>
            </w:pPr>
            <w:commentRangeStart w:id="2916"/>
            <w:r w:rsidRPr="00C31EB7">
              <w:rPr>
                <w:i/>
                <w:iCs/>
                <w:sz w:val="22"/>
                <w:szCs w:val="22"/>
                <w:highlight w:val="green"/>
                <w:lang w:val="en-US"/>
                <w:rPrChange w:id="2917" w:author="Nguyet Nguyen (Senior Legal Executive)" w:date="2026-05-05T11:45:00Z">
                  <w:rPr>
                    <w:i/>
                    <w:iCs/>
                    <w:lang w:val="en-US"/>
                  </w:rPr>
                </w:rPrChange>
              </w:rPr>
              <w:t xml:space="preserve">Bàn giao, nghiệm thu </w:t>
            </w:r>
            <w:commentRangeEnd w:id="2916"/>
            <w:r w:rsidR="00EF77B8" w:rsidRPr="00C31EB7">
              <w:rPr>
                <w:rStyle w:val="CommentReference"/>
                <w:rFonts w:eastAsia="Times New Roman"/>
                <w:sz w:val="22"/>
                <w:szCs w:val="22"/>
                <w:highlight w:val="green"/>
                <w:lang w:val="en-US" w:eastAsia="en-US"/>
                <w:rPrChange w:id="2918" w:author="Nguyet Nguyen (Senior Legal Executive)" w:date="2026-05-05T11:45:00Z">
                  <w:rPr>
                    <w:rStyle w:val="CommentReference"/>
                    <w:rFonts w:eastAsia="Times New Roman"/>
                    <w:lang w:val="en-US" w:eastAsia="en-US"/>
                  </w:rPr>
                </w:rPrChange>
              </w:rPr>
              <w:commentReference w:id="2916"/>
            </w:r>
          </w:p>
        </w:tc>
        <w:tc>
          <w:tcPr>
            <w:tcW w:w="4590" w:type="dxa"/>
            <w:tcPrChange w:id="2919" w:author="Nguyet Nguyen (Senior Legal Executive)" w:date="2026-05-05T10:03:00Z">
              <w:tcPr>
                <w:tcW w:w="3420" w:type="dxa"/>
              </w:tcPr>
            </w:tcPrChange>
          </w:tcPr>
          <w:p w14:paraId="73B90B52" w14:textId="5FA02E2E" w:rsidR="00752A01" w:rsidRPr="00537462" w:rsidRDefault="00752A01" w:rsidP="00EF77B8">
            <w:pPr>
              <w:pStyle w:val="ListParagraph"/>
              <w:widowControl w:val="0"/>
              <w:spacing w:line="276" w:lineRule="auto"/>
              <w:ind w:left="0"/>
              <w:rPr>
                <w:sz w:val="22"/>
                <w:szCs w:val="22"/>
                <w:lang w:val="en-US"/>
                <w:rPrChange w:id="2920" w:author="Nguyet Nguyen (Senior Legal Executive)" w:date="2026-05-05T10:07:00Z">
                  <w:rPr>
                    <w:lang w:val="en-US"/>
                  </w:rPr>
                </w:rPrChange>
              </w:rPr>
              <w:pPrChange w:id="2921"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22" w:author="Nguyet Nguyen (Senior Legal Executive)" w:date="2026-05-05T10:07:00Z">
                  <w:rPr>
                    <w:lang w:val="en-US"/>
                  </w:rPr>
                </w:rPrChange>
              </w:rPr>
              <w:t xml:space="preserve">Họ và tên: </w:t>
            </w:r>
            <w:del w:id="2923" w:author="Nguyen Quynh Thuy Tien (Senior Social &amp; Digital Marketing Executive)" w:date="2026-04-23T11:08:00Z">
              <w:r w:rsidR="00470121" w:rsidRPr="00537462" w:rsidDel="00C17FE2">
                <w:rPr>
                  <w:sz w:val="22"/>
                  <w:szCs w:val="22"/>
                  <w:rPrChange w:id="2924" w:author="Nguyet Nguyen (Senior Legal Executive)" w:date="2026-05-05T10:07:00Z">
                    <w:rPr>
                      <w:color w:val="45B0E1" w:themeColor="accent1" w:themeTint="99"/>
                    </w:rPr>
                  </w:rPrChange>
                </w:rPr>
                <w:delText>[__]</w:delText>
              </w:r>
            </w:del>
            <w:ins w:id="2925" w:author="Nguyen Quynh Thuy Tien (Senior Social &amp; Digital Marketing Executive)" w:date="2026-04-23T11:08:00Z">
              <w:r w:rsidR="00C17FE2" w:rsidRPr="00537462">
                <w:rPr>
                  <w:sz w:val="22"/>
                  <w:szCs w:val="22"/>
                  <w:rPrChange w:id="2926" w:author="Nguyet Nguyen (Senior Legal Executive)" w:date="2026-05-05T10:07:00Z">
                    <w:rPr>
                      <w:color w:val="45B0E1" w:themeColor="accent1" w:themeTint="99"/>
                    </w:rPr>
                  </w:rPrChange>
                </w:rPr>
                <w:t>Nguyễn Quỳnh Thủy Tiên</w:t>
              </w:r>
            </w:ins>
          </w:p>
          <w:p w14:paraId="1CF448D8" w14:textId="42D3A0EF" w:rsidR="00752A01" w:rsidRPr="00537462" w:rsidRDefault="00752A01" w:rsidP="00EF77B8">
            <w:pPr>
              <w:pStyle w:val="ListParagraph"/>
              <w:widowControl w:val="0"/>
              <w:spacing w:line="276" w:lineRule="auto"/>
              <w:ind w:left="0"/>
              <w:rPr>
                <w:sz w:val="22"/>
                <w:szCs w:val="22"/>
                <w:lang w:val="en-US"/>
                <w:rPrChange w:id="2927" w:author="Nguyet Nguyen (Senior Legal Executive)" w:date="2026-05-05T10:07:00Z">
                  <w:rPr>
                    <w:lang w:val="en-US"/>
                  </w:rPr>
                </w:rPrChange>
              </w:rPr>
              <w:pPrChange w:id="2928"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29" w:author="Nguyet Nguyen (Senior Legal Executive)" w:date="2026-05-05T10:07:00Z">
                  <w:rPr>
                    <w:lang w:val="en-US"/>
                  </w:rPr>
                </w:rPrChange>
              </w:rPr>
              <w:t>Chức vụ:</w:t>
            </w:r>
            <w:ins w:id="2930" w:author="Nguyen Quynh Thuy Tien (Senior Social &amp; Digital Marketing Executive)" w:date="2026-04-23T11:08:00Z">
              <w:r w:rsidR="00C17FE2" w:rsidRPr="00537462">
                <w:rPr>
                  <w:sz w:val="22"/>
                  <w:szCs w:val="22"/>
                  <w:rPrChange w:id="2931" w:author="Nguyet Nguyen (Senior Legal Executive)" w:date="2026-05-05T10:07:00Z">
                    <w:rPr>
                      <w:color w:val="45B0E1" w:themeColor="accent1" w:themeTint="99"/>
                    </w:rPr>
                  </w:rPrChange>
                </w:rPr>
                <w:t xml:space="preserve"> Senior Social &amp; Digital M</w:t>
              </w:r>
            </w:ins>
            <w:ins w:id="2932" w:author="Nguyen Quynh Thuy Tien (Senior Social &amp; Digital Marketing Executive)" w:date="2026-04-23T11:09:00Z">
              <w:r w:rsidR="00C17FE2" w:rsidRPr="00537462">
                <w:rPr>
                  <w:sz w:val="22"/>
                  <w:szCs w:val="22"/>
                  <w:rPrChange w:id="2933" w:author="Nguyet Nguyen (Senior Legal Executive)" w:date="2026-05-05T10:07:00Z">
                    <w:rPr>
                      <w:color w:val="45B0E1" w:themeColor="accent1" w:themeTint="99"/>
                    </w:rPr>
                  </w:rPrChange>
                </w:rPr>
                <w:t>arketing</w:t>
              </w:r>
              <w:del w:id="2934" w:author="Nguyet Nguyen (Senior Legal Executive)" w:date="2026-05-05T10:04:00Z">
                <w:r w:rsidR="00C17FE2" w:rsidRPr="00537462" w:rsidDel="00EF77B8">
                  <w:rPr>
                    <w:sz w:val="22"/>
                    <w:szCs w:val="22"/>
                    <w:rPrChange w:id="2935" w:author="Nguyet Nguyen (Senior Legal Executive)" w:date="2026-05-05T10:07:00Z">
                      <w:rPr>
                        <w:color w:val="45B0E1" w:themeColor="accent1" w:themeTint="99"/>
                      </w:rPr>
                    </w:rPrChange>
                  </w:rPr>
                  <w:delText xml:space="preserve"> Executive</w:delText>
                </w:r>
              </w:del>
            </w:ins>
            <w:del w:id="2936" w:author="Nguyen Quynh Thuy Tien (Senior Social &amp; Digital Marketing Executive)" w:date="2026-04-23T11:08:00Z">
              <w:r w:rsidRPr="00537462" w:rsidDel="00C17FE2">
                <w:rPr>
                  <w:sz w:val="22"/>
                  <w:szCs w:val="22"/>
                  <w:rPrChange w:id="2937" w:author="Nguyet Nguyen (Senior Legal Executive)" w:date="2026-05-05T10:07:00Z">
                    <w:rPr>
                      <w:color w:val="000099"/>
                    </w:rPr>
                  </w:rPrChange>
                </w:rPr>
                <w:delText xml:space="preserve"> </w:delText>
              </w:r>
              <w:r w:rsidR="00470121" w:rsidRPr="00537462" w:rsidDel="00C17FE2">
                <w:rPr>
                  <w:sz w:val="22"/>
                  <w:szCs w:val="22"/>
                  <w:rPrChange w:id="2938" w:author="Nguyet Nguyen (Senior Legal Executive)" w:date="2026-05-05T10:07:00Z">
                    <w:rPr>
                      <w:color w:val="45B0E1" w:themeColor="accent1" w:themeTint="99"/>
                    </w:rPr>
                  </w:rPrChange>
                </w:rPr>
                <w:delText>[__]</w:delText>
              </w:r>
            </w:del>
          </w:p>
          <w:p w14:paraId="629B4A47" w14:textId="2C25B165" w:rsidR="00752A01" w:rsidRPr="00537462" w:rsidRDefault="00752A01" w:rsidP="00EF77B8">
            <w:pPr>
              <w:pStyle w:val="ListParagraph"/>
              <w:widowControl w:val="0"/>
              <w:spacing w:line="276" w:lineRule="auto"/>
              <w:ind w:left="0"/>
              <w:rPr>
                <w:sz w:val="22"/>
                <w:szCs w:val="22"/>
                <w:rPrChange w:id="2939" w:author="Nguyet Nguyen (Senior Legal Executive)" w:date="2026-05-05T10:07:00Z">
                  <w:rPr/>
                </w:rPrChange>
              </w:rPr>
              <w:pPrChange w:id="2940"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41" w:author="Nguyet Nguyen (Senior Legal Executive)" w:date="2026-05-05T10:07:00Z">
                  <w:rPr>
                    <w:lang w:val="en-US"/>
                  </w:rPr>
                </w:rPrChange>
              </w:rPr>
              <w:t xml:space="preserve">Email: </w:t>
            </w:r>
            <w:ins w:id="2942" w:author="Nguyet Nguyen (Senior Legal Executive)" w:date="2026-05-05T10:04:00Z">
              <w:r w:rsidR="00EF77B8" w:rsidRPr="00537462">
                <w:rPr>
                  <w:sz w:val="22"/>
                  <w:szCs w:val="22"/>
                  <w:rPrChange w:id="2943" w:author="Nguyet Nguyen (Senior Legal Executive)" w:date="2026-05-05T10:07:00Z">
                    <w:rPr/>
                  </w:rPrChange>
                </w:rPr>
                <w:fldChar w:fldCharType="begin"/>
              </w:r>
              <w:r w:rsidR="00EF77B8" w:rsidRPr="00537462">
                <w:rPr>
                  <w:sz w:val="22"/>
                  <w:szCs w:val="22"/>
                  <w:rPrChange w:id="2944" w:author="Nguyet Nguyen (Senior Legal Executive)" w:date="2026-05-05T10:07:00Z">
                    <w:rPr/>
                  </w:rPrChange>
                </w:rPr>
                <w:instrText xml:space="preserve"> HYPERLINK "mailto:</w:instrText>
              </w:r>
            </w:ins>
            <w:ins w:id="2945" w:author="Nguyen Quynh Thuy Tien (Senior Social &amp; Digital Marketing Executive)" w:date="2026-04-23T11:09:00Z">
              <w:r w:rsidR="00EF77B8" w:rsidRPr="00537462">
                <w:rPr>
                  <w:sz w:val="22"/>
                  <w:szCs w:val="22"/>
                  <w:rPrChange w:id="2946" w:author="Nguyet Nguyen (Senior Legal Executive)" w:date="2026-05-05T10:07:00Z">
                    <w:rPr>
                      <w:color w:val="45B0E1" w:themeColor="accent1" w:themeTint="99"/>
                    </w:rPr>
                  </w:rPrChange>
                </w:rPr>
                <w:instrText>tien.nguyenquynhthuy@acfc.com.vn</w:instrText>
              </w:r>
            </w:ins>
            <w:ins w:id="2947" w:author="Nguyet Nguyen (Senior Legal Executive)" w:date="2026-05-05T10:04:00Z">
              <w:r w:rsidR="00EF77B8" w:rsidRPr="00537462">
                <w:rPr>
                  <w:sz w:val="22"/>
                  <w:szCs w:val="22"/>
                  <w:rPrChange w:id="2948" w:author="Nguyet Nguyen (Senior Legal Executive)" w:date="2026-05-05T10:07:00Z">
                    <w:rPr/>
                  </w:rPrChange>
                </w:rPr>
                <w:instrText xml:space="preserve">" </w:instrText>
              </w:r>
              <w:r w:rsidR="00EF77B8" w:rsidRPr="00537462">
                <w:rPr>
                  <w:sz w:val="22"/>
                  <w:szCs w:val="22"/>
                  <w:rPrChange w:id="2949" w:author="Nguyet Nguyen (Senior Legal Executive)" w:date="2026-05-05T10:07:00Z">
                    <w:rPr/>
                  </w:rPrChange>
                </w:rPr>
                <w:fldChar w:fldCharType="separate"/>
              </w:r>
            </w:ins>
            <w:ins w:id="2950" w:author="Nguyen Quynh Thuy Tien (Senior Social &amp; Digital Marketing Executive)" w:date="2026-04-23T11:09:00Z">
              <w:r w:rsidR="00EF77B8" w:rsidRPr="00537462">
                <w:rPr>
                  <w:rStyle w:val="Hyperlink"/>
                  <w:sz w:val="22"/>
                  <w:szCs w:val="22"/>
                  <w:rPrChange w:id="2951" w:author="Nguyet Nguyen (Senior Legal Executive)" w:date="2026-05-05T10:07:00Z">
                    <w:rPr>
                      <w:color w:val="45B0E1" w:themeColor="accent1" w:themeTint="99"/>
                    </w:rPr>
                  </w:rPrChange>
                </w:rPr>
                <w:t>tien.nguyenquynhthuy@acfc.com.vn</w:t>
              </w:r>
            </w:ins>
            <w:ins w:id="2952" w:author="Nguyet Nguyen (Senior Legal Executive)" w:date="2026-05-05T10:04:00Z">
              <w:r w:rsidR="00EF77B8" w:rsidRPr="00537462">
                <w:rPr>
                  <w:sz w:val="22"/>
                  <w:szCs w:val="22"/>
                  <w:rPrChange w:id="2953" w:author="Nguyet Nguyen (Senior Legal Executive)" w:date="2026-05-05T10:07:00Z">
                    <w:rPr/>
                  </w:rPrChange>
                </w:rPr>
                <w:fldChar w:fldCharType="end"/>
              </w:r>
              <w:r w:rsidR="00EF77B8" w:rsidRPr="00537462">
                <w:rPr>
                  <w:sz w:val="22"/>
                  <w:szCs w:val="22"/>
                  <w:lang w:val="en-US"/>
                  <w:rPrChange w:id="2954" w:author="Nguyet Nguyen (Senior Legal Executive)" w:date="2026-05-05T10:07:00Z">
                    <w:rPr>
                      <w:lang w:val="en-US"/>
                    </w:rPr>
                  </w:rPrChange>
                </w:rPr>
                <w:t xml:space="preserve"> </w:t>
              </w:r>
            </w:ins>
            <w:del w:id="2955" w:author="Nguyen Quynh Thuy Tien (Senior Social &amp; Digital Marketing Executive)" w:date="2026-04-23T11:09:00Z">
              <w:r w:rsidR="00470121" w:rsidRPr="00537462" w:rsidDel="00C17FE2">
                <w:rPr>
                  <w:sz w:val="22"/>
                  <w:szCs w:val="22"/>
                  <w:rPrChange w:id="2956" w:author="Nguyet Nguyen (Senior Legal Executive)" w:date="2026-05-05T10:07:00Z">
                    <w:rPr>
                      <w:color w:val="45B0E1" w:themeColor="accent1" w:themeTint="99"/>
                    </w:rPr>
                  </w:rPrChange>
                </w:rPr>
                <w:delText>[__]</w:delText>
              </w:r>
            </w:del>
          </w:p>
        </w:tc>
        <w:tc>
          <w:tcPr>
            <w:tcW w:w="3776" w:type="dxa"/>
            <w:tcPrChange w:id="2957" w:author="Nguyet Nguyen (Senior Legal Executive)" w:date="2026-05-05T10:03:00Z">
              <w:tcPr>
                <w:tcW w:w="3776" w:type="dxa"/>
              </w:tcPr>
            </w:tcPrChange>
          </w:tcPr>
          <w:p w14:paraId="7A7D6E64" w14:textId="643A7C9D" w:rsidR="00752A01" w:rsidRPr="00537462" w:rsidRDefault="00752A01" w:rsidP="00EF77B8">
            <w:pPr>
              <w:pStyle w:val="ListParagraph"/>
              <w:widowControl w:val="0"/>
              <w:spacing w:line="276" w:lineRule="auto"/>
              <w:ind w:left="0"/>
              <w:rPr>
                <w:sz w:val="22"/>
                <w:szCs w:val="22"/>
                <w:lang w:val="en-US"/>
                <w:rPrChange w:id="2958" w:author="Nguyet Nguyen (Senior Legal Executive)" w:date="2026-05-05T10:07:00Z">
                  <w:rPr>
                    <w:lang w:val="en-US"/>
                  </w:rPr>
                </w:rPrChange>
              </w:rPr>
              <w:pPrChange w:id="2959"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60" w:author="Nguyet Nguyen (Senior Legal Executive)" w:date="2026-05-05T10:07:00Z">
                  <w:rPr>
                    <w:lang w:val="en-US"/>
                  </w:rPr>
                </w:rPrChange>
              </w:rPr>
              <w:t xml:space="preserve">Họ và tên: </w:t>
            </w:r>
            <w:ins w:id="2961" w:author="Tien Nguyen" w:date="2026-04-22T20:41:00Z">
              <w:r w:rsidR="00DA29F6" w:rsidRPr="00537462">
                <w:rPr>
                  <w:sz w:val="22"/>
                  <w:szCs w:val="22"/>
                  <w:lang w:val="en-US"/>
                  <w:rPrChange w:id="2962" w:author="Nguyet Nguyen (Senior Legal Executive)" w:date="2026-05-05T10:07:00Z">
                    <w:rPr>
                      <w:lang w:val="en-US"/>
                    </w:rPr>
                  </w:rPrChange>
                </w:rPr>
                <w:t>Nguyễn</w:t>
              </w:r>
              <w:r w:rsidR="00DA29F6" w:rsidRPr="00537462">
                <w:rPr>
                  <w:sz w:val="22"/>
                  <w:szCs w:val="22"/>
                  <w:lang w:val="vi-VN"/>
                  <w:rPrChange w:id="2963" w:author="Nguyet Nguyen (Senior Legal Executive)" w:date="2026-05-05T10:07:00Z">
                    <w:rPr>
                      <w:lang w:val="vi-VN"/>
                    </w:rPr>
                  </w:rPrChange>
                </w:rPr>
                <w:t xml:space="preserve"> Thị Thuỷ Tiên </w:t>
              </w:r>
            </w:ins>
            <w:del w:id="2964" w:author="Tien Nguyen" w:date="2026-04-22T20:41:00Z">
              <w:r w:rsidR="00470121" w:rsidRPr="00537462" w:rsidDel="00DA29F6">
                <w:rPr>
                  <w:sz w:val="22"/>
                  <w:szCs w:val="22"/>
                  <w:rPrChange w:id="2965" w:author="Nguyet Nguyen (Senior Legal Executive)" w:date="2026-05-05T10:07:00Z">
                    <w:rPr>
                      <w:color w:val="45B0E1" w:themeColor="accent1" w:themeTint="99"/>
                    </w:rPr>
                  </w:rPrChange>
                </w:rPr>
                <w:delText>[__]</w:delText>
              </w:r>
            </w:del>
          </w:p>
          <w:p w14:paraId="3900E20C" w14:textId="6911F544" w:rsidR="00752A01" w:rsidRPr="00537462" w:rsidRDefault="00752A01" w:rsidP="00EF77B8">
            <w:pPr>
              <w:pStyle w:val="ListParagraph"/>
              <w:widowControl w:val="0"/>
              <w:spacing w:line="276" w:lineRule="auto"/>
              <w:ind w:left="0"/>
              <w:rPr>
                <w:sz w:val="22"/>
                <w:szCs w:val="22"/>
                <w:lang w:val="en-US"/>
                <w:rPrChange w:id="2966" w:author="Nguyet Nguyen (Senior Legal Executive)" w:date="2026-05-05T10:07:00Z">
                  <w:rPr>
                    <w:lang w:val="en-US"/>
                  </w:rPr>
                </w:rPrChange>
              </w:rPr>
              <w:pPrChange w:id="2967"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68" w:author="Nguyet Nguyen (Senior Legal Executive)" w:date="2026-05-05T10:07:00Z">
                  <w:rPr>
                    <w:lang w:val="en-US"/>
                  </w:rPr>
                </w:rPrChange>
              </w:rPr>
              <w:t>Chức vụ:</w:t>
            </w:r>
            <w:r w:rsidRPr="00537462">
              <w:rPr>
                <w:sz w:val="22"/>
                <w:szCs w:val="22"/>
                <w:rPrChange w:id="2969" w:author="Nguyet Nguyen (Senior Legal Executive)" w:date="2026-05-05T10:07:00Z">
                  <w:rPr>
                    <w:color w:val="000099"/>
                  </w:rPr>
                </w:rPrChange>
              </w:rPr>
              <w:t xml:space="preserve"> </w:t>
            </w:r>
            <w:ins w:id="2970" w:author="Tien Nguyen" w:date="2026-04-22T20:43:00Z">
              <w:r w:rsidR="00DA29F6" w:rsidRPr="00537462">
                <w:rPr>
                  <w:sz w:val="22"/>
                  <w:szCs w:val="22"/>
                  <w:lang w:val="vi-VN"/>
                  <w:rPrChange w:id="2971" w:author="Nguyet Nguyen (Senior Legal Executive)" w:date="2026-05-05T10:07:00Z">
                    <w:rPr>
                      <w:color w:val="000099"/>
                      <w:lang w:val="vi-VN"/>
                    </w:rPr>
                  </w:rPrChange>
                </w:rPr>
                <w:t xml:space="preserve">Nhân viên kinh doanh </w:t>
              </w:r>
            </w:ins>
            <w:del w:id="2972" w:author="Tien Nguyen" w:date="2026-04-22T20:41:00Z">
              <w:r w:rsidR="00470121" w:rsidRPr="00537462" w:rsidDel="00DA29F6">
                <w:rPr>
                  <w:sz w:val="22"/>
                  <w:szCs w:val="22"/>
                  <w:rPrChange w:id="2973" w:author="Nguyet Nguyen (Senior Legal Executive)" w:date="2026-05-05T10:07:00Z">
                    <w:rPr>
                      <w:color w:val="45B0E1" w:themeColor="accent1" w:themeTint="99"/>
                    </w:rPr>
                  </w:rPrChange>
                </w:rPr>
                <w:delText>[__]</w:delText>
              </w:r>
            </w:del>
          </w:p>
          <w:p w14:paraId="71ECB99A" w14:textId="23394BE8" w:rsidR="00752A01" w:rsidRPr="00537462" w:rsidRDefault="00752A01" w:rsidP="00EF77B8">
            <w:pPr>
              <w:pStyle w:val="ListParagraph"/>
              <w:widowControl w:val="0"/>
              <w:spacing w:line="276" w:lineRule="auto"/>
              <w:ind w:left="0"/>
              <w:rPr>
                <w:sz w:val="22"/>
                <w:szCs w:val="22"/>
                <w:rPrChange w:id="2974" w:author="Nguyet Nguyen (Senior Legal Executive)" w:date="2026-05-05T10:07:00Z">
                  <w:rPr/>
                </w:rPrChange>
              </w:rPr>
              <w:pPrChange w:id="2975" w:author="Nguyet Nguyen (Senior Legal Executive)" w:date="2026-05-05T10:03:00Z">
                <w:pPr>
                  <w:pStyle w:val="ListParagraph"/>
                  <w:keepNext/>
                  <w:keepLines/>
                  <w:widowControl w:val="0"/>
                  <w:spacing w:line="276" w:lineRule="auto"/>
                  <w:ind w:left="0"/>
                </w:pPr>
              </w:pPrChange>
            </w:pPr>
            <w:r w:rsidRPr="00537462">
              <w:rPr>
                <w:sz w:val="22"/>
                <w:szCs w:val="22"/>
                <w:lang w:val="en-US"/>
                <w:rPrChange w:id="2976" w:author="Nguyet Nguyen (Senior Legal Executive)" w:date="2026-05-05T10:07:00Z">
                  <w:rPr>
                    <w:lang w:val="en-US"/>
                  </w:rPr>
                </w:rPrChange>
              </w:rPr>
              <w:t xml:space="preserve">Email: </w:t>
            </w:r>
            <w:ins w:id="2977" w:author="Nguyet Nguyen (Senior Legal Executive)" w:date="2026-05-05T10:03:00Z">
              <w:r w:rsidR="00EF77B8" w:rsidRPr="00537462">
                <w:rPr>
                  <w:sz w:val="22"/>
                  <w:szCs w:val="22"/>
                  <w:shd w:val="clear" w:color="auto" w:fill="FFFFFF"/>
                  <w:rPrChange w:id="2978" w:author="Nguyet Nguyen (Senior Legal Executive)" w:date="2026-05-05T10:07:00Z">
                    <w:rPr>
                      <w:shd w:val="clear" w:color="auto" w:fill="FFFFFF"/>
                    </w:rPr>
                  </w:rPrChange>
                </w:rPr>
                <w:fldChar w:fldCharType="begin"/>
              </w:r>
              <w:r w:rsidR="00EF77B8" w:rsidRPr="00537462">
                <w:rPr>
                  <w:sz w:val="22"/>
                  <w:szCs w:val="22"/>
                  <w:shd w:val="clear" w:color="auto" w:fill="FFFFFF"/>
                  <w:rPrChange w:id="2979" w:author="Nguyet Nguyen (Senior Legal Executive)" w:date="2026-05-05T10:07:00Z">
                    <w:rPr>
                      <w:shd w:val="clear" w:color="auto" w:fill="FFFFFF"/>
                    </w:rPr>
                  </w:rPrChange>
                </w:rPr>
                <w:instrText xml:space="preserve"> HYPERLINK "mailto:</w:instrText>
              </w:r>
            </w:ins>
            <w:ins w:id="2980" w:author="Tien Nguyen" w:date="2026-04-22T20:44:00Z">
              <w:r w:rsidR="00EF77B8" w:rsidRPr="00537462">
                <w:rPr>
                  <w:sz w:val="22"/>
                  <w:szCs w:val="22"/>
                  <w:shd w:val="clear" w:color="auto" w:fill="FFFFFF"/>
                  <w:rPrChange w:id="2981" w:author="Nguyet Nguyen (Senior Legal Executive)" w:date="2026-05-05T10:07:00Z">
                    <w:rPr>
                      <w:rFonts w:ascii="Roboto" w:hAnsi="Roboto"/>
                      <w:color w:val="222222"/>
                      <w:sz w:val="21"/>
                      <w:szCs w:val="21"/>
                      <w:shd w:val="clear" w:color="auto" w:fill="FFFFFF"/>
                    </w:rPr>
                  </w:rPrChange>
                </w:rPr>
                <w:instrText>customerfirst@crossovers.v</w:instrText>
              </w:r>
            </w:ins>
            <w:ins w:id="2982" w:author="Nguyet Nguyen (Senior Legal Executive)" w:date="2026-05-05T10:03:00Z">
              <w:r w:rsidR="00EF77B8" w:rsidRPr="00537462">
                <w:rPr>
                  <w:sz w:val="22"/>
                  <w:szCs w:val="22"/>
                  <w:shd w:val="clear" w:color="auto" w:fill="FFFFFF"/>
                  <w:lang w:val="en-US"/>
                  <w:rPrChange w:id="2983" w:author="Nguyet Nguyen (Senior Legal Executive)" w:date="2026-05-05T10:07:00Z">
                    <w:rPr>
                      <w:shd w:val="clear" w:color="auto" w:fill="FFFFFF"/>
                      <w:lang w:val="en-US"/>
                    </w:rPr>
                  </w:rPrChange>
                </w:rPr>
                <w:instrText>n</w:instrText>
              </w:r>
              <w:r w:rsidR="00EF77B8" w:rsidRPr="00537462">
                <w:rPr>
                  <w:sz w:val="22"/>
                  <w:szCs w:val="22"/>
                  <w:shd w:val="clear" w:color="auto" w:fill="FFFFFF"/>
                  <w:rPrChange w:id="2984" w:author="Nguyet Nguyen (Senior Legal Executive)" w:date="2026-05-05T10:07:00Z">
                    <w:rPr>
                      <w:shd w:val="clear" w:color="auto" w:fill="FFFFFF"/>
                    </w:rPr>
                  </w:rPrChange>
                </w:rPr>
                <w:instrText xml:space="preserve">" </w:instrText>
              </w:r>
              <w:r w:rsidR="00EF77B8" w:rsidRPr="00537462">
                <w:rPr>
                  <w:sz w:val="22"/>
                  <w:szCs w:val="22"/>
                  <w:shd w:val="clear" w:color="auto" w:fill="FFFFFF"/>
                  <w:rPrChange w:id="2985" w:author="Nguyet Nguyen (Senior Legal Executive)" w:date="2026-05-05T10:07:00Z">
                    <w:rPr>
                      <w:shd w:val="clear" w:color="auto" w:fill="FFFFFF"/>
                    </w:rPr>
                  </w:rPrChange>
                </w:rPr>
                <w:fldChar w:fldCharType="separate"/>
              </w:r>
            </w:ins>
            <w:ins w:id="2986" w:author="Tien Nguyen" w:date="2026-04-22T20:44:00Z">
              <w:r w:rsidR="00EF77B8" w:rsidRPr="00537462">
                <w:rPr>
                  <w:rStyle w:val="Hyperlink"/>
                  <w:sz w:val="22"/>
                  <w:szCs w:val="22"/>
                  <w:shd w:val="clear" w:color="auto" w:fill="FFFFFF"/>
                  <w:rPrChange w:id="2987" w:author="Nguyet Nguyen (Senior Legal Executive)" w:date="2026-05-05T10:07:00Z">
                    <w:rPr>
                      <w:rFonts w:ascii="Roboto" w:hAnsi="Roboto"/>
                      <w:color w:val="222222"/>
                      <w:sz w:val="21"/>
                      <w:szCs w:val="21"/>
                      <w:shd w:val="clear" w:color="auto" w:fill="FFFFFF"/>
                    </w:rPr>
                  </w:rPrChange>
                </w:rPr>
                <w:t>customerfirst@crossovers.v</w:t>
              </w:r>
              <w:del w:id="2988" w:author="Nguyet Nguyen (Senior Legal Executive)" w:date="2026-05-05T10:03:00Z">
                <w:r w:rsidR="00EF77B8" w:rsidRPr="00537462" w:rsidDel="00EF77B8">
                  <w:rPr>
                    <w:rStyle w:val="Hyperlink"/>
                    <w:sz w:val="22"/>
                    <w:szCs w:val="22"/>
                    <w:shd w:val="clear" w:color="auto" w:fill="FFFFFF"/>
                    <w:rPrChange w:id="2989" w:author="Nguyet Nguyen (Senior Legal Executive)" w:date="2026-05-05T10:07:00Z">
                      <w:rPr>
                        <w:rFonts w:ascii="Roboto" w:hAnsi="Roboto"/>
                        <w:color w:val="222222"/>
                        <w:sz w:val="21"/>
                        <w:szCs w:val="21"/>
                        <w:shd w:val="clear" w:color="auto" w:fill="FFFFFF"/>
                      </w:rPr>
                    </w:rPrChange>
                  </w:rPr>
                  <w:delText>n</w:delText>
                </w:r>
              </w:del>
            </w:ins>
            <w:ins w:id="2990" w:author="Nguyet Nguyen (Senior Legal Executive)" w:date="2026-05-05T10:03:00Z">
              <w:r w:rsidR="00EF77B8" w:rsidRPr="00537462">
                <w:rPr>
                  <w:rStyle w:val="Hyperlink"/>
                  <w:sz w:val="22"/>
                  <w:szCs w:val="22"/>
                  <w:shd w:val="clear" w:color="auto" w:fill="FFFFFF"/>
                  <w:lang w:val="en-US"/>
                  <w:rPrChange w:id="2991" w:author="Nguyet Nguyen (Senior Legal Executive)" w:date="2026-05-05T10:07:00Z">
                    <w:rPr>
                      <w:rStyle w:val="Hyperlink"/>
                      <w:shd w:val="clear" w:color="auto" w:fill="FFFFFF"/>
                      <w:lang w:val="en-US"/>
                    </w:rPr>
                  </w:rPrChange>
                </w:rPr>
                <w:t>n</w:t>
              </w:r>
              <w:r w:rsidR="00EF77B8" w:rsidRPr="00537462">
                <w:rPr>
                  <w:sz w:val="22"/>
                  <w:szCs w:val="22"/>
                  <w:shd w:val="clear" w:color="auto" w:fill="FFFFFF"/>
                  <w:rPrChange w:id="2992" w:author="Nguyet Nguyen (Senior Legal Executive)" w:date="2026-05-05T10:07:00Z">
                    <w:rPr>
                      <w:shd w:val="clear" w:color="auto" w:fill="FFFFFF"/>
                    </w:rPr>
                  </w:rPrChange>
                </w:rPr>
                <w:fldChar w:fldCharType="end"/>
              </w:r>
              <w:r w:rsidR="00EF77B8" w:rsidRPr="00537462">
                <w:rPr>
                  <w:sz w:val="22"/>
                  <w:szCs w:val="22"/>
                  <w:shd w:val="clear" w:color="auto" w:fill="FFFFFF"/>
                  <w:lang w:val="en-US"/>
                  <w:rPrChange w:id="2993" w:author="Nguyet Nguyen (Senior Legal Executive)" w:date="2026-05-05T10:07:00Z">
                    <w:rPr>
                      <w:shd w:val="clear" w:color="auto" w:fill="FFFFFF"/>
                      <w:lang w:val="en-US"/>
                    </w:rPr>
                  </w:rPrChange>
                </w:rPr>
                <w:t xml:space="preserve"> </w:t>
              </w:r>
              <w:r w:rsidR="00EF77B8" w:rsidRPr="00537462">
                <w:rPr>
                  <w:sz w:val="22"/>
                  <w:szCs w:val="22"/>
                  <w:shd w:val="clear" w:color="auto" w:fill="FFFFFF"/>
                  <w:lang w:val="en-US"/>
                  <w:rPrChange w:id="2994" w:author="Nguyet Nguyen (Senior Legal Executive)" w:date="2026-05-05T10:07:00Z">
                    <w:rPr>
                      <w:color w:val="222222"/>
                      <w:shd w:val="clear" w:color="auto" w:fill="FFFFFF"/>
                      <w:lang w:val="en-US"/>
                    </w:rPr>
                  </w:rPrChange>
                </w:rPr>
                <w:t xml:space="preserve"> </w:t>
              </w:r>
            </w:ins>
            <w:ins w:id="2995" w:author="Tien Nguyen" w:date="2026-04-22T20:44:00Z">
              <w:r w:rsidR="00DA29F6" w:rsidRPr="00537462" w:rsidDel="00DA29F6">
                <w:rPr>
                  <w:sz w:val="22"/>
                  <w:szCs w:val="22"/>
                  <w:rPrChange w:id="2996" w:author="Nguyet Nguyen (Senior Legal Executive)" w:date="2026-05-05T10:07:00Z">
                    <w:rPr>
                      <w:color w:val="45B0E1" w:themeColor="accent1" w:themeTint="99"/>
                    </w:rPr>
                  </w:rPrChange>
                </w:rPr>
                <w:t xml:space="preserve"> </w:t>
              </w:r>
            </w:ins>
            <w:del w:id="2997" w:author="Tien Nguyen" w:date="2026-04-22T20:43:00Z">
              <w:r w:rsidR="00470121" w:rsidRPr="00537462" w:rsidDel="00DA29F6">
                <w:rPr>
                  <w:sz w:val="22"/>
                  <w:szCs w:val="22"/>
                  <w:rPrChange w:id="2998" w:author="Nguyet Nguyen (Senior Legal Executive)" w:date="2026-05-05T10:07:00Z">
                    <w:rPr>
                      <w:color w:val="45B0E1" w:themeColor="accent1" w:themeTint="99"/>
                    </w:rPr>
                  </w:rPrChange>
                </w:rPr>
                <w:delText>[__]</w:delText>
              </w:r>
            </w:del>
          </w:p>
        </w:tc>
      </w:tr>
    </w:tbl>
    <w:p w14:paraId="0F75B5B1" w14:textId="77777777" w:rsidR="00752A01" w:rsidRPr="00537462" w:rsidRDefault="00752A01" w:rsidP="00EF77B8">
      <w:pPr>
        <w:pStyle w:val="ListParagraph"/>
        <w:widowControl w:val="0"/>
        <w:spacing w:line="276" w:lineRule="auto"/>
        <w:ind w:left="0"/>
        <w:rPr>
          <w:sz w:val="22"/>
          <w:szCs w:val="22"/>
          <w:rPrChange w:id="2999" w:author="Nguyet Nguyen (Senior Legal Executive)" w:date="2026-05-05T10:07:00Z">
            <w:rPr/>
          </w:rPrChange>
        </w:rPr>
        <w:pPrChange w:id="3000" w:author="Nguyet Nguyen (Senior Legal Executive)" w:date="2026-05-05T10:03:00Z">
          <w:pPr>
            <w:pStyle w:val="ListParagraph"/>
            <w:keepNext/>
            <w:keepLines/>
            <w:widowControl w:val="0"/>
            <w:spacing w:line="276" w:lineRule="auto"/>
            <w:ind w:left="0"/>
          </w:pPr>
        </w:pPrChange>
      </w:pPr>
    </w:p>
    <w:tbl>
      <w:tblPr>
        <w:tblW w:w="9911" w:type="dxa"/>
        <w:tblInd w:w="-270" w:type="dxa"/>
        <w:tblLook w:val="04A0" w:firstRow="1" w:lastRow="0" w:firstColumn="1" w:lastColumn="0" w:noHBand="0" w:noVBand="1"/>
      </w:tblPr>
      <w:tblGrid>
        <w:gridCol w:w="4959"/>
        <w:gridCol w:w="4952"/>
      </w:tblGrid>
      <w:tr w:rsidR="00752A01" w:rsidRPr="00537462" w14:paraId="43A0705C" w14:textId="77777777" w:rsidTr="00AF6094">
        <w:trPr>
          <w:trHeight w:val="2300"/>
        </w:trPr>
        <w:tc>
          <w:tcPr>
            <w:tcW w:w="4959" w:type="dxa"/>
          </w:tcPr>
          <w:p w14:paraId="31C8027F" w14:textId="77777777" w:rsidR="00752A01" w:rsidRPr="00537462" w:rsidRDefault="00752A01" w:rsidP="00EF77B8">
            <w:pPr>
              <w:widowControl w:val="0"/>
              <w:spacing w:after="0" w:line="276" w:lineRule="auto"/>
              <w:jc w:val="center"/>
              <w:rPr>
                <w:rFonts w:ascii="Times New Roman" w:hAnsi="Times New Roman"/>
                <w:b/>
                <w:lang w:val="nl-NL"/>
                <w:rPrChange w:id="3001" w:author="Nguyet Nguyen (Senior Legal Executive)" w:date="2026-05-05T10:07:00Z">
                  <w:rPr>
                    <w:rFonts w:ascii="Times New Roman" w:hAnsi="Times New Roman"/>
                    <w:b/>
                    <w:sz w:val="24"/>
                    <w:szCs w:val="24"/>
                    <w:lang w:val="nl-NL"/>
                  </w:rPr>
                </w:rPrChange>
              </w:rPr>
              <w:pPrChange w:id="3002" w:author="Nguyet Nguyen (Senior Legal Executive)" w:date="2026-05-05T10:03:00Z">
                <w:pPr>
                  <w:spacing w:after="0" w:line="276" w:lineRule="auto"/>
                  <w:jc w:val="center"/>
                </w:pPr>
              </w:pPrChange>
            </w:pPr>
            <w:r w:rsidRPr="00537462">
              <w:rPr>
                <w:rFonts w:ascii="Times New Roman" w:hAnsi="Times New Roman"/>
                <w:b/>
                <w:lang w:val="nl-NL"/>
                <w:rPrChange w:id="3003" w:author="Nguyet Nguyen (Senior Legal Executive)" w:date="2026-05-05T10:07:00Z">
                  <w:rPr>
                    <w:rFonts w:ascii="Times New Roman" w:hAnsi="Times New Roman"/>
                    <w:b/>
                    <w:sz w:val="24"/>
                    <w:szCs w:val="24"/>
                    <w:lang w:val="nl-NL"/>
                  </w:rPr>
                </w:rPrChange>
              </w:rPr>
              <w:t>ĐẠI DIỆN BÊN A</w:t>
            </w:r>
          </w:p>
          <w:p w14:paraId="611488A4" w14:textId="77777777" w:rsidR="00752A01" w:rsidRPr="00537462" w:rsidRDefault="00752A01" w:rsidP="00EF77B8">
            <w:pPr>
              <w:widowControl w:val="0"/>
              <w:spacing w:after="0" w:line="276" w:lineRule="auto"/>
              <w:ind w:hanging="821"/>
              <w:jc w:val="center"/>
              <w:rPr>
                <w:rFonts w:ascii="Times New Roman" w:hAnsi="Times New Roman"/>
                <w:b/>
                <w:lang w:val="nl-NL"/>
                <w:rPrChange w:id="3004" w:author="Nguyet Nguyen (Senior Legal Executive)" w:date="2026-05-05T10:07:00Z">
                  <w:rPr>
                    <w:rFonts w:ascii="Times New Roman" w:hAnsi="Times New Roman"/>
                    <w:b/>
                    <w:sz w:val="24"/>
                    <w:szCs w:val="24"/>
                    <w:lang w:val="nl-NL"/>
                  </w:rPr>
                </w:rPrChange>
              </w:rPr>
              <w:pPrChange w:id="3005" w:author="Nguyet Nguyen (Senior Legal Executive)" w:date="2026-05-05T10:03:00Z">
                <w:pPr>
                  <w:spacing w:after="0" w:line="276" w:lineRule="auto"/>
                  <w:ind w:hanging="821"/>
                  <w:jc w:val="center"/>
                </w:pPr>
              </w:pPrChange>
            </w:pPr>
          </w:p>
          <w:p w14:paraId="6BCAF8DB" w14:textId="77777777" w:rsidR="00752A01" w:rsidRPr="00537462" w:rsidRDefault="00752A01" w:rsidP="00EF77B8">
            <w:pPr>
              <w:widowControl w:val="0"/>
              <w:spacing w:after="0" w:line="276" w:lineRule="auto"/>
              <w:jc w:val="center"/>
              <w:rPr>
                <w:rFonts w:ascii="Times New Roman" w:hAnsi="Times New Roman"/>
                <w:b/>
                <w:lang w:val="nl-NL"/>
                <w:rPrChange w:id="3006" w:author="Nguyet Nguyen (Senior Legal Executive)" w:date="2026-05-05T10:07:00Z">
                  <w:rPr>
                    <w:rFonts w:ascii="Times New Roman" w:hAnsi="Times New Roman"/>
                    <w:b/>
                    <w:sz w:val="24"/>
                    <w:szCs w:val="24"/>
                    <w:lang w:val="nl-NL"/>
                  </w:rPr>
                </w:rPrChange>
              </w:rPr>
              <w:pPrChange w:id="3007" w:author="Nguyet Nguyen (Senior Legal Executive)" w:date="2026-05-05T10:03:00Z">
                <w:pPr>
                  <w:spacing w:after="0" w:line="276" w:lineRule="auto"/>
                  <w:jc w:val="center"/>
                </w:pPr>
              </w:pPrChange>
            </w:pPr>
          </w:p>
          <w:p w14:paraId="64B9DE5F" w14:textId="4A527790" w:rsidR="00752A01" w:rsidRPr="00537462" w:rsidDel="00537462" w:rsidRDefault="00752A01" w:rsidP="00EF77B8">
            <w:pPr>
              <w:widowControl w:val="0"/>
              <w:spacing w:after="0" w:line="276" w:lineRule="auto"/>
              <w:jc w:val="center"/>
              <w:rPr>
                <w:del w:id="3008" w:author="Nguyet Nguyen (Senior Legal Executive)" w:date="2026-05-05T10:07:00Z"/>
                <w:rFonts w:ascii="Times New Roman" w:hAnsi="Times New Roman"/>
                <w:b/>
                <w:lang w:val="nl-NL"/>
                <w:rPrChange w:id="3009" w:author="Nguyet Nguyen (Senior Legal Executive)" w:date="2026-05-05T10:07:00Z">
                  <w:rPr>
                    <w:del w:id="3010" w:author="Nguyet Nguyen (Senior Legal Executive)" w:date="2026-05-05T10:07:00Z"/>
                    <w:rFonts w:ascii="Times New Roman" w:hAnsi="Times New Roman"/>
                    <w:b/>
                    <w:sz w:val="24"/>
                    <w:szCs w:val="24"/>
                    <w:lang w:val="nl-NL"/>
                  </w:rPr>
                </w:rPrChange>
              </w:rPr>
              <w:pPrChange w:id="3011" w:author="Nguyet Nguyen (Senior Legal Executive)" w:date="2026-05-05T10:03:00Z">
                <w:pPr>
                  <w:spacing w:after="0" w:line="276" w:lineRule="auto"/>
                  <w:jc w:val="center"/>
                </w:pPr>
              </w:pPrChange>
            </w:pPr>
          </w:p>
          <w:p w14:paraId="4994C33E" w14:textId="77777777" w:rsidR="00752A01" w:rsidRPr="00537462" w:rsidRDefault="00752A01" w:rsidP="00EF77B8">
            <w:pPr>
              <w:widowControl w:val="0"/>
              <w:spacing w:after="0" w:line="276" w:lineRule="auto"/>
              <w:jc w:val="center"/>
              <w:rPr>
                <w:rFonts w:ascii="Times New Roman" w:hAnsi="Times New Roman"/>
                <w:b/>
                <w:lang w:val="nl-NL"/>
                <w:rPrChange w:id="3012" w:author="Nguyet Nguyen (Senior Legal Executive)" w:date="2026-05-05T10:07:00Z">
                  <w:rPr>
                    <w:rFonts w:ascii="Times New Roman" w:hAnsi="Times New Roman"/>
                    <w:b/>
                    <w:sz w:val="24"/>
                    <w:szCs w:val="24"/>
                    <w:lang w:val="nl-NL"/>
                  </w:rPr>
                </w:rPrChange>
              </w:rPr>
              <w:pPrChange w:id="3013" w:author="Nguyet Nguyen (Senior Legal Executive)" w:date="2026-05-05T10:03:00Z">
                <w:pPr>
                  <w:spacing w:after="0" w:line="276" w:lineRule="auto"/>
                  <w:jc w:val="center"/>
                </w:pPr>
              </w:pPrChange>
            </w:pPr>
          </w:p>
          <w:p w14:paraId="6B130E78" w14:textId="77777777" w:rsidR="00752A01" w:rsidRPr="00537462" w:rsidRDefault="00752A01" w:rsidP="00EF77B8">
            <w:pPr>
              <w:widowControl w:val="0"/>
              <w:spacing w:after="0" w:line="276" w:lineRule="auto"/>
              <w:jc w:val="center"/>
              <w:rPr>
                <w:rFonts w:ascii="Times New Roman" w:hAnsi="Times New Roman"/>
                <w:b/>
                <w:lang w:val="nl-NL"/>
                <w:rPrChange w:id="3014" w:author="Nguyet Nguyen (Senior Legal Executive)" w:date="2026-05-05T10:07:00Z">
                  <w:rPr>
                    <w:rFonts w:ascii="Times New Roman" w:hAnsi="Times New Roman"/>
                    <w:b/>
                    <w:sz w:val="24"/>
                    <w:szCs w:val="24"/>
                    <w:lang w:val="nl-NL"/>
                  </w:rPr>
                </w:rPrChange>
              </w:rPr>
              <w:pPrChange w:id="3015" w:author="Nguyet Nguyen (Senior Legal Executive)" w:date="2026-05-05T10:03:00Z">
                <w:pPr>
                  <w:spacing w:after="0" w:line="276" w:lineRule="auto"/>
                  <w:jc w:val="center"/>
                </w:pPr>
              </w:pPrChange>
            </w:pPr>
          </w:p>
          <w:p w14:paraId="551EEF7A" w14:textId="77777777" w:rsidR="00752A01" w:rsidRPr="00537462" w:rsidRDefault="00752A01" w:rsidP="00EF77B8">
            <w:pPr>
              <w:widowControl w:val="0"/>
              <w:spacing w:after="0" w:line="276" w:lineRule="auto"/>
              <w:jc w:val="center"/>
              <w:rPr>
                <w:rFonts w:ascii="Times New Roman" w:hAnsi="Times New Roman"/>
                <w:b/>
                <w:lang w:val="nl-NL"/>
                <w:rPrChange w:id="3016" w:author="Nguyet Nguyen (Senior Legal Executive)" w:date="2026-05-05T10:07:00Z">
                  <w:rPr>
                    <w:rFonts w:ascii="Times New Roman" w:hAnsi="Times New Roman"/>
                    <w:b/>
                    <w:sz w:val="24"/>
                    <w:szCs w:val="24"/>
                    <w:lang w:val="nl-NL"/>
                  </w:rPr>
                </w:rPrChange>
              </w:rPr>
              <w:pPrChange w:id="3017" w:author="Nguyet Nguyen (Senior Legal Executive)" w:date="2026-05-05T10:03:00Z">
                <w:pPr>
                  <w:spacing w:after="0" w:line="276" w:lineRule="auto"/>
                  <w:jc w:val="center"/>
                </w:pPr>
              </w:pPrChange>
            </w:pPr>
          </w:p>
          <w:p w14:paraId="1ED60C17" w14:textId="77777777" w:rsidR="00752A01" w:rsidRPr="00537462" w:rsidRDefault="00752A01" w:rsidP="00EF77B8">
            <w:pPr>
              <w:widowControl w:val="0"/>
              <w:spacing w:after="0" w:line="276" w:lineRule="auto"/>
              <w:jc w:val="center"/>
              <w:rPr>
                <w:rFonts w:ascii="Times New Roman" w:hAnsi="Times New Roman"/>
                <w:b/>
                <w:lang w:val="nl-NL"/>
                <w:rPrChange w:id="3018" w:author="Nguyet Nguyen (Senior Legal Executive)" w:date="2026-05-05T10:07:00Z">
                  <w:rPr>
                    <w:rFonts w:ascii="Times New Roman" w:hAnsi="Times New Roman"/>
                    <w:b/>
                    <w:sz w:val="24"/>
                    <w:szCs w:val="24"/>
                    <w:lang w:val="nl-NL"/>
                  </w:rPr>
                </w:rPrChange>
              </w:rPr>
              <w:pPrChange w:id="3019" w:author="Nguyet Nguyen (Senior Legal Executive)" w:date="2026-05-05T10:03:00Z">
                <w:pPr>
                  <w:spacing w:after="0" w:line="276" w:lineRule="auto"/>
                  <w:jc w:val="center"/>
                </w:pPr>
              </w:pPrChange>
            </w:pPr>
            <w:r w:rsidRPr="00537462">
              <w:rPr>
                <w:rFonts w:ascii="Times New Roman" w:hAnsi="Times New Roman"/>
                <w:b/>
                <w:lang w:val="nl-NL"/>
                <w:rPrChange w:id="3020" w:author="Nguyet Nguyen (Senior Legal Executive)" w:date="2026-05-05T10:07:00Z">
                  <w:rPr>
                    <w:rFonts w:ascii="Times New Roman" w:hAnsi="Times New Roman"/>
                    <w:b/>
                    <w:sz w:val="24"/>
                    <w:szCs w:val="24"/>
                    <w:lang w:val="nl-NL"/>
                  </w:rPr>
                </w:rPrChange>
              </w:rPr>
              <w:t>PHAN HỒNG NGỌC</w:t>
            </w:r>
          </w:p>
          <w:p w14:paraId="149A8FFF" w14:textId="398FD04B" w:rsidR="00752A01" w:rsidRPr="00537462" w:rsidRDefault="00C17FE2" w:rsidP="00EF77B8">
            <w:pPr>
              <w:widowControl w:val="0"/>
              <w:spacing w:after="0" w:line="276" w:lineRule="auto"/>
              <w:jc w:val="center"/>
              <w:rPr>
                <w:rFonts w:ascii="Times New Roman" w:hAnsi="Times New Roman"/>
                <w:b/>
                <w:lang w:val="nl-NL"/>
                <w:rPrChange w:id="3021" w:author="Nguyet Nguyen (Senior Legal Executive)" w:date="2026-05-05T10:07:00Z">
                  <w:rPr>
                    <w:rFonts w:ascii="Times New Roman" w:hAnsi="Times New Roman"/>
                    <w:b/>
                    <w:sz w:val="24"/>
                    <w:szCs w:val="24"/>
                    <w:lang w:val="nl-NL"/>
                  </w:rPr>
                </w:rPrChange>
              </w:rPr>
              <w:pPrChange w:id="3022" w:author="Nguyet Nguyen (Senior Legal Executive)" w:date="2026-05-05T10:03:00Z">
                <w:pPr>
                  <w:spacing w:after="0" w:line="276" w:lineRule="auto"/>
                  <w:jc w:val="center"/>
                </w:pPr>
              </w:pPrChange>
            </w:pPr>
            <w:ins w:id="3023" w:author="Nguyen Quynh Thuy Tien (Senior Social &amp; Digital Marketing Executive)" w:date="2026-04-23T11:10:00Z">
              <w:r w:rsidRPr="00537462">
                <w:rPr>
                  <w:rFonts w:ascii="Times New Roman" w:hAnsi="Times New Roman"/>
                  <w:lang w:val="fr-FR"/>
                  <w:rPrChange w:id="3024" w:author="Nguyet Nguyen (Senior Legal Executive)" w:date="2026-05-05T10:07:00Z">
                    <w:rPr>
                      <w:rFonts w:ascii="Times New Roman" w:hAnsi="Times New Roman"/>
                      <w:sz w:val="24"/>
                      <w:szCs w:val="24"/>
                      <w:lang w:val="fr-FR"/>
                    </w:rPr>
                  </w:rPrChange>
                </w:rPr>
                <w:t>Giám Đốc Hành chính – Pháp chế - Cung ứng</w:t>
              </w:r>
            </w:ins>
            <w:ins w:id="3025" w:author="Nguyet Nguyen (Senior Legal Executive)" w:date="2026-04-22T10:14:00Z">
              <w:del w:id="3026" w:author="Nguyen Quynh Thuy Tien (Senior Social &amp; Digital Marketing Executive)" w:date="2026-04-23T11:10:00Z">
                <w:r w:rsidR="009F1D8F" w:rsidRPr="00537462" w:rsidDel="00C17FE2">
                  <w:rPr>
                    <w:rFonts w:ascii="Times New Roman" w:hAnsi="Times New Roman"/>
                    <w:b/>
                    <w:bCs/>
                    <w:color w:val="45B0E1" w:themeColor="accent1" w:themeTint="99"/>
                    <w:rPrChange w:id="3027" w:author="Nguyet Nguyen (Senior Legal Executive)" w:date="2026-05-05T10:07:00Z">
                      <w:rPr>
                        <w:rFonts w:ascii="Times New Roman" w:hAnsi="Times New Roman"/>
                        <w:b/>
                        <w:bCs/>
                        <w:color w:val="45B0E1" w:themeColor="accent1" w:themeTint="99"/>
                        <w:sz w:val="24"/>
                        <w:szCs w:val="24"/>
                      </w:rPr>
                    </w:rPrChange>
                  </w:rPr>
                  <w:delText>[__]</w:delText>
                </w:r>
              </w:del>
            </w:ins>
            <w:del w:id="3028" w:author="Nguyen Quynh Thuy Tien (Senior Social &amp; Digital Marketing Executive)" w:date="2026-04-23T11:10:00Z">
              <w:r w:rsidR="00752A01" w:rsidRPr="00537462" w:rsidDel="00C17FE2">
                <w:rPr>
                  <w:rFonts w:ascii="Times New Roman" w:hAnsi="Times New Roman"/>
                  <w:b/>
                  <w:lang w:val="nl-NL"/>
                  <w:rPrChange w:id="3029" w:author="Nguyet Nguyen (Senior Legal Executive)" w:date="2026-05-05T10:07:00Z">
                    <w:rPr>
                      <w:rFonts w:ascii="Times New Roman" w:hAnsi="Times New Roman"/>
                      <w:b/>
                      <w:sz w:val="24"/>
                      <w:szCs w:val="24"/>
                      <w:lang w:val="nl-NL"/>
                    </w:rPr>
                  </w:rPrChange>
                </w:rPr>
                <w:delText xml:space="preserve">Phó Giám </w:delText>
              </w:r>
              <w:r w:rsidR="00FB2866" w:rsidRPr="00537462" w:rsidDel="00C17FE2">
                <w:rPr>
                  <w:rFonts w:ascii="Times New Roman" w:hAnsi="Times New Roman"/>
                  <w:b/>
                  <w:lang w:val="nl-NL"/>
                  <w:rPrChange w:id="3030" w:author="Nguyet Nguyen (Senior Legal Executive)" w:date="2026-05-05T10:07:00Z">
                    <w:rPr>
                      <w:rFonts w:ascii="Times New Roman" w:hAnsi="Times New Roman"/>
                      <w:b/>
                      <w:sz w:val="24"/>
                      <w:szCs w:val="24"/>
                      <w:lang w:val="nl-NL"/>
                    </w:rPr>
                  </w:rPrChange>
                </w:rPr>
                <w:delText>Đ</w:delText>
              </w:r>
              <w:r w:rsidR="00752A01" w:rsidRPr="00537462" w:rsidDel="00C17FE2">
                <w:rPr>
                  <w:rFonts w:ascii="Times New Roman" w:hAnsi="Times New Roman"/>
                  <w:b/>
                  <w:lang w:val="nl-NL"/>
                  <w:rPrChange w:id="3031" w:author="Nguyet Nguyen (Senior Legal Executive)" w:date="2026-05-05T10:07:00Z">
                    <w:rPr>
                      <w:rFonts w:ascii="Times New Roman" w:hAnsi="Times New Roman"/>
                      <w:b/>
                      <w:sz w:val="24"/>
                      <w:szCs w:val="24"/>
                      <w:lang w:val="nl-NL"/>
                    </w:rPr>
                  </w:rPrChange>
                </w:rPr>
                <w:delText>ốc</w:delText>
              </w:r>
            </w:del>
          </w:p>
        </w:tc>
        <w:tc>
          <w:tcPr>
            <w:tcW w:w="4952" w:type="dxa"/>
          </w:tcPr>
          <w:p w14:paraId="0892E19D" w14:textId="77777777" w:rsidR="00752A01" w:rsidRPr="00537462" w:rsidRDefault="00752A01" w:rsidP="00EF77B8">
            <w:pPr>
              <w:widowControl w:val="0"/>
              <w:spacing w:after="0" w:line="276" w:lineRule="auto"/>
              <w:jc w:val="center"/>
              <w:rPr>
                <w:rFonts w:ascii="Times New Roman" w:hAnsi="Times New Roman"/>
                <w:b/>
                <w:lang w:val="nl-NL"/>
                <w:rPrChange w:id="3032" w:author="Nguyet Nguyen (Senior Legal Executive)" w:date="2026-05-05T10:07:00Z">
                  <w:rPr>
                    <w:rFonts w:ascii="Times New Roman" w:hAnsi="Times New Roman"/>
                    <w:b/>
                    <w:sz w:val="24"/>
                    <w:szCs w:val="24"/>
                    <w:lang w:val="nl-NL"/>
                  </w:rPr>
                </w:rPrChange>
              </w:rPr>
              <w:pPrChange w:id="3033" w:author="Nguyet Nguyen (Senior Legal Executive)" w:date="2026-05-05T10:03:00Z">
                <w:pPr>
                  <w:spacing w:after="0" w:line="276" w:lineRule="auto"/>
                  <w:jc w:val="center"/>
                </w:pPr>
              </w:pPrChange>
            </w:pPr>
            <w:r w:rsidRPr="00537462">
              <w:rPr>
                <w:rFonts w:ascii="Times New Roman" w:hAnsi="Times New Roman"/>
                <w:b/>
                <w:lang w:val="nl-NL"/>
                <w:rPrChange w:id="3034" w:author="Nguyet Nguyen (Senior Legal Executive)" w:date="2026-05-05T10:07:00Z">
                  <w:rPr>
                    <w:rFonts w:ascii="Times New Roman" w:hAnsi="Times New Roman"/>
                    <w:b/>
                    <w:sz w:val="24"/>
                    <w:szCs w:val="24"/>
                    <w:lang w:val="nl-NL"/>
                  </w:rPr>
                </w:rPrChange>
              </w:rPr>
              <w:t>ĐẠI DIỆN BÊN B</w:t>
            </w:r>
          </w:p>
          <w:p w14:paraId="05E5EB74" w14:textId="77777777" w:rsidR="00752A01" w:rsidRPr="00537462" w:rsidRDefault="00752A01" w:rsidP="00EF77B8">
            <w:pPr>
              <w:widowControl w:val="0"/>
              <w:spacing w:after="0" w:line="276" w:lineRule="auto"/>
              <w:jc w:val="center"/>
              <w:rPr>
                <w:rFonts w:ascii="Times New Roman" w:hAnsi="Times New Roman"/>
                <w:b/>
                <w:lang w:val="nl-NL"/>
                <w:rPrChange w:id="3035" w:author="Nguyet Nguyen (Senior Legal Executive)" w:date="2026-05-05T10:07:00Z">
                  <w:rPr>
                    <w:rFonts w:ascii="Times New Roman" w:hAnsi="Times New Roman"/>
                    <w:b/>
                    <w:sz w:val="24"/>
                    <w:szCs w:val="24"/>
                    <w:lang w:val="nl-NL"/>
                  </w:rPr>
                </w:rPrChange>
              </w:rPr>
              <w:pPrChange w:id="3036" w:author="Nguyet Nguyen (Senior Legal Executive)" w:date="2026-05-05T10:03:00Z">
                <w:pPr>
                  <w:spacing w:after="0" w:line="276" w:lineRule="auto"/>
                  <w:jc w:val="center"/>
                </w:pPr>
              </w:pPrChange>
            </w:pPr>
          </w:p>
          <w:p w14:paraId="60866315" w14:textId="77777777" w:rsidR="00752A01" w:rsidRPr="00537462" w:rsidRDefault="00752A01" w:rsidP="00EF77B8">
            <w:pPr>
              <w:widowControl w:val="0"/>
              <w:spacing w:after="0" w:line="276" w:lineRule="auto"/>
              <w:jc w:val="center"/>
              <w:rPr>
                <w:rFonts w:ascii="Times New Roman" w:hAnsi="Times New Roman"/>
                <w:b/>
                <w:lang w:val="nl-NL"/>
                <w:rPrChange w:id="3037" w:author="Nguyet Nguyen (Senior Legal Executive)" w:date="2026-05-05T10:07:00Z">
                  <w:rPr>
                    <w:rFonts w:ascii="Times New Roman" w:hAnsi="Times New Roman"/>
                    <w:b/>
                    <w:sz w:val="24"/>
                    <w:szCs w:val="24"/>
                    <w:lang w:val="nl-NL"/>
                  </w:rPr>
                </w:rPrChange>
              </w:rPr>
              <w:pPrChange w:id="3038" w:author="Nguyet Nguyen (Senior Legal Executive)" w:date="2026-05-05T10:03:00Z">
                <w:pPr>
                  <w:spacing w:after="0" w:line="276" w:lineRule="auto"/>
                  <w:jc w:val="center"/>
                </w:pPr>
              </w:pPrChange>
            </w:pPr>
          </w:p>
          <w:p w14:paraId="1E940156" w14:textId="4EED7531" w:rsidR="00752A01" w:rsidRPr="00537462" w:rsidDel="00537462" w:rsidRDefault="00752A01" w:rsidP="00EF77B8">
            <w:pPr>
              <w:widowControl w:val="0"/>
              <w:spacing w:after="0" w:line="276" w:lineRule="auto"/>
              <w:jc w:val="center"/>
              <w:rPr>
                <w:del w:id="3039" w:author="Nguyet Nguyen (Senior Legal Executive)" w:date="2026-05-05T10:07:00Z"/>
                <w:rFonts w:ascii="Times New Roman" w:hAnsi="Times New Roman"/>
                <w:b/>
                <w:lang w:val="nl-NL"/>
                <w:rPrChange w:id="3040" w:author="Nguyet Nguyen (Senior Legal Executive)" w:date="2026-05-05T10:07:00Z">
                  <w:rPr>
                    <w:del w:id="3041" w:author="Nguyet Nguyen (Senior Legal Executive)" w:date="2026-05-05T10:07:00Z"/>
                    <w:rFonts w:ascii="Times New Roman" w:hAnsi="Times New Roman"/>
                    <w:b/>
                    <w:sz w:val="24"/>
                    <w:szCs w:val="24"/>
                    <w:lang w:val="nl-NL"/>
                  </w:rPr>
                </w:rPrChange>
              </w:rPr>
              <w:pPrChange w:id="3042" w:author="Nguyet Nguyen (Senior Legal Executive)" w:date="2026-05-05T10:03:00Z">
                <w:pPr>
                  <w:spacing w:after="0" w:line="276" w:lineRule="auto"/>
                  <w:jc w:val="center"/>
                </w:pPr>
              </w:pPrChange>
            </w:pPr>
          </w:p>
          <w:p w14:paraId="2F03F884" w14:textId="77777777" w:rsidR="00752A01" w:rsidRPr="00537462" w:rsidRDefault="00752A01" w:rsidP="00EF77B8">
            <w:pPr>
              <w:widowControl w:val="0"/>
              <w:spacing w:after="0" w:line="276" w:lineRule="auto"/>
              <w:jc w:val="center"/>
              <w:rPr>
                <w:rFonts w:ascii="Times New Roman" w:hAnsi="Times New Roman"/>
                <w:b/>
                <w:lang w:val="nl-NL"/>
                <w:rPrChange w:id="3043" w:author="Nguyet Nguyen (Senior Legal Executive)" w:date="2026-05-05T10:07:00Z">
                  <w:rPr>
                    <w:rFonts w:ascii="Times New Roman" w:hAnsi="Times New Roman"/>
                    <w:b/>
                    <w:sz w:val="24"/>
                    <w:szCs w:val="24"/>
                    <w:lang w:val="nl-NL"/>
                  </w:rPr>
                </w:rPrChange>
              </w:rPr>
              <w:pPrChange w:id="3044" w:author="Nguyet Nguyen (Senior Legal Executive)" w:date="2026-05-05T10:03:00Z">
                <w:pPr>
                  <w:spacing w:after="0" w:line="276" w:lineRule="auto"/>
                  <w:jc w:val="center"/>
                </w:pPr>
              </w:pPrChange>
            </w:pPr>
          </w:p>
          <w:p w14:paraId="4661A33D" w14:textId="77777777" w:rsidR="00752A01" w:rsidRPr="00537462" w:rsidRDefault="00752A01" w:rsidP="00EF77B8">
            <w:pPr>
              <w:widowControl w:val="0"/>
              <w:spacing w:after="0" w:line="276" w:lineRule="auto"/>
              <w:jc w:val="center"/>
              <w:rPr>
                <w:rFonts w:ascii="Times New Roman" w:hAnsi="Times New Roman"/>
                <w:b/>
                <w:lang w:val="nl-NL"/>
                <w:rPrChange w:id="3045" w:author="Nguyet Nguyen (Senior Legal Executive)" w:date="2026-05-05T10:07:00Z">
                  <w:rPr>
                    <w:rFonts w:ascii="Times New Roman" w:hAnsi="Times New Roman"/>
                    <w:b/>
                    <w:sz w:val="24"/>
                    <w:szCs w:val="24"/>
                    <w:lang w:val="nl-NL"/>
                  </w:rPr>
                </w:rPrChange>
              </w:rPr>
              <w:pPrChange w:id="3046" w:author="Nguyet Nguyen (Senior Legal Executive)" w:date="2026-05-05T10:03:00Z">
                <w:pPr>
                  <w:spacing w:after="0" w:line="276" w:lineRule="auto"/>
                  <w:jc w:val="center"/>
                </w:pPr>
              </w:pPrChange>
            </w:pPr>
          </w:p>
          <w:p w14:paraId="2AC03959" w14:textId="77777777" w:rsidR="00752A01" w:rsidRPr="00537462" w:rsidRDefault="00752A01" w:rsidP="00EF77B8">
            <w:pPr>
              <w:widowControl w:val="0"/>
              <w:spacing w:after="0" w:line="276" w:lineRule="auto"/>
              <w:jc w:val="center"/>
              <w:rPr>
                <w:rFonts w:ascii="Times New Roman" w:hAnsi="Times New Roman"/>
                <w:b/>
                <w:lang w:val="nl-NL"/>
                <w:rPrChange w:id="3047" w:author="Nguyet Nguyen (Senior Legal Executive)" w:date="2026-05-05T10:07:00Z">
                  <w:rPr>
                    <w:rFonts w:ascii="Times New Roman" w:hAnsi="Times New Roman"/>
                    <w:b/>
                    <w:sz w:val="24"/>
                    <w:szCs w:val="24"/>
                    <w:lang w:val="nl-NL"/>
                  </w:rPr>
                </w:rPrChange>
              </w:rPr>
              <w:pPrChange w:id="3048" w:author="Nguyet Nguyen (Senior Legal Executive)" w:date="2026-05-05T10:03:00Z">
                <w:pPr>
                  <w:spacing w:after="0" w:line="276" w:lineRule="auto"/>
                  <w:jc w:val="center"/>
                </w:pPr>
              </w:pPrChange>
            </w:pPr>
          </w:p>
          <w:p w14:paraId="2B64CB2C" w14:textId="075F7235" w:rsidR="00752A01" w:rsidRPr="00537462" w:rsidDel="00776F75" w:rsidRDefault="007E3852" w:rsidP="00EF77B8">
            <w:pPr>
              <w:widowControl w:val="0"/>
              <w:spacing w:after="0" w:line="276" w:lineRule="auto"/>
              <w:jc w:val="center"/>
              <w:rPr>
                <w:del w:id="3049" w:author="Tien Nguyen" w:date="2026-04-22T20:26:00Z"/>
                <w:rFonts w:ascii="Times New Roman" w:hAnsi="Times New Roman"/>
                <w:b/>
                <w:bCs/>
                <w:lang w:val="vi-VN"/>
                <w:rPrChange w:id="3050" w:author="Nguyet Nguyen (Senior Legal Executive)" w:date="2026-05-05T10:07:00Z">
                  <w:rPr>
                    <w:del w:id="3051" w:author="Tien Nguyen" w:date="2026-04-22T20:26:00Z"/>
                    <w:rFonts w:ascii="Times New Roman" w:hAnsi="Times New Roman"/>
                    <w:b/>
                    <w:bCs/>
                    <w:color w:val="45B0E1" w:themeColor="accent1" w:themeTint="99"/>
                    <w:sz w:val="24"/>
                    <w:szCs w:val="24"/>
                    <w:lang w:val="vi-VN"/>
                  </w:rPr>
                </w:rPrChange>
              </w:rPr>
              <w:pPrChange w:id="3052" w:author="Nguyet Nguyen (Senior Legal Executive)" w:date="2026-05-05T10:03:00Z">
                <w:pPr>
                  <w:spacing w:after="0" w:line="276" w:lineRule="auto"/>
                  <w:jc w:val="center"/>
                </w:pPr>
              </w:pPrChange>
            </w:pPr>
            <w:ins w:id="3053" w:author="Tien Nguyen" w:date="2026-04-22T20:26:00Z">
              <w:r w:rsidRPr="00537462">
                <w:rPr>
                  <w:rFonts w:ascii="Times New Roman" w:hAnsi="Times New Roman"/>
                  <w:b/>
                  <w:bCs/>
                  <w:rPrChange w:id="3054" w:author="Nguyet Nguyen (Senior Legal Executive)" w:date="2026-05-05T10:07:00Z">
                    <w:rPr>
                      <w:rFonts w:ascii="Times New Roman" w:hAnsi="Times New Roman"/>
                      <w:b/>
                      <w:bCs/>
                      <w:color w:val="45B0E1" w:themeColor="accent1" w:themeTint="99"/>
                      <w:sz w:val="24"/>
                      <w:szCs w:val="24"/>
                    </w:rPr>
                  </w:rPrChange>
                </w:rPr>
                <w:t>TRẦN</w:t>
              </w:r>
              <w:r w:rsidRPr="00537462">
                <w:rPr>
                  <w:rFonts w:ascii="Times New Roman" w:hAnsi="Times New Roman"/>
                  <w:b/>
                  <w:bCs/>
                  <w:lang w:val="vi-VN"/>
                  <w:rPrChange w:id="3055" w:author="Nguyet Nguyen (Senior Legal Executive)" w:date="2026-05-05T10:07:00Z">
                    <w:rPr>
                      <w:rFonts w:ascii="Times New Roman" w:hAnsi="Times New Roman"/>
                      <w:b/>
                      <w:bCs/>
                      <w:color w:val="45B0E1" w:themeColor="accent1" w:themeTint="99"/>
                      <w:sz w:val="24"/>
                      <w:szCs w:val="24"/>
                      <w:lang w:val="vi-VN"/>
                    </w:rPr>
                  </w:rPrChange>
                </w:rPr>
                <w:t xml:space="preserve"> THỊ THUỲ TRANG </w:t>
              </w:r>
            </w:ins>
            <w:del w:id="3056" w:author="Tien Nguyen" w:date="2026-04-22T20:26:00Z">
              <w:r w:rsidR="00470121" w:rsidRPr="00537462" w:rsidDel="007E3852">
                <w:rPr>
                  <w:rFonts w:ascii="Times New Roman" w:hAnsi="Times New Roman"/>
                  <w:b/>
                  <w:bCs/>
                  <w:rPrChange w:id="3057" w:author="Nguyet Nguyen (Senior Legal Executive)" w:date="2026-05-05T10:07:00Z">
                    <w:rPr>
                      <w:rFonts w:ascii="Times New Roman" w:hAnsi="Times New Roman"/>
                      <w:b/>
                      <w:bCs/>
                      <w:color w:val="45B0E1" w:themeColor="accent1" w:themeTint="99"/>
                      <w:sz w:val="24"/>
                      <w:szCs w:val="24"/>
                    </w:rPr>
                  </w:rPrChange>
                </w:rPr>
                <w:delText>[__]</w:delText>
              </w:r>
            </w:del>
          </w:p>
          <w:p w14:paraId="09A6450E" w14:textId="77777777" w:rsidR="00776F75" w:rsidRPr="00537462" w:rsidRDefault="00776F75" w:rsidP="00EF77B8">
            <w:pPr>
              <w:widowControl w:val="0"/>
              <w:spacing w:after="0" w:line="276" w:lineRule="auto"/>
              <w:jc w:val="center"/>
              <w:rPr>
                <w:ins w:id="3058" w:author="Tien Nguyen" w:date="2026-04-23T16:19:00Z"/>
                <w:rFonts w:ascii="Times New Roman" w:hAnsi="Times New Roman"/>
                <w:b/>
                <w:bCs/>
                <w:rPrChange w:id="3059" w:author="Nguyet Nguyen (Senior Legal Executive)" w:date="2026-05-05T10:07:00Z">
                  <w:rPr>
                    <w:ins w:id="3060" w:author="Tien Nguyen" w:date="2026-04-23T16:19:00Z"/>
                    <w:rFonts w:ascii="Times New Roman" w:hAnsi="Times New Roman"/>
                    <w:b/>
                    <w:bCs/>
                    <w:color w:val="000099"/>
                    <w:sz w:val="24"/>
                    <w:szCs w:val="24"/>
                  </w:rPr>
                </w:rPrChange>
              </w:rPr>
              <w:pPrChange w:id="3061" w:author="Nguyet Nguyen (Senior Legal Executive)" w:date="2026-05-05T10:03:00Z">
                <w:pPr>
                  <w:spacing w:after="0" w:line="276" w:lineRule="auto"/>
                  <w:jc w:val="center"/>
                </w:pPr>
              </w:pPrChange>
            </w:pPr>
          </w:p>
          <w:p w14:paraId="54D32788" w14:textId="11CD561A" w:rsidR="00752A01" w:rsidRPr="00537462" w:rsidRDefault="00C17FE2" w:rsidP="00EF77B8">
            <w:pPr>
              <w:widowControl w:val="0"/>
              <w:spacing w:after="0" w:line="276" w:lineRule="auto"/>
              <w:jc w:val="center"/>
              <w:rPr>
                <w:rFonts w:ascii="Times New Roman" w:hAnsi="Times New Roman"/>
                <w:lang w:val="nl-NL"/>
                <w:rPrChange w:id="3062" w:author="Nguyet Nguyen (Senior Legal Executive)" w:date="2026-05-05T10:07:00Z">
                  <w:rPr>
                    <w:rFonts w:ascii="Times New Roman" w:hAnsi="Times New Roman"/>
                    <w:b/>
                    <w:sz w:val="24"/>
                    <w:szCs w:val="24"/>
                    <w:lang w:val="nl-NL"/>
                  </w:rPr>
                </w:rPrChange>
              </w:rPr>
              <w:pPrChange w:id="3063" w:author="Nguyet Nguyen (Senior Legal Executive)" w:date="2026-05-05T10:03:00Z">
                <w:pPr>
                  <w:spacing w:after="0" w:line="276" w:lineRule="auto"/>
                  <w:jc w:val="center"/>
                </w:pPr>
              </w:pPrChange>
            </w:pPr>
            <w:ins w:id="3064" w:author="Nguyen Quynh Thuy Tien (Senior Social &amp; Digital Marketing Executive)" w:date="2026-04-23T11:10:00Z">
              <w:r w:rsidRPr="00537462">
                <w:rPr>
                  <w:rFonts w:ascii="Times New Roman" w:hAnsi="Times New Roman"/>
                  <w:rPrChange w:id="3065" w:author="Nguyet Nguyen (Senior Legal Executive)" w:date="2026-05-05T10:07:00Z">
                    <w:rPr>
                      <w:rFonts w:ascii="Times New Roman" w:hAnsi="Times New Roman"/>
                      <w:b/>
                      <w:bCs/>
                      <w:color w:val="45B0E1" w:themeColor="accent1" w:themeTint="99"/>
                      <w:sz w:val="24"/>
                      <w:szCs w:val="24"/>
                    </w:rPr>
                  </w:rPrChange>
                </w:rPr>
                <w:t>Giám Đốc</w:t>
              </w:r>
            </w:ins>
            <w:del w:id="3066" w:author="Nguyen Quynh Thuy Tien (Senior Social &amp; Digital Marketing Executive)" w:date="2026-04-23T11:10:00Z">
              <w:r w:rsidR="00470121" w:rsidRPr="00537462" w:rsidDel="00C17FE2">
                <w:rPr>
                  <w:rFonts w:ascii="Times New Roman" w:hAnsi="Times New Roman"/>
                  <w:color w:val="45B0E1" w:themeColor="accent1" w:themeTint="99"/>
                  <w:rPrChange w:id="3067" w:author="Nguyet Nguyen (Senior Legal Executive)" w:date="2026-05-05T10:07:00Z">
                    <w:rPr>
                      <w:rFonts w:ascii="Times New Roman" w:hAnsi="Times New Roman"/>
                      <w:b/>
                      <w:bCs/>
                      <w:color w:val="45B0E1" w:themeColor="accent1" w:themeTint="99"/>
                      <w:sz w:val="24"/>
                      <w:szCs w:val="24"/>
                    </w:rPr>
                  </w:rPrChange>
                </w:rPr>
                <w:delText>[__]</w:delText>
              </w:r>
            </w:del>
          </w:p>
        </w:tc>
      </w:tr>
    </w:tbl>
    <w:p w14:paraId="5B89490C" w14:textId="4C3EC8BB" w:rsidR="00752A01" w:rsidRPr="001A2642" w:rsidRDefault="00FE3A7E" w:rsidP="00244DFD">
      <w:pPr>
        <w:pStyle w:val="Heading1"/>
        <w:jc w:val="center"/>
        <w:rPr>
          <w:rFonts w:ascii="Times New Roman" w:hAnsi="Times New Roman" w:cs="Times New Roman"/>
          <w:b/>
          <w:bCs/>
          <w:color w:val="auto"/>
          <w:sz w:val="24"/>
          <w:szCs w:val="24"/>
          <w:lang w:val="nl-NL"/>
          <w:rPrChange w:id="3068" w:author="Nguyen Quynh Thuy Tien (Senior Social &amp; Digital Marketing Executive)" w:date="2026-04-24T11:21:00Z">
            <w:rPr>
              <w:b/>
              <w:bCs/>
              <w:color w:val="auto"/>
              <w:lang w:val="nl-NL"/>
            </w:rPr>
          </w:rPrChange>
        </w:rPr>
      </w:pPr>
      <w:r w:rsidRPr="001A2642">
        <w:rPr>
          <w:rFonts w:ascii="Times New Roman" w:hAnsi="Times New Roman" w:cs="Times New Roman"/>
          <w:b/>
          <w:sz w:val="24"/>
          <w:szCs w:val="24"/>
          <w:lang w:val="vi-VN"/>
        </w:rPr>
        <w:br w:type="page"/>
      </w:r>
      <w:bookmarkStart w:id="3069" w:name="_Toc163831865"/>
      <w:r w:rsidR="00764EFA" w:rsidRPr="001A2642">
        <w:rPr>
          <w:rFonts w:ascii="Times New Roman" w:hAnsi="Times New Roman" w:cs="Times New Roman"/>
          <w:b/>
          <w:color w:val="auto"/>
          <w:sz w:val="24"/>
          <w:szCs w:val="24"/>
          <w:lang w:val="vi-VN"/>
        </w:rPr>
        <w:lastRenderedPageBreak/>
        <w:t xml:space="preserve">PHỤ LỤC 2 – </w:t>
      </w:r>
      <w:r w:rsidR="003837AF" w:rsidRPr="001A2642">
        <w:rPr>
          <w:rFonts w:ascii="Times New Roman" w:hAnsi="Times New Roman" w:cs="Times New Roman"/>
          <w:b/>
          <w:color w:val="auto"/>
          <w:sz w:val="24"/>
          <w:szCs w:val="24"/>
          <w:lang w:val="vi-VN"/>
        </w:rPr>
        <w:t>GIÁ TRỊ HỢP ĐỒNG VÀ THANH TOÁN</w:t>
      </w:r>
      <w:bookmarkEnd w:id="3069"/>
    </w:p>
    <w:p w14:paraId="3CC42F18" w14:textId="01CE262E" w:rsidR="00B40183" w:rsidRPr="00537462" w:rsidRDefault="00752A01" w:rsidP="00244DFD">
      <w:pPr>
        <w:spacing w:before="240" w:after="0" w:line="276" w:lineRule="auto"/>
        <w:jc w:val="both"/>
        <w:rPr>
          <w:rFonts w:ascii="Times New Roman" w:hAnsi="Times New Roman"/>
          <w:lang w:val="nl-NL"/>
          <w:rPrChange w:id="3070" w:author="Nguyet Nguyen (Senior Legal Executive)" w:date="2026-05-05T10:09:00Z">
            <w:rPr>
              <w:rFonts w:ascii="Times New Roman" w:hAnsi="Times New Roman"/>
              <w:sz w:val="24"/>
              <w:szCs w:val="24"/>
              <w:lang w:val="nl-NL"/>
            </w:rPr>
          </w:rPrChange>
        </w:rPr>
      </w:pPr>
      <w:bookmarkStart w:id="3071" w:name="_Hlk157067889"/>
      <w:r w:rsidRPr="00537462">
        <w:rPr>
          <w:rFonts w:ascii="Times New Roman" w:hAnsi="Times New Roman"/>
          <w:lang w:val="nl-NL"/>
          <w:rPrChange w:id="3072" w:author="Nguyet Nguyen (Senior Legal Executive)" w:date="2026-05-05T10:09:00Z">
            <w:rPr>
              <w:rFonts w:ascii="Times New Roman" w:hAnsi="Times New Roman"/>
              <w:sz w:val="24"/>
              <w:szCs w:val="24"/>
              <w:lang w:val="nl-NL"/>
            </w:rPr>
          </w:rPrChange>
        </w:rPr>
        <w:t>Bên</w:t>
      </w:r>
      <w:r w:rsidR="00D3588F" w:rsidRPr="00537462">
        <w:rPr>
          <w:rFonts w:ascii="Times New Roman" w:hAnsi="Times New Roman"/>
          <w:lang w:val="nl-NL"/>
          <w:rPrChange w:id="3073" w:author="Nguyet Nguyen (Senior Legal Executive)" w:date="2026-05-05T10:09:00Z">
            <w:rPr>
              <w:rFonts w:ascii="Times New Roman" w:hAnsi="Times New Roman"/>
              <w:sz w:val="24"/>
              <w:szCs w:val="24"/>
              <w:lang w:val="nl-NL"/>
            </w:rPr>
          </w:rPrChange>
        </w:rPr>
        <w:t xml:space="preserve"> A và Bên B</w:t>
      </w:r>
      <w:r w:rsidRPr="00537462">
        <w:rPr>
          <w:rFonts w:ascii="Times New Roman" w:hAnsi="Times New Roman"/>
          <w:lang w:val="nl-NL"/>
          <w:rPrChange w:id="3074" w:author="Nguyet Nguyen (Senior Legal Executive)" w:date="2026-05-05T10:09:00Z">
            <w:rPr>
              <w:rFonts w:ascii="Times New Roman" w:hAnsi="Times New Roman"/>
              <w:sz w:val="24"/>
              <w:szCs w:val="24"/>
              <w:lang w:val="nl-NL"/>
            </w:rPr>
          </w:rPrChange>
        </w:rPr>
        <w:t xml:space="preserve"> thống nhất ký kết </w:t>
      </w:r>
      <w:r w:rsidRPr="00537462">
        <w:rPr>
          <w:rFonts w:ascii="Times New Roman" w:hAnsi="Times New Roman"/>
          <w:b/>
          <w:bCs/>
          <w:noProof/>
          <w:lang w:val="nl-NL"/>
          <w:rPrChange w:id="3075" w:author="Nguyet Nguyen (Senior Legal Executive)" w:date="2026-05-05T10:09:00Z">
            <w:rPr>
              <w:rFonts w:ascii="Times New Roman" w:hAnsi="Times New Roman"/>
              <w:b/>
              <w:bCs/>
              <w:noProof/>
              <w:sz w:val="24"/>
              <w:szCs w:val="24"/>
              <w:lang w:val="nl-NL"/>
            </w:rPr>
          </w:rPrChange>
        </w:rPr>
        <w:t xml:space="preserve">Phụ </w:t>
      </w:r>
      <w:r w:rsidR="009D3D96" w:rsidRPr="00537462">
        <w:rPr>
          <w:rFonts w:ascii="Times New Roman" w:hAnsi="Times New Roman"/>
          <w:b/>
          <w:bCs/>
          <w:noProof/>
          <w:lang w:val="nl-NL"/>
          <w:rPrChange w:id="3076" w:author="Nguyet Nguyen (Senior Legal Executive)" w:date="2026-05-05T10:09:00Z">
            <w:rPr>
              <w:rFonts w:ascii="Times New Roman" w:hAnsi="Times New Roman"/>
              <w:b/>
              <w:bCs/>
              <w:noProof/>
              <w:sz w:val="24"/>
              <w:szCs w:val="24"/>
              <w:lang w:val="nl-NL"/>
            </w:rPr>
          </w:rPrChange>
        </w:rPr>
        <w:t>L</w:t>
      </w:r>
      <w:r w:rsidRPr="00537462">
        <w:rPr>
          <w:rFonts w:ascii="Times New Roman" w:hAnsi="Times New Roman"/>
          <w:b/>
          <w:bCs/>
          <w:noProof/>
          <w:lang w:val="nl-NL"/>
          <w:rPrChange w:id="3077" w:author="Nguyet Nguyen (Senior Legal Executive)" w:date="2026-05-05T10:09:00Z">
            <w:rPr>
              <w:rFonts w:ascii="Times New Roman" w:hAnsi="Times New Roman"/>
              <w:b/>
              <w:bCs/>
              <w:noProof/>
              <w:sz w:val="24"/>
              <w:szCs w:val="24"/>
              <w:lang w:val="nl-NL"/>
            </w:rPr>
          </w:rPrChange>
        </w:rPr>
        <w:t>ục 2</w:t>
      </w:r>
      <w:r w:rsidR="00603082" w:rsidRPr="00537462">
        <w:rPr>
          <w:rFonts w:ascii="Times New Roman" w:hAnsi="Times New Roman"/>
          <w:b/>
          <w:bCs/>
          <w:noProof/>
          <w:lang w:val="vi-VN"/>
          <w:rPrChange w:id="3078" w:author="Nguyet Nguyen (Senior Legal Executive)" w:date="2026-05-05T10:09:00Z">
            <w:rPr>
              <w:rFonts w:ascii="Times New Roman" w:hAnsi="Times New Roman"/>
              <w:b/>
              <w:bCs/>
              <w:noProof/>
              <w:sz w:val="24"/>
              <w:szCs w:val="24"/>
              <w:lang w:val="vi-VN"/>
            </w:rPr>
          </w:rPrChange>
        </w:rPr>
        <w:t xml:space="preserve"> </w:t>
      </w:r>
      <w:r w:rsidRPr="00537462">
        <w:rPr>
          <w:rFonts w:ascii="Times New Roman" w:hAnsi="Times New Roman"/>
          <w:b/>
          <w:bCs/>
          <w:noProof/>
          <w:lang w:val="nl-NL"/>
          <w:rPrChange w:id="3079" w:author="Nguyet Nguyen (Senior Legal Executive)" w:date="2026-05-05T10:09:00Z">
            <w:rPr>
              <w:rFonts w:ascii="Times New Roman" w:hAnsi="Times New Roman"/>
              <w:b/>
              <w:bCs/>
              <w:noProof/>
              <w:sz w:val="24"/>
              <w:szCs w:val="24"/>
              <w:lang w:val="nl-NL"/>
            </w:rPr>
          </w:rPrChange>
        </w:rPr>
        <w:t xml:space="preserve">– </w:t>
      </w:r>
      <w:r w:rsidR="003837AF" w:rsidRPr="00537462">
        <w:rPr>
          <w:rFonts w:ascii="Times New Roman" w:hAnsi="Times New Roman"/>
          <w:b/>
          <w:bCs/>
          <w:noProof/>
          <w:lang w:val="nl-NL"/>
          <w:rPrChange w:id="3080" w:author="Nguyet Nguyen (Senior Legal Executive)" w:date="2026-05-05T10:09:00Z">
            <w:rPr>
              <w:rFonts w:ascii="Times New Roman" w:hAnsi="Times New Roman"/>
              <w:b/>
              <w:bCs/>
              <w:noProof/>
              <w:sz w:val="24"/>
              <w:szCs w:val="24"/>
              <w:lang w:val="nl-NL"/>
            </w:rPr>
          </w:rPrChange>
        </w:rPr>
        <w:t>Giá Trị Hợp Đồng Và Thanh Toán</w:t>
      </w:r>
      <w:r w:rsidRPr="00537462">
        <w:rPr>
          <w:rFonts w:ascii="Times New Roman" w:hAnsi="Times New Roman"/>
          <w:noProof/>
          <w:lang w:val="nl-NL"/>
          <w:rPrChange w:id="3081" w:author="Nguyet Nguyen (Senior Legal Executive)" w:date="2026-05-05T10:09:00Z">
            <w:rPr>
              <w:rFonts w:ascii="Times New Roman" w:hAnsi="Times New Roman"/>
              <w:noProof/>
              <w:sz w:val="24"/>
              <w:szCs w:val="24"/>
              <w:lang w:val="nl-NL"/>
            </w:rPr>
          </w:rPrChange>
        </w:rPr>
        <w:t xml:space="preserve"> </w:t>
      </w:r>
      <w:bookmarkEnd w:id="3071"/>
      <w:r w:rsidR="00B40183" w:rsidRPr="00537462">
        <w:rPr>
          <w:rFonts w:ascii="Times New Roman" w:hAnsi="Times New Roman"/>
          <w:lang w:val="vi-VN"/>
          <w:rPrChange w:id="3082" w:author="Nguyet Nguyen (Senior Legal Executive)" w:date="2026-05-05T10:09:00Z">
            <w:rPr>
              <w:rFonts w:ascii="Times New Roman" w:hAnsi="Times New Roman"/>
              <w:sz w:val="24"/>
              <w:szCs w:val="24"/>
              <w:lang w:val="vi-VN"/>
            </w:rPr>
          </w:rPrChange>
        </w:rPr>
        <w:t xml:space="preserve">là một phần không thể tách rời của </w:t>
      </w:r>
      <w:r w:rsidR="00AC38C7" w:rsidRPr="00537462">
        <w:rPr>
          <w:rFonts w:ascii="Times New Roman" w:hAnsi="Times New Roman"/>
          <w:lang w:val="vi-VN"/>
          <w:rPrChange w:id="3083" w:author="Nguyet Nguyen (Senior Legal Executive)" w:date="2026-05-05T10:09:00Z">
            <w:rPr>
              <w:rFonts w:ascii="Times New Roman" w:hAnsi="Times New Roman"/>
              <w:sz w:val="24"/>
              <w:szCs w:val="24"/>
              <w:lang w:val="vi-VN"/>
            </w:rPr>
          </w:rPrChange>
        </w:rPr>
        <w:t>Hợp Đồng</w:t>
      </w:r>
      <w:r w:rsidR="00B40183" w:rsidRPr="00537462">
        <w:rPr>
          <w:rFonts w:ascii="Times New Roman" w:hAnsi="Times New Roman"/>
          <w:lang w:val="vi-VN"/>
          <w:rPrChange w:id="3084" w:author="Nguyet Nguyen (Senior Legal Executive)" w:date="2026-05-05T10:09:00Z">
            <w:rPr>
              <w:rFonts w:ascii="Times New Roman" w:hAnsi="Times New Roman"/>
              <w:sz w:val="24"/>
              <w:szCs w:val="24"/>
              <w:lang w:val="vi-VN"/>
            </w:rPr>
          </w:rPrChange>
        </w:rPr>
        <w:t xml:space="preserve"> </w:t>
      </w:r>
      <w:r w:rsidR="00664D33" w:rsidRPr="00537462">
        <w:rPr>
          <w:rFonts w:ascii="Times New Roman" w:hAnsi="Times New Roman"/>
          <w:lang w:val="nl-NL"/>
          <w:rPrChange w:id="3085" w:author="Nguyet Nguyen (Senior Legal Executive)" w:date="2026-05-05T10:09:00Z">
            <w:rPr>
              <w:rFonts w:ascii="Times New Roman" w:hAnsi="Times New Roman"/>
              <w:sz w:val="24"/>
              <w:szCs w:val="24"/>
              <w:lang w:val="nl-NL"/>
            </w:rPr>
          </w:rPrChange>
        </w:rPr>
        <w:t>Dịch Vụ</w:t>
      </w:r>
      <w:r w:rsidR="00B40183" w:rsidRPr="00537462">
        <w:rPr>
          <w:rFonts w:ascii="Times New Roman" w:hAnsi="Times New Roman"/>
          <w:lang w:val="vi-VN"/>
          <w:rPrChange w:id="3086" w:author="Nguyet Nguyen (Senior Legal Executive)" w:date="2026-05-05T10:09:00Z">
            <w:rPr>
              <w:rFonts w:ascii="Times New Roman" w:hAnsi="Times New Roman"/>
              <w:sz w:val="24"/>
              <w:szCs w:val="24"/>
              <w:lang w:val="vi-VN"/>
            </w:rPr>
          </w:rPrChange>
        </w:rPr>
        <w:t xml:space="preserve"> số </w:t>
      </w:r>
      <w:ins w:id="3087" w:author="Nguyet Nguyen (Senior Legal Executive)" w:date="2026-05-05T10:08:00Z">
        <w:r w:rsidR="00537462" w:rsidRPr="005B3B96">
          <w:rPr>
            <w:rFonts w:ascii="Times New Roman" w:hAnsi="Times New Roman"/>
            <w:b/>
            <w:bCs/>
            <w:color w:val="0000CC"/>
          </w:rPr>
          <w:t>779/</w:t>
        </w:r>
        <w:r w:rsidR="00537462" w:rsidRPr="005B3B96">
          <w:rPr>
            <w:rFonts w:ascii="Times New Roman" w:hAnsi="Times New Roman"/>
            <w:b/>
            <w:bCs/>
          </w:rPr>
          <w:t>2026/1106-ESE/ACFC-CROSSOVERS</w:t>
        </w:r>
        <w:r w:rsidR="00537462" w:rsidRPr="005B3B96">
          <w:rPr>
            <w:rFonts w:ascii="Times New Roman" w:hAnsi="Times New Roman"/>
            <w:color w:val="45B0E1" w:themeColor="accent1" w:themeTint="99"/>
            <w:lang w:val="vi-VN"/>
          </w:rPr>
          <w:t xml:space="preserve">, </w:t>
        </w:r>
      </w:ins>
      <w:del w:id="3088" w:author="Nguyet Nguyen (Senior Legal Executive)" w:date="2026-05-05T10:08:00Z">
        <w:r w:rsidR="00470121" w:rsidRPr="00537462" w:rsidDel="00537462">
          <w:rPr>
            <w:rFonts w:ascii="Times New Roman" w:hAnsi="Times New Roman"/>
            <w:color w:val="45B0E1" w:themeColor="accent1" w:themeTint="99"/>
            <w:lang w:val="vi-VN"/>
            <w:rPrChange w:id="3089" w:author="Nguyet Nguyen (Senior Legal Executive)" w:date="2026-05-05T10:09:00Z">
              <w:rPr>
                <w:rFonts w:ascii="Times New Roman" w:hAnsi="Times New Roman"/>
                <w:color w:val="45B0E1" w:themeColor="accent1" w:themeTint="99"/>
                <w:sz w:val="24"/>
                <w:szCs w:val="24"/>
                <w:lang w:val="vi-VN"/>
              </w:rPr>
            </w:rPrChange>
          </w:rPr>
          <w:delText>[__]</w:delText>
        </w:r>
        <w:r w:rsidR="00B40183" w:rsidRPr="00537462" w:rsidDel="00537462">
          <w:rPr>
            <w:rFonts w:ascii="Times New Roman" w:hAnsi="Times New Roman"/>
            <w:lang w:val="vi-VN"/>
            <w:rPrChange w:id="3090" w:author="Nguyet Nguyen (Senior Legal Executive)" w:date="2026-05-05T10:09:00Z">
              <w:rPr>
                <w:rFonts w:ascii="Times New Roman" w:hAnsi="Times New Roman"/>
                <w:sz w:val="24"/>
                <w:szCs w:val="24"/>
                <w:lang w:val="vi-VN"/>
              </w:rPr>
            </w:rPrChange>
          </w:rPr>
          <w:delText xml:space="preserve"> ký ngày </w:delText>
        </w:r>
        <w:r w:rsidR="00470121" w:rsidRPr="00537462" w:rsidDel="00537462">
          <w:rPr>
            <w:rFonts w:ascii="Times New Roman" w:hAnsi="Times New Roman"/>
            <w:color w:val="45B0E1" w:themeColor="accent1" w:themeTint="99"/>
            <w:lang w:val="vi-VN"/>
            <w:rPrChange w:id="3091" w:author="Nguyet Nguyen (Senior Legal Executive)" w:date="2026-05-05T10:09:00Z">
              <w:rPr>
                <w:rFonts w:ascii="Times New Roman" w:hAnsi="Times New Roman"/>
                <w:color w:val="45B0E1" w:themeColor="accent1" w:themeTint="99"/>
                <w:sz w:val="24"/>
                <w:szCs w:val="24"/>
                <w:lang w:val="vi-VN"/>
              </w:rPr>
            </w:rPrChange>
          </w:rPr>
          <w:delText>[__]</w:delText>
        </w:r>
        <w:r w:rsidR="00B40183" w:rsidRPr="00537462" w:rsidDel="00537462">
          <w:rPr>
            <w:rFonts w:ascii="Times New Roman" w:hAnsi="Times New Roman"/>
            <w:lang w:val="vi-VN"/>
            <w:rPrChange w:id="3092" w:author="Nguyet Nguyen (Senior Legal Executive)" w:date="2026-05-05T10:09:00Z">
              <w:rPr>
                <w:rFonts w:ascii="Times New Roman" w:hAnsi="Times New Roman"/>
                <w:sz w:val="24"/>
                <w:szCs w:val="24"/>
                <w:lang w:val="vi-VN"/>
              </w:rPr>
            </w:rPrChange>
          </w:rPr>
          <w:delText xml:space="preserve">, </w:delText>
        </w:r>
      </w:del>
      <w:r w:rsidR="00B40183" w:rsidRPr="00537462">
        <w:rPr>
          <w:rFonts w:ascii="Times New Roman" w:hAnsi="Times New Roman"/>
          <w:lang w:val="vi-VN"/>
          <w:rPrChange w:id="3093" w:author="Nguyet Nguyen (Senior Legal Executive)" w:date="2026-05-05T10:09:00Z">
            <w:rPr>
              <w:rFonts w:ascii="Times New Roman" w:hAnsi="Times New Roman"/>
              <w:sz w:val="24"/>
              <w:szCs w:val="24"/>
              <w:lang w:val="vi-VN"/>
            </w:rPr>
          </w:rPrChange>
        </w:rPr>
        <w:t>với nội dung cụ thể như sau</w:t>
      </w:r>
      <w:r w:rsidR="00244DFD" w:rsidRPr="00537462">
        <w:rPr>
          <w:rFonts w:ascii="Times New Roman" w:hAnsi="Times New Roman"/>
          <w:lang w:val="nl-NL"/>
          <w:rPrChange w:id="3094" w:author="Nguyet Nguyen (Senior Legal Executive)" w:date="2026-05-05T10:09:00Z">
            <w:rPr>
              <w:rFonts w:ascii="Times New Roman" w:hAnsi="Times New Roman"/>
              <w:sz w:val="24"/>
              <w:szCs w:val="24"/>
              <w:lang w:val="nl-NL"/>
            </w:rPr>
          </w:rPrChange>
        </w:rPr>
        <w:t>:</w:t>
      </w:r>
    </w:p>
    <w:p w14:paraId="4D4F8E79" w14:textId="77777777" w:rsidR="00752A01" w:rsidRPr="00537462" w:rsidRDefault="00072B9B" w:rsidP="00C662C3">
      <w:pPr>
        <w:spacing w:after="0" w:line="276" w:lineRule="auto"/>
        <w:jc w:val="both"/>
        <w:rPr>
          <w:rFonts w:ascii="Times New Roman" w:hAnsi="Times New Roman"/>
          <w:b/>
          <w:bCs/>
          <w:lang w:val="nl-NL"/>
          <w:rPrChange w:id="3095" w:author="Nguyet Nguyen (Senior Legal Executive)" w:date="2026-05-05T10:09:00Z">
            <w:rPr>
              <w:rFonts w:ascii="Times New Roman" w:hAnsi="Times New Roman"/>
              <w:b/>
              <w:bCs/>
              <w:sz w:val="24"/>
              <w:szCs w:val="24"/>
              <w:lang w:val="nl-NL"/>
            </w:rPr>
          </w:rPrChange>
        </w:rPr>
      </w:pPr>
      <w:r w:rsidRPr="00537462">
        <w:rPr>
          <w:rFonts w:ascii="Times New Roman" w:hAnsi="Times New Roman"/>
          <w:b/>
          <w:bCs/>
          <w:lang w:val="nl-NL"/>
          <w:rPrChange w:id="3096" w:author="Nguyet Nguyen (Senior Legal Executive)" w:date="2026-05-05T10:09:00Z">
            <w:rPr>
              <w:rFonts w:ascii="Times New Roman" w:hAnsi="Times New Roman"/>
              <w:b/>
              <w:bCs/>
              <w:sz w:val="24"/>
              <w:szCs w:val="24"/>
              <w:lang w:val="nl-NL"/>
            </w:rPr>
          </w:rPrChange>
        </w:rPr>
        <w:t xml:space="preserve">ĐIỀU 1. GIÁ TRỊ </w:t>
      </w:r>
      <w:r w:rsidR="00AC38C7" w:rsidRPr="00537462">
        <w:rPr>
          <w:rFonts w:ascii="Times New Roman" w:hAnsi="Times New Roman"/>
          <w:b/>
          <w:bCs/>
          <w:lang w:val="nl-NL"/>
          <w:rPrChange w:id="3097" w:author="Nguyet Nguyen (Senior Legal Executive)" w:date="2026-05-05T10:09:00Z">
            <w:rPr>
              <w:rFonts w:ascii="Times New Roman" w:hAnsi="Times New Roman"/>
              <w:b/>
              <w:bCs/>
              <w:sz w:val="24"/>
              <w:szCs w:val="24"/>
              <w:lang w:val="nl-NL"/>
            </w:rPr>
          </w:rPrChange>
        </w:rPr>
        <w:t>HỢP ĐỒNG</w:t>
      </w:r>
    </w:p>
    <w:p w14:paraId="0019A13C" w14:textId="68D0C022" w:rsidR="00B40183" w:rsidRPr="00537462" w:rsidRDefault="00752A01" w:rsidP="00F21133">
      <w:pPr>
        <w:spacing w:after="0" w:line="276" w:lineRule="auto"/>
        <w:rPr>
          <w:rFonts w:ascii="Times New Roman" w:hAnsi="Times New Roman"/>
          <w:rPrChange w:id="3098" w:author="Nguyet Nguyen (Senior Legal Executive)" w:date="2026-05-05T10:09:00Z">
            <w:rPr>
              <w:rFonts w:ascii="Times New Roman" w:hAnsi="Times New Roman"/>
              <w:sz w:val="24"/>
              <w:szCs w:val="24"/>
            </w:rPr>
          </w:rPrChange>
        </w:rPr>
      </w:pPr>
      <w:bookmarkStart w:id="3099" w:name="_Hlk160886028"/>
      <w:r w:rsidRPr="00537462">
        <w:rPr>
          <w:rFonts w:ascii="Times New Roman" w:hAnsi="Times New Roman"/>
          <w:lang w:val="nl-NL"/>
          <w:rPrChange w:id="3100" w:author="Nguyet Nguyen (Senior Legal Executive)" w:date="2026-05-05T10:09:00Z">
            <w:rPr>
              <w:rFonts w:ascii="Times New Roman" w:hAnsi="Times New Roman"/>
              <w:sz w:val="24"/>
              <w:szCs w:val="24"/>
              <w:lang w:val="nl-NL"/>
            </w:rPr>
          </w:rPrChange>
        </w:rPr>
        <w:t xml:space="preserve">Giá trị </w:t>
      </w:r>
      <w:r w:rsidR="00AC38C7" w:rsidRPr="00537462">
        <w:rPr>
          <w:rFonts w:ascii="Times New Roman" w:hAnsi="Times New Roman"/>
          <w:lang w:val="nl-NL"/>
          <w:rPrChange w:id="3101" w:author="Nguyet Nguyen (Senior Legal Executive)" w:date="2026-05-05T10:09:00Z">
            <w:rPr>
              <w:rFonts w:ascii="Times New Roman" w:hAnsi="Times New Roman"/>
              <w:sz w:val="24"/>
              <w:szCs w:val="24"/>
              <w:lang w:val="nl-NL"/>
            </w:rPr>
          </w:rPrChange>
        </w:rPr>
        <w:t>Hợp Đồng</w:t>
      </w:r>
      <w:r w:rsidRPr="00537462">
        <w:rPr>
          <w:rFonts w:ascii="Times New Roman" w:hAnsi="Times New Roman"/>
          <w:lang w:val="nl-NL"/>
          <w:rPrChange w:id="3102" w:author="Nguyet Nguyen (Senior Legal Executive)" w:date="2026-05-05T10:09:00Z">
            <w:rPr>
              <w:rFonts w:ascii="Times New Roman" w:hAnsi="Times New Roman"/>
              <w:sz w:val="24"/>
              <w:szCs w:val="24"/>
              <w:lang w:val="nl-NL"/>
            </w:rPr>
          </w:rPrChange>
        </w:rPr>
        <w:t xml:space="preserve"> đã bao gồm </w:t>
      </w:r>
      <w:r w:rsidR="00B40183" w:rsidRPr="00537462">
        <w:rPr>
          <w:rFonts w:ascii="Times New Roman" w:hAnsi="Times New Roman"/>
          <w:lang w:val="nl-NL"/>
          <w:rPrChange w:id="3103" w:author="Nguyet Nguyen (Senior Legal Executive)" w:date="2026-05-05T10:09:00Z">
            <w:rPr>
              <w:rFonts w:ascii="Times New Roman" w:hAnsi="Times New Roman"/>
              <w:sz w:val="24"/>
              <w:szCs w:val="24"/>
              <w:lang w:val="nl-NL"/>
            </w:rPr>
          </w:rPrChange>
        </w:rPr>
        <w:t>thuế GTGT</w:t>
      </w:r>
      <w:r w:rsidRPr="00537462">
        <w:rPr>
          <w:rFonts w:ascii="Times New Roman" w:hAnsi="Times New Roman"/>
          <w:lang w:val="nl-NL"/>
          <w:rPrChange w:id="3104" w:author="Nguyet Nguyen (Senior Legal Executive)" w:date="2026-05-05T10:09:00Z">
            <w:rPr>
              <w:rFonts w:ascii="Times New Roman" w:hAnsi="Times New Roman"/>
              <w:sz w:val="24"/>
              <w:szCs w:val="24"/>
              <w:lang w:val="nl-NL"/>
            </w:rPr>
          </w:rPrChange>
        </w:rPr>
        <w:t xml:space="preserve">: </w:t>
      </w:r>
      <w:del w:id="3105" w:author="Tien Nguyen" w:date="2026-04-22T20:27:00Z">
        <w:r w:rsidR="00470121" w:rsidRPr="00537462" w:rsidDel="00693FF3">
          <w:rPr>
            <w:rFonts w:ascii="Times New Roman" w:hAnsi="Times New Roman"/>
            <w:b/>
            <w:bCs/>
            <w:lang w:val="nl-NL"/>
            <w:rPrChange w:id="3106" w:author="Nguyet Nguyen (Senior Legal Executive)" w:date="2026-05-05T10:09:00Z">
              <w:rPr>
                <w:rFonts w:ascii="Times New Roman" w:hAnsi="Times New Roman"/>
                <w:b/>
                <w:bCs/>
                <w:color w:val="45B0E1" w:themeColor="accent1" w:themeTint="99"/>
                <w:sz w:val="24"/>
                <w:szCs w:val="24"/>
                <w:lang w:val="nl-NL"/>
              </w:rPr>
            </w:rPrChange>
          </w:rPr>
          <w:delText>[__]</w:delText>
        </w:r>
      </w:del>
      <w:r w:rsidRPr="00537462">
        <w:rPr>
          <w:rFonts w:ascii="Times New Roman" w:hAnsi="Times New Roman"/>
          <w:b/>
          <w:bCs/>
          <w:lang w:val="nl-NL"/>
          <w:rPrChange w:id="3107" w:author="Nguyet Nguyen (Senior Legal Executive)" w:date="2026-05-05T10:09:00Z">
            <w:rPr>
              <w:rFonts w:ascii="Times New Roman" w:hAnsi="Times New Roman"/>
              <w:b/>
              <w:bCs/>
              <w:color w:val="000099"/>
              <w:sz w:val="24"/>
              <w:szCs w:val="24"/>
              <w:lang w:val="nl-NL"/>
            </w:rPr>
          </w:rPrChange>
        </w:rPr>
        <w:t xml:space="preserve"> </w:t>
      </w:r>
      <w:ins w:id="3108" w:author="Tien Nguyen" w:date="2026-04-23T21:24:00Z">
        <w:r w:rsidR="00F3603F" w:rsidRPr="00C31EB7">
          <w:rPr>
            <w:rFonts w:ascii="Times New Roman" w:hAnsi="Times New Roman"/>
            <w:b/>
            <w:lang w:val="vi-VN" w:eastAsia="x-none"/>
            <w:rPrChange w:id="3109" w:author="Nguyet Nguyen (Senior Legal Executive)" w:date="2026-05-05T11:45:00Z">
              <w:rPr>
                <w:rFonts w:ascii="Times New Roman" w:hAnsi="Times New Roman"/>
                <w:color w:val="45B0E1" w:themeColor="accent1" w:themeTint="99"/>
                <w:sz w:val="24"/>
                <w:szCs w:val="24"/>
                <w:lang w:val="vi-VN" w:eastAsia="x-none"/>
              </w:rPr>
            </w:rPrChange>
          </w:rPr>
          <w:t>433.026.000</w:t>
        </w:r>
      </w:ins>
      <w:ins w:id="3110" w:author="Nguyet Nguyen (Senior Legal Executive)" w:date="2026-05-05T11:45:00Z">
        <w:r w:rsidR="00C31EB7">
          <w:rPr>
            <w:rFonts w:ascii="Times New Roman" w:hAnsi="Times New Roman"/>
            <w:b/>
            <w:lang w:eastAsia="x-none"/>
          </w:rPr>
          <w:t xml:space="preserve"> </w:t>
        </w:r>
      </w:ins>
      <w:r w:rsidRPr="00C31EB7">
        <w:rPr>
          <w:rFonts w:ascii="Times New Roman" w:hAnsi="Times New Roman"/>
          <w:b/>
          <w:lang w:val="nl-NL"/>
          <w:rPrChange w:id="3111" w:author="Nguyet Nguyen (Senior Legal Executive)" w:date="2026-05-05T11:45:00Z">
            <w:rPr>
              <w:rFonts w:ascii="Times New Roman" w:hAnsi="Times New Roman"/>
              <w:b/>
              <w:bCs/>
              <w:sz w:val="24"/>
              <w:szCs w:val="24"/>
              <w:lang w:val="nl-NL"/>
            </w:rPr>
          </w:rPrChange>
        </w:rPr>
        <w:t>VNĐ</w:t>
      </w:r>
      <w:r w:rsidR="00B40183" w:rsidRPr="00537462">
        <w:rPr>
          <w:rFonts w:ascii="Times New Roman" w:hAnsi="Times New Roman"/>
          <w:lang w:val="nl-NL"/>
          <w:rPrChange w:id="3112" w:author="Nguyet Nguyen (Senior Legal Executive)" w:date="2026-05-05T10:09:00Z">
            <w:rPr>
              <w:rFonts w:ascii="Times New Roman" w:hAnsi="Times New Roman"/>
              <w:color w:val="000099"/>
              <w:sz w:val="24"/>
              <w:szCs w:val="24"/>
              <w:lang w:val="nl-NL"/>
            </w:rPr>
          </w:rPrChange>
        </w:rPr>
        <w:t xml:space="preserve"> </w:t>
      </w:r>
      <w:r w:rsidR="00B40183" w:rsidRPr="00537462">
        <w:rPr>
          <w:rFonts w:ascii="Times New Roman" w:hAnsi="Times New Roman"/>
          <w:i/>
          <w:iCs/>
          <w:lang w:val="nl-NL"/>
          <w:rPrChange w:id="3113" w:author="Nguyet Nguyen (Senior Legal Executive)" w:date="2026-05-05T10:09:00Z">
            <w:rPr>
              <w:rFonts w:ascii="Times New Roman" w:hAnsi="Times New Roman"/>
              <w:i/>
              <w:iCs/>
              <w:sz w:val="24"/>
              <w:szCs w:val="24"/>
              <w:lang w:val="nl-NL"/>
            </w:rPr>
          </w:rPrChange>
        </w:rPr>
        <w:t xml:space="preserve">(Bằng chữ: </w:t>
      </w:r>
      <w:ins w:id="3114" w:author="Tien Nguyen" w:date="2026-04-22T20:28:00Z">
        <w:r w:rsidR="00693FF3" w:rsidRPr="00537462">
          <w:rPr>
            <w:rFonts w:ascii="Times New Roman" w:hAnsi="Times New Roman"/>
            <w:i/>
            <w:iCs/>
            <w:lang w:val="nl-NL"/>
            <w:rPrChange w:id="3115" w:author="Nguyet Nguyen (Senior Legal Executive)" w:date="2026-05-05T10:09:00Z">
              <w:rPr>
                <w:rFonts w:ascii="Times New Roman" w:hAnsi="Times New Roman"/>
                <w:i/>
                <w:iCs/>
                <w:sz w:val="24"/>
                <w:szCs w:val="24"/>
                <w:lang w:val="nl-NL"/>
              </w:rPr>
            </w:rPrChange>
          </w:rPr>
          <w:t>Bốn</w:t>
        </w:r>
        <w:r w:rsidR="00693FF3" w:rsidRPr="00537462">
          <w:rPr>
            <w:rFonts w:ascii="Times New Roman" w:hAnsi="Times New Roman"/>
            <w:i/>
            <w:iCs/>
            <w:lang w:val="vi-VN"/>
            <w:rPrChange w:id="3116" w:author="Nguyet Nguyen (Senior Legal Executive)" w:date="2026-05-05T10:09:00Z">
              <w:rPr>
                <w:rFonts w:ascii="Times New Roman" w:hAnsi="Times New Roman"/>
                <w:i/>
                <w:iCs/>
                <w:sz w:val="24"/>
                <w:szCs w:val="24"/>
                <w:lang w:val="vi-VN"/>
              </w:rPr>
            </w:rPrChange>
          </w:rPr>
          <w:t xml:space="preserve"> trăm </w:t>
        </w:r>
      </w:ins>
      <w:ins w:id="3117" w:author="Tien Nguyen" w:date="2026-04-23T21:25:00Z">
        <w:r w:rsidR="00F3603F" w:rsidRPr="00537462">
          <w:rPr>
            <w:rFonts w:ascii="Times New Roman" w:hAnsi="Times New Roman"/>
            <w:i/>
            <w:iCs/>
            <w:lang w:val="vi-VN"/>
            <w:rPrChange w:id="3118" w:author="Nguyet Nguyen (Senior Legal Executive)" w:date="2026-05-05T10:09:00Z">
              <w:rPr>
                <w:rFonts w:ascii="Times New Roman" w:hAnsi="Times New Roman"/>
                <w:i/>
                <w:iCs/>
                <w:sz w:val="24"/>
                <w:szCs w:val="24"/>
                <w:lang w:val="vi-VN"/>
              </w:rPr>
            </w:rPrChange>
          </w:rPr>
          <w:t xml:space="preserve">ba mươi ba triệu không trăm hai mươi sáu nghìn </w:t>
        </w:r>
      </w:ins>
      <w:del w:id="3119" w:author="Tien Nguyen" w:date="2026-04-22T20:28:00Z">
        <w:r w:rsidR="00470121" w:rsidRPr="00537462" w:rsidDel="00693FF3">
          <w:rPr>
            <w:rFonts w:ascii="Times New Roman" w:hAnsi="Times New Roman"/>
            <w:i/>
            <w:iCs/>
            <w:lang w:val="nl-NL"/>
            <w:rPrChange w:id="3120" w:author="Nguyet Nguyen (Senior Legal Executive)" w:date="2026-05-05T10:09:00Z">
              <w:rPr>
                <w:rFonts w:ascii="Times New Roman" w:hAnsi="Times New Roman"/>
                <w:i/>
                <w:iCs/>
                <w:color w:val="45B0E1" w:themeColor="accent1" w:themeTint="99"/>
                <w:sz w:val="24"/>
                <w:szCs w:val="24"/>
                <w:lang w:val="nl-NL"/>
              </w:rPr>
            </w:rPrChange>
          </w:rPr>
          <w:delText>[__]</w:delText>
        </w:r>
        <w:r w:rsidR="007D2270" w:rsidRPr="00537462" w:rsidDel="00693FF3">
          <w:rPr>
            <w:rFonts w:ascii="Times New Roman" w:hAnsi="Times New Roman"/>
            <w:i/>
            <w:iCs/>
            <w:lang w:val="nl-NL"/>
            <w:rPrChange w:id="3121" w:author="Nguyet Nguyen (Senior Legal Executive)" w:date="2026-05-05T10:09:00Z">
              <w:rPr>
                <w:rFonts w:ascii="Times New Roman" w:hAnsi="Times New Roman"/>
                <w:i/>
                <w:iCs/>
                <w:color w:val="000099"/>
                <w:sz w:val="24"/>
                <w:szCs w:val="24"/>
                <w:lang w:val="nl-NL"/>
              </w:rPr>
            </w:rPrChange>
          </w:rPr>
          <w:delText xml:space="preserve"> </w:delText>
        </w:r>
      </w:del>
      <w:r w:rsidR="007D2270" w:rsidRPr="00537462">
        <w:rPr>
          <w:rFonts w:ascii="Times New Roman" w:hAnsi="Times New Roman"/>
          <w:i/>
          <w:iCs/>
          <w:lang w:val="nl-NL"/>
          <w:rPrChange w:id="3122" w:author="Nguyet Nguyen (Senior Legal Executive)" w:date="2026-05-05T10:09:00Z">
            <w:rPr>
              <w:rFonts w:ascii="Times New Roman" w:hAnsi="Times New Roman"/>
              <w:i/>
              <w:iCs/>
              <w:sz w:val="24"/>
              <w:szCs w:val="24"/>
              <w:lang w:val="nl-NL"/>
            </w:rPr>
          </w:rPrChange>
        </w:rPr>
        <w:t>đồng</w:t>
      </w:r>
      <w:r w:rsidR="00B40183" w:rsidRPr="00537462">
        <w:rPr>
          <w:rFonts w:ascii="Times New Roman" w:hAnsi="Times New Roman"/>
          <w:i/>
          <w:iCs/>
          <w:lang w:val="nl-NL"/>
          <w:rPrChange w:id="3123" w:author="Nguyet Nguyen (Senior Legal Executive)" w:date="2026-05-05T10:09:00Z">
            <w:rPr>
              <w:rFonts w:ascii="Times New Roman" w:hAnsi="Times New Roman"/>
              <w:i/>
              <w:iCs/>
              <w:sz w:val="24"/>
              <w:szCs w:val="24"/>
              <w:lang w:val="nl-NL"/>
            </w:rPr>
          </w:rPrChange>
        </w:rPr>
        <w:t>).</w:t>
      </w:r>
      <w:r w:rsidR="00B40183" w:rsidRPr="00537462">
        <w:rPr>
          <w:rFonts w:ascii="Times New Roman" w:hAnsi="Times New Roman"/>
          <w:lang w:val="nl-NL"/>
          <w:rPrChange w:id="3124" w:author="Nguyet Nguyen (Senior Legal Executive)" w:date="2026-05-05T10:09:00Z">
            <w:rPr>
              <w:rFonts w:ascii="Times New Roman" w:hAnsi="Times New Roman"/>
              <w:sz w:val="24"/>
              <w:szCs w:val="24"/>
              <w:lang w:val="nl-NL"/>
            </w:rPr>
          </w:rPrChange>
        </w:rPr>
        <w:t xml:space="preserve"> </w:t>
      </w:r>
      <w:r w:rsidR="00B40183" w:rsidRPr="00537462">
        <w:rPr>
          <w:rFonts w:ascii="Times New Roman" w:hAnsi="Times New Roman"/>
          <w:rPrChange w:id="3125" w:author="Nguyet Nguyen (Senior Legal Executive)" w:date="2026-05-05T10:09:00Z">
            <w:rPr>
              <w:rFonts w:ascii="Times New Roman" w:hAnsi="Times New Roman"/>
              <w:sz w:val="24"/>
              <w:szCs w:val="24"/>
            </w:rPr>
          </w:rPrChange>
        </w:rPr>
        <w:t>Trong đó:</w:t>
      </w:r>
    </w:p>
    <w:p w14:paraId="724B3623" w14:textId="410846BA" w:rsidR="00B40183" w:rsidRPr="00537462" w:rsidRDefault="00B40183" w:rsidP="00C31EB7">
      <w:pPr>
        <w:pStyle w:val="ListParagraph"/>
        <w:numPr>
          <w:ilvl w:val="0"/>
          <w:numId w:val="48"/>
        </w:numPr>
        <w:spacing w:line="276" w:lineRule="auto"/>
        <w:ind w:left="709" w:hanging="709"/>
        <w:jc w:val="both"/>
        <w:rPr>
          <w:sz w:val="22"/>
          <w:szCs w:val="22"/>
          <w:rPrChange w:id="3126" w:author="Nguyet Nguyen (Senior Legal Executive)" w:date="2026-05-05T10:09:00Z">
            <w:rPr/>
          </w:rPrChange>
        </w:rPr>
        <w:pPrChange w:id="3127" w:author="Nguyet Nguyen (Senior Legal Executive)" w:date="2026-05-05T11:46:00Z">
          <w:pPr>
            <w:pStyle w:val="ListParagraph"/>
            <w:numPr>
              <w:numId w:val="48"/>
            </w:numPr>
            <w:spacing w:line="276" w:lineRule="auto"/>
            <w:ind w:left="709" w:hanging="709"/>
          </w:pPr>
        </w:pPrChange>
      </w:pPr>
      <w:r w:rsidRPr="00537462">
        <w:rPr>
          <w:sz w:val="22"/>
          <w:szCs w:val="22"/>
          <w:rPrChange w:id="3128" w:author="Nguyet Nguyen (Senior Legal Executive)" w:date="2026-05-05T10:09:00Z">
            <w:rPr/>
          </w:rPrChange>
        </w:rPr>
        <w:t xml:space="preserve">Giá trị </w:t>
      </w:r>
      <w:r w:rsidR="00AC38C7" w:rsidRPr="00537462">
        <w:rPr>
          <w:sz w:val="22"/>
          <w:szCs w:val="22"/>
          <w:rPrChange w:id="3129" w:author="Nguyet Nguyen (Senior Legal Executive)" w:date="2026-05-05T10:09:00Z">
            <w:rPr/>
          </w:rPrChange>
        </w:rPr>
        <w:t>Hợp Đồng</w:t>
      </w:r>
      <w:r w:rsidRPr="00537462">
        <w:rPr>
          <w:sz w:val="22"/>
          <w:szCs w:val="22"/>
          <w:rPrChange w:id="3130" w:author="Nguyet Nguyen (Senior Legal Executive)" w:date="2026-05-05T10:09:00Z">
            <w:rPr/>
          </w:rPrChange>
        </w:rPr>
        <w:t xml:space="preserve"> (chưa bao gồm thuế GTGT):</w:t>
      </w:r>
      <w:r w:rsidRPr="00537462">
        <w:rPr>
          <w:sz w:val="22"/>
          <w:szCs w:val="22"/>
          <w:lang w:val="nl-NL"/>
          <w:rPrChange w:id="3131" w:author="Nguyet Nguyen (Senior Legal Executive)" w:date="2026-05-05T10:09:00Z">
            <w:rPr>
              <w:color w:val="000099"/>
              <w:lang w:val="nl-NL"/>
            </w:rPr>
          </w:rPrChange>
        </w:rPr>
        <w:t xml:space="preserve"> </w:t>
      </w:r>
      <w:del w:id="3132" w:author="Tien Nguyen" w:date="2026-04-22T20:28:00Z">
        <w:r w:rsidR="00470121" w:rsidRPr="00C31EB7" w:rsidDel="00693FF3">
          <w:rPr>
            <w:b/>
            <w:sz w:val="22"/>
            <w:szCs w:val="22"/>
            <w:lang w:val="nl-NL"/>
            <w:rPrChange w:id="3133" w:author="Nguyet Nguyen (Senior Legal Executive)" w:date="2026-05-05T11:45:00Z">
              <w:rPr>
                <w:color w:val="45B0E1" w:themeColor="accent1" w:themeTint="99"/>
                <w:lang w:val="nl-NL"/>
              </w:rPr>
            </w:rPrChange>
          </w:rPr>
          <w:delText>[_</w:delText>
        </w:r>
      </w:del>
      <w:ins w:id="3134" w:author="Tien Nguyen" w:date="2026-04-22T20:28:00Z">
        <w:r w:rsidR="00693FF3" w:rsidRPr="00C31EB7">
          <w:rPr>
            <w:b/>
            <w:sz w:val="22"/>
            <w:szCs w:val="22"/>
            <w:lang w:val="vi-VN"/>
            <w:rPrChange w:id="3135" w:author="Nguyet Nguyen (Senior Legal Executive)" w:date="2026-05-05T11:45:00Z">
              <w:rPr>
                <w:color w:val="45B0E1" w:themeColor="accent1" w:themeTint="99"/>
                <w:lang w:val="vi-VN"/>
              </w:rPr>
            </w:rPrChange>
          </w:rPr>
          <w:t>4</w:t>
        </w:r>
      </w:ins>
      <w:ins w:id="3136" w:author="Tien Nguyen" w:date="2026-04-23T21:26:00Z">
        <w:r w:rsidR="00F3603F" w:rsidRPr="00C31EB7">
          <w:rPr>
            <w:b/>
            <w:sz w:val="22"/>
            <w:szCs w:val="22"/>
            <w:lang w:val="vi-VN"/>
            <w:rPrChange w:id="3137" w:author="Nguyet Nguyen (Senior Legal Executive)" w:date="2026-05-05T11:45:00Z">
              <w:rPr>
                <w:color w:val="45B0E1" w:themeColor="accent1" w:themeTint="99"/>
                <w:lang w:val="vi-VN"/>
              </w:rPr>
            </w:rPrChange>
          </w:rPr>
          <w:t>00.950.</w:t>
        </w:r>
      </w:ins>
      <w:ins w:id="3138" w:author="Tien Nguyen" w:date="2026-04-22T20:28:00Z">
        <w:r w:rsidR="00693FF3" w:rsidRPr="00C31EB7">
          <w:rPr>
            <w:b/>
            <w:sz w:val="22"/>
            <w:szCs w:val="22"/>
            <w:lang w:val="vi-VN"/>
            <w:rPrChange w:id="3139" w:author="Nguyet Nguyen (Senior Legal Executive)" w:date="2026-05-05T11:45:00Z">
              <w:rPr>
                <w:color w:val="45B0E1" w:themeColor="accent1" w:themeTint="99"/>
                <w:lang w:val="vi-VN"/>
              </w:rPr>
            </w:rPrChange>
          </w:rPr>
          <w:t>000</w:t>
        </w:r>
      </w:ins>
      <w:del w:id="3140" w:author="Tien Nguyen" w:date="2026-04-22T20:28:00Z">
        <w:r w:rsidR="00470121" w:rsidRPr="00C31EB7" w:rsidDel="00693FF3">
          <w:rPr>
            <w:b/>
            <w:sz w:val="22"/>
            <w:szCs w:val="22"/>
            <w:lang w:val="nl-NL"/>
            <w:rPrChange w:id="3141" w:author="Nguyet Nguyen (Senior Legal Executive)" w:date="2026-05-05T11:45:00Z">
              <w:rPr>
                <w:color w:val="45B0E1" w:themeColor="accent1" w:themeTint="99"/>
                <w:lang w:val="nl-NL"/>
              </w:rPr>
            </w:rPrChange>
          </w:rPr>
          <w:delText>_]</w:delText>
        </w:r>
      </w:del>
      <w:r w:rsidRPr="00C31EB7">
        <w:rPr>
          <w:b/>
          <w:sz w:val="22"/>
          <w:szCs w:val="22"/>
          <w:lang w:val="nl-NL"/>
          <w:rPrChange w:id="3142" w:author="Nguyet Nguyen (Senior Legal Executive)" w:date="2026-05-05T11:45:00Z">
            <w:rPr>
              <w:color w:val="000099"/>
              <w:lang w:val="nl-NL"/>
            </w:rPr>
          </w:rPrChange>
        </w:rPr>
        <w:t xml:space="preserve"> </w:t>
      </w:r>
      <w:r w:rsidRPr="00C31EB7">
        <w:rPr>
          <w:b/>
          <w:sz w:val="22"/>
          <w:szCs w:val="22"/>
          <w:lang w:val="nl-NL"/>
          <w:rPrChange w:id="3143" w:author="Nguyet Nguyen (Senior Legal Executive)" w:date="2026-05-05T11:45:00Z">
            <w:rPr>
              <w:lang w:val="nl-NL"/>
            </w:rPr>
          </w:rPrChange>
        </w:rPr>
        <w:t>VNĐ</w:t>
      </w:r>
      <w:r w:rsidR="007D2270" w:rsidRPr="00537462">
        <w:rPr>
          <w:sz w:val="22"/>
          <w:szCs w:val="22"/>
          <w:lang w:val="nl-NL"/>
          <w:rPrChange w:id="3144" w:author="Nguyet Nguyen (Senior Legal Executive)" w:date="2026-05-05T10:09:00Z">
            <w:rPr>
              <w:color w:val="000099"/>
              <w:lang w:val="nl-NL"/>
            </w:rPr>
          </w:rPrChange>
        </w:rPr>
        <w:t xml:space="preserve"> </w:t>
      </w:r>
      <w:r w:rsidR="007D2270" w:rsidRPr="00537462">
        <w:rPr>
          <w:i/>
          <w:iCs/>
          <w:sz w:val="22"/>
          <w:szCs w:val="22"/>
          <w:rPrChange w:id="3145" w:author="Nguyet Nguyen (Senior Legal Executive)" w:date="2026-05-05T10:09:00Z">
            <w:rPr>
              <w:i/>
              <w:iCs/>
            </w:rPr>
          </w:rPrChange>
        </w:rPr>
        <w:t xml:space="preserve">(Bằng chữ: </w:t>
      </w:r>
      <w:ins w:id="3146" w:author="Tien Nguyen" w:date="2026-04-22T20:29:00Z">
        <w:r w:rsidR="00693FF3" w:rsidRPr="00537462">
          <w:rPr>
            <w:i/>
            <w:iCs/>
            <w:sz w:val="22"/>
            <w:szCs w:val="22"/>
            <w:lang w:val="vi-VN"/>
            <w:rPrChange w:id="3147" w:author="Nguyet Nguyen (Senior Legal Executive)" w:date="2026-05-05T10:09:00Z">
              <w:rPr>
                <w:i/>
                <w:iCs/>
                <w:color w:val="45B0E1" w:themeColor="accent1" w:themeTint="99"/>
                <w:lang w:val="vi-VN"/>
              </w:rPr>
            </w:rPrChange>
          </w:rPr>
          <w:t xml:space="preserve">Bốn trăm </w:t>
        </w:r>
      </w:ins>
      <w:ins w:id="3148" w:author="Tien Nguyen" w:date="2026-04-23T21:26:00Z">
        <w:r w:rsidR="00F3603F" w:rsidRPr="00537462">
          <w:rPr>
            <w:i/>
            <w:iCs/>
            <w:sz w:val="22"/>
            <w:szCs w:val="22"/>
            <w:lang w:val="vi-VN"/>
            <w:rPrChange w:id="3149" w:author="Nguyet Nguyen (Senior Legal Executive)" w:date="2026-05-05T10:09:00Z">
              <w:rPr>
                <w:i/>
                <w:iCs/>
                <w:color w:val="45B0E1" w:themeColor="accent1" w:themeTint="99"/>
                <w:lang w:val="vi-VN"/>
              </w:rPr>
            </w:rPrChange>
          </w:rPr>
          <w:t xml:space="preserve">triệu chín trăm năm mươi </w:t>
        </w:r>
      </w:ins>
      <w:ins w:id="3150" w:author="Tien Nguyen" w:date="2026-04-23T00:26:00Z">
        <w:r w:rsidR="00DB4C82" w:rsidRPr="00537462">
          <w:rPr>
            <w:i/>
            <w:iCs/>
            <w:sz w:val="22"/>
            <w:szCs w:val="22"/>
            <w:lang w:val="vi-VN"/>
            <w:rPrChange w:id="3151" w:author="Nguyet Nguyen (Senior Legal Executive)" w:date="2026-05-05T10:09:00Z">
              <w:rPr>
                <w:i/>
                <w:iCs/>
                <w:color w:val="45B0E1" w:themeColor="accent1" w:themeTint="99"/>
                <w:lang w:val="vi-VN"/>
              </w:rPr>
            </w:rPrChange>
          </w:rPr>
          <w:t xml:space="preserve"> </w:t>
        </w:r>
      </w:ins>
      <w:ins w:id="3152" w:author="Tien Nguyen" w:date="2026-04-22T20:29:00Z">
        <w:r w:rsidR="00693FF3" w:rsidRPr="00537462">
          <w:rPr>
            <w:i/>
            <w:iCs/>
            <w:sz w:val="22"/>
            <w:szCs w:val="22"/>
            <w:lang w:val="vi-VN"/>
            <w:rPrChange w:id="3153" w:author="Nguyet Nguyen (Senior Legal Executive)" w:date="2026-05-05T10:09:00Z">
              <w:rPr>
                <w:i/>
                <w:iCs/>
                <w:color w:val="45B0E1" w:themeColor="accent1" w:themeTint="99"/>
                <w:lang w:val="vi-VN"/>
              </w:rPr>
            </w:rPrChange>
          </w:rPr>
          <w:t xml:space="preserve">nghìn </w:t>
        </w:r>
      </w:ins>
      <w:del w:id="3154" w:author="Tien Nguyen" w:date="2026-04-22T20:29:00Z">
        <w:r w:rsidR="00470121" w:rsidRPr="00537462" w:rsidDel="00693FF3">
          <w:rPr>
            <w:i/>
            <w:iCs/>
            <w:sz w:val="22"/>
            <w:szCs w:val="22"/>
            <w:lang w:val="nl-NL"/>
            <w:rPrChange w:id="3155" w:author="Nguyet Nguyen (Senior Legal Executive)" w:date="2026-05-05T10:09:00Z">
              <w:rPr>
                <w:i/>
                <w:iCs/>
                <w:color w:val="45B0E1" w:themeColor="accent1" w:themeTint="99"/>
                <w:lang w:val="nl-NL"/>
              </w:rPr>
            </w:rPrChange>
          </w:rPr>
          <w:delText>[__]</w:delText>
        </w:r>
      </w:del>
      <w:r w:rsidR="007D2270" w:rsidRPr="00537462">
        <w:rPr>
          <w:i/>
          <w:iCs/>
          <w:sz w:val="22"/>
          <w:szCs w:val="22"/>
          <w:lang w:val="nl-NL"/>
          <w:rPrChange w:id="3156" w:author="Nguyet Nguyen (Senior Legal Executive)" w:date="2026-05-05T10:09:00Z">
            <w:rPr>
              <w:i/>
              <w:iCs/>
              <w:lang w:val="nl-NL"/>
            </w:rPr>
          </w:rPrChange>
        </w:rPr>
        <w:t xml:space="preserve"> đồng</w:t>
      </w:r>
      <w:r w:rsidR="007D2270" w:rsidRPr="00537462">
        <w:rPr>
          <w:i/>
          <w:iCs/>
          <w:sz w:val="22"/>
          <w:szCs w:val="22"/>
          <w:rPrChange w:id="3157" w:author="Nguyet Nguyen (Senior Legal Executive)" w:date="2026-05-05T10:09:00Z">
            <w:rPr>
              <w:i/>
              <w:iCs/>
            </w:rPr>
          </w:rPrChange>
        </w:rPr>
        <w:t>)</w:t>
      </w:r>
      <w:r w:rsidR="00603082" w:rsidRPr="00537462">
        <w:rPr>
          <w:i/>
          <w:iCs/>
          <w:sz w:val="22"/>
          <w:szCs w:val="22"/>
          <w:lang w:val="vi-VN"/>
          <w:rPrChange w:id="3158" w:author="Nguyet Nguyen (Senior Legal Executive)" w:date="2026-05-05T10:09:00Z">
            <w:rPr>
              <w:i/>
              <w:iCs/>
              <w:lang w:val="vi-VN"/>
            </w:rPr>
          </w:rPrChange>
        </w:rPr>
        <w:t>.</w:t>
      </w:r>
    </w:p>
    <w:p w14:paraId="4A68D786" w14:textId="34BD3C02" w:rsidR="00B40183" w:rsidRPr="00537462" w:rsidRDefault="00B40183" w:rsidP="00C31EB7">
      <w:pPr>
        <w:pStyle w:val="ListParagraph"/>
        <w:numPr>
          <w:ilvl w:val="0"/>
          <w:numId w:val="48"/>
        </w:numPr>
        <w:spacing w:line="276" w:lineRule="auto"/>
        <w:ind w:left="709" w:hanging="709"/>
        <w:jc w:val="both"/>
        <w:rPr>
          <w:i/>
          <w:iCs/>
          <w:sz w:val="22"/>
          <w:szCs w:val="22"/>
          <w:rPrChange w:id="3159" w:author="Nguyet Nguyen (Senior Legal Executive)" w:date="2026-05-05T10:09:00Z">
            <w:rPr>
              <w:i/>
              <w:iCs/>
            </w:rPr>
          </w:rPrChange>
        </w:rPr>
        <w:pPrChange w:id="3160" w:author="Nguyet Nguyen (Senior Legal Executive)" w:date="2026-05-05T11:46:00Z">
          <w:pPr>
            <w:pStyle w:val="ListParagraph"/>
            <w:numPr>
              <w:numId w:val="48"/>
            </w:numPr>
            <w:spacing w:line="276" w:lineRule="auto"/>
            <w:ind w:left="709" w:hanging="709"/>
          </w:pPr>
        </w:pPrChange>
      </w:pPr>
      <w:r w:rsidRPr="00537462">
        <w:rPr>
          <w:sz w:val="22"/>
          <w:szCs w:val="22"/>
          <w:rPrChange w:id="3161" w:author="Nguyet Nguyen (Senior Legal Executive)" w:date="2026-05-05T10:09:00Z">
            <w:rPr/>
          </w:rPrChange>
        </w:rPr>
        <w:t xml:space="preserve">Thuế GTGT </w:t>
      </w:r>
      <w:del w:id="3162" w:author="Tien Nguyen" w:date="2026-04-22T20:30:00Z">
        <w:r w:rsidR="00470121" w:rsidRPr="00537462" w:rsidDel="00693FF3">
          <w:rPr>
            <w:sz w:val="22"/>
            <w:szCs w:val="22"/>
            <w:rPrChange w:id="3163" w:author="Nguyet Nguyen (Senior Legal Executive)" w:date="2026-05-05T10:09:00Z">
              <w:rPr>
                <w:color w:val="45B0E1" w:themeColor="accent1" w:themeTint="99"/>
              </w:rPr>
            </w:rPrChange>
          </w:rPr>
          <w:delText>[_</w:delText>
        </w:r>
      </w:del>
      <w:ins w:id="3164" w:author="Tien Nguyen" w:date="2026-04-22T20:29:00Z">
        <w:r w:rsidR="00693FF3" w:rsidRPr="00537462">
          <w:rPr>
            <w:sz w:val="22"/>
            <w:szCs w:val="22"/>
            <w:lang w:val="vi-VN"/>
            <w:rPrChange w:id="3165" w:author="Nguyet Nguyen (Senior Legal Executive)" w:date="2026-05-05T10:09:00Z">
              <w:rPr>
                <w:color w:val="45B0E1" w:themeColor="accent1" w:themeTint="99"/>
                <w:lang w:val="vi-VN"/>
              </w:rPr>
            </w:rPrChange>
          </w:rPr>
          <w:t>8</w:t>
        </w:r>
      </w:ins>
      <w:del w:id="3166" w:author="Tien Nguyen" w:date="2026-04-22T20:30:00Z">
        <w:r w:rsidR="00470121" w:rsidRPr="00537462" w:rsidDel="00693FF3">
          <w:rPr>
            <w:sz w:val="22"/>
            <w:szCs w:val="22"/>
            <w:rPrChange w:id="3167" w:author="Nguyet Nguyen (Senior Legal Executive)" w:date="2026-05-05T10:09:00Z">
              <w:rPr>
                <w:color w:val="45B0E1" w:themeColor="accent1" w:themeTint="99"/>
              </w:rPr>
            </w:rPrChange>
          </w:rPr>
          <w:delText>_]</w:delText>
        </w:r>
      </w:del>
      <w:r w:rsidRPr="00537462">
        <w:rPr>
          <w:sz w:val="22"/>
          <w:szCs w:val="22"/>
          <w:rPrChange w:id="3168" w:author="Nguyet Nguyen (Senior Legal Executive)" w:date="2026-05-05T10:09:00Z">
            <w:rPr/>
          </w:rPrChange>
        </w:rPr>
        <w:t>%:</w:t>
      </w:r>
      <w:r w:rsidRPr="00537462">
        <w:rPr>
          <w:sz w:val="22"/>
          <w:szCs w:val="22"/>
          <w:lang w:val="nl-NL"/>
          <w:rPrChange w:id="3169" w:author="Nguyet Nguyen (Senior Legal Executive)" w:date="2026-05-05T10:09:00Z">
            <w:rPr>
              <w:color w:val="000099"/>
              <w:lang w:val="nl-NL"/>
            </w:rPr>
          </w:rPrChange>
        </w:rPr>
        <w:t xml:space="preserve"> </w:t>
      </w:r>
      <w:del w:id="3170" w:author="Tien Nguyen" w:date="2026-04-22T20:30:00Z">
        <w:r w:rsidR="00470121" w:rsidRPr="00C31EB7" w:rsidDel="00693FF3">
          <w:rPr>
            <w:b/>
            <w:sz w:val="22"/>
            <w:szCs w:val="22"/>
            <w:lang w:val="nl-NL"/>
            <w:rPrChange w:id="3171" w:author="Nguyet Nguyen (Senior Legal Executive)" w:date="2026-05-05T11:45:00Z">
              <w:rPr>
                <w:color w:val="45B0E1" w:themeColor="accent1" w:themeTint="99"/>
                <w:lang w:val="nl-NL"/>
              </w:rPr>
            </w:rPrChange>
          </w:rPr>
          <w:delText>[_</w:delText>
        </w:r>
      </w:del>
      <w:ins w:id="3172" w:author="Tien Nguyen" w:date="2026-04-22T20:30:00Z">
        <w:r w:rsidR="00693FF3" w:rsidRPr="00C31EB7">
          <w:rPr>
            <w:b/>
            <w:sz w:val="22"/>
            <w:szCs w:val="22"/>
            <w:lang w:val="vi-VN"/>
            <w:rPrChange w:id="3173" w:author="Nguyet Nguyen (Senior Legal Executive)" w:date="2026-05-05T11:45:00Z">
              <w:rPr>
                <w:color w:val="45B0E1" w:themeColor="accent1" w:themeTint="99"/>
                <w:lang w:val="vi-VN"/>
              </w:rPr>
            </w:rPrChange>
          </w:rPr>
          <w:t>3</w:t>
        </w:r>
      </w:ins>
      <w:ins w:id="3174" w:author="Tien Nguyen" w:date="2026-04-23T21:27:00Z">
        <w:r w:rsidR="00F3603F" w:rsidRPr="00C31EB7">
          <w:rPr>
            <w:b/>
            <w:sz w:val="22"/>
            <w:szCs w:val="22"/>
            <w:lang w:val="vi-VN"/>
            <w:rPrChange w:id="3175" w:author="Nguyet Nguyen (Senior Legal Executive)" w:date="2026-05-05T11:45:00Z">
              <w:rPr>
                <w:color w:val="45B0E1" w:themeColor="accent1" w:themeTint="99"/>
                <w:lang w:val="vi-VN"/>
              </w:rPr>
            </w:rPrChange>
          </w:rPr>
          <w:t>2</w:t>
        </w:r>
      </w:ins>
      <w:ins w:id="3176" w:author="Tien Nguyen" w:date="2026-04-22T20:52:00Z">
        <w:r w:rsidR="00066A81" w:rsidRPr="00C31EB7">
          <w:rPr>
            <w:b/>
            <w:sz w:val="22"/>
            <w:szCs w:val="22"/>
            <w:lang w:val="vi-VN"/>
            <w:rPrChange w:id="3177" w:author="Nguyet Nguyen (Senior Legal Executive)" w:date="2026-05-05T11:45:00Z">
              <w:rPr>
                <w:color w:val="45B0E1" w:themeColor="accent1" w:themeTint="99"/>
                <w:lang w:val="vi-VN"/>
              </w:rPr>
            </w:rPrChange>
          </w:rPr>
          <w:t>.</w:t>
        </w:r>
      </w:ins>
      <w:ins w:id="3178" w:author="Tien Nguyen" w:date="2026-04-23T00:27:00Z">
        <w:r w:rsidR="00DB4C82" w:rsidRPr="00C31EB7">
          <w:rPr>
            <w:b/>
            <w:sz w:val="22"/>
            <w:szCs w:val="22"/>
            <w:lang w:val="vi-VN"/>
            <w:rPrChange w:id="3179" w:author="Nguyet Nguyen (Senior Legal Executive)" w:date="2026-05-05T11:45:00Z">
              <w:rPr>
                <w:color w:val="45B0E1" w:themeColor="accent1" w:themeTint="99"/>
                <w:lang w:val="vi-VN"/>
              </w:rPr>
            </w:rPrChange>
          </w:rPr>
          <w:t>0</w:t>
        </w:r>
      </w:ins>
      <w:ins w:id="3180" w:author="Tien Nguyen" w:date="2026-04-23T21:27:00Z">
        <w:r w:rsidR="00F3603F" w:rsidRPr="00C31EB7">
          <w:rPr>
            <w:b/>
            <w:sz w:val="22"/>
            <w:szCs w:val="22"/>
            <w:lang w:val="vi-VN"/>
            <w:rPrChange w:id="3181" w:author="Nguyet Nguyen (Senior Legal Executive)" w:date="2026-05-05T11:45:00Z">
              <w:rPr>
                <w:color w:val="45B0E1" w:themeColor="accent1" w:themeTint="99"/>
                <w:lang w:val="vi-VN"/>
              </w:rPr>
            </w:rPrChange>
          </w:rPr>
          <w:t>76</w:t>
        </w:r>
      </w:ins>
      <w:ins w:id="3182" w:author="Tien Nguyen" w:date="2026-04-23T00:27:00Z">
        <w:r w:rsidR="00DB4C82" w:rsidRPr="00C31EB7">
          <w:rPr>
            <w:b/>
            <w:sz w:val="22"/>
            <w:szCs w:val="22"/>
            <w:lang w:val="vi-VN"/>
            <w:rPrChange w:id="3183" w:author="Nguyet Nguyen (Senior Legal Executive)" w:date="2026-05-05T11:45:00Z">
              <w:rPr>
                <w:color w:val="45B0E1" w:themeColor="accent1" w:themeTint="99"/>
                <w:lang w:val="vi-VN"/>
              </w:rPr>
            </w:rPrChange>
          </w:rPr>
          <w:t>.0</w:t>
        </w:r>
      </w:ins>
      <w:ins w:id="3184" w:author="Tien Nguyen" w:date="2026-04-22T20:30:00Z">
        <w:r w:rsidR="00693FF3" w:rsidRPr="00C31EB7">
          <w:rPr>
            <w:b/>
            <w:sz w:val="22"/>
            <w:szCs w:val="22"/>
            <w:lang w:val="vi-VN"/>
            <w:rPrChange w:id="3185" w:author="Nguyet Nguyen (Senior Legal Executive)" w:date="2026-05-05T11:45:00Z">
              <w:rPr>
                <w:color w:val="45B0E1" w:themeColor="accent1" w:themeTint="99"/>
                <w:lang w:val="vi-VN"/>
              </w:rPr>
            </w:rPrChange>
          </w:rPr>
          <w:t>00</w:t>
        </w:r>
      </w:ins>
      <w:ins w:id="3186" w:author="Nguyet Nguyen (Senior Legal Executive)" w:date="2026-05-05T11:45:00Z">
        <w:r w:rsidR="00C31EB7">
          <w:rPr>
            <w:b/>
            <w:sz w:val="22"/>
            <w:szCs w:val="22"/>
            <w:lang w:val="en-US"/>
          </w:rPr>
          <w:t xml:space="preserve"> </w:t>
        </w:r>
      </w:ins>
      <w:del w:id="3187" w:author="Tien Nguyen" w:date="2026-04-22T20:30:00Z">
        <w:r w:rsidR="00470121" w:rsidRPr="00C31EB7" w:rsidDel="00693FF3">
          <w:rPr>
            <w:b/>
            <w:sz w:val="22"/>
            <w:szCs w:val="22"/>
            <w:lang w:val="nl-NL"/>
            <w:rPrChange w:id="3188" w:author="Nguyet Nguyen (Senior Legal Executive)" w:date="2026-05-05T11:45:00Z">
              <w:rPr>
                <w:color w:val="45B0E1" w:themeColor="accent1" w:themeTint="99"/>
                <w:lang w:val="nl-NL"/>
              </w:rPr>
            </w:rPrChange>
          </w:rPr>
          <w:delText>_]</w:delText>
        </w:r>
        <w:r w:rsidRPr="00C31EB7" w:rsidDel="00693FF3">
          <w:rPr>
            <w:b/>
            <w:sz w:val="22"/>
            <w:szCs w:val="22"/>
            <w:lang w:val="nl-NL"/>
            <w:rPrChange w:id="3189" w:author="Nguyet Nguyen (Senior Legal Executive)" w:date="2026-05-05T11:45:00Z">
              <w:rPr>
                <w:color w:val="000099"/>
                <w:lang w:val="nl-NL"/>
              </w:rPr>
            </w:rPrChange>
          </w:rPr>
          <w:delText xml:space="preserve"> </w:delText>
        </w:r>
      </w:del>
      <w:r w:rsidRPr="00C31EB7">
        <w:rPr>
          <w:b/>
          <w:sz w:val="22"/>
          <w:szCs w:val="22"/>
          <w:lang w:val="nl-NL"/>
          <w:rPrChange w:id="3190" w:author="Nguyet Nguyen (Senior Legal Executive)" w:date="2026-05-05T11:45:00Z">
            <w:rPr>
              <w:lang w:val="nl-NL"/>
            </w:rPr>
          </w:rPrChange>
        </w:rPr>
        <w:t>VNĐ</w:t>
      </w:r>
      <w:r w:rsidR="007D2270" w:rsidRPr="00537462">
        <w:rPr>
          <w:sz w:val="22"/>
          <w:szCs w:val="22"/>
          <w:lang w:val="nl-NL"/>
          <w:rPrChange w:id="3191" w:author="Nguyet Nguyen (Senior Legal Executive)" w:date="2026-05-05T10:09:00Z">
            <w:rPr>
              <w:color w:val="000099"/>
              <w:lang w:val="nl-NL"/>
            </w:rPr>
          </w:rPrChange>
        </w:rPr>
        <w:t xml:space="preserve"> </w:t>
      </w:r>
      <w:r w:rsidR="007D2270" w:rsidRPr="00537462">
        <w:rPr>
          <w:i/>
          <w:iCs/>
          <w:sz w:val="22"/>
          <w:szCs w:val="22"/>
          <w:rPrChange w:id="3192" w:author="Nguyet Nguyen (Senior Legal Executive)" w:date="2026-05-05T10:09:00Z">
            <w:rPr>
              <w:i/>
              <w:iCs/>
            </w:rPr>
          </w:rPrChange>
        </w:rPr>
        <w:t>(Bằng chữ:</w:t>
      </w:r>
      <w:del w:id="3193" w:author="Tien Nguyen" w:date="2026-04-22T20:30:00Z">
        <w:r w:rsidR="007D2270" w:rsidRPr="00537462" w:rsidDel="00693FF3">
          <w:rPr>
            <w:i/>
            <w:iCs/>
            <w:sz w:val="22"/>
            <w:szCs w:val="22"/>
            <w:rPrChange w:id="3194" w:author="Nguyet Nguyen (Senior Legal Executive)" w:date="2026-05-05T10:09:00Z">
              <w:rPr>
                <w:i/>
                <w:iCs/>
              </w:rPr>
            </w:rPrChange>
          </w:rPr>
          <w:delText xml:space="preserve"> </w:delText>
        </w:r>
        <w:r w:rsidR="00470121" w:rsidRPr="00537462" w:rsidDel="00693FF3">
          <w:rPr>
            <w:i/>
            <w:iCs/>
            <w:sz w:val="22"/>
            <w:szCs w:val="22"/>
            <w:lang w:val="nl-NL"/>
            <w:rPrChange w:id="3195" w:author="Nguyet Nguyen (Senior Legal Executive)" w:date="2026-05-05T10:09:00Z">
              <w:rPr>
                <w:i/>
                <w:iCs/>
                <w:color w:val="45B0E1" w:themeColor="accent1" w:themeTint="99"/>
                <w:lang w:val="nl-NL"/>
              </w:rPr>
            </w:rPrChange>
          </w:rPr>
          <w:delText>[__</w:delText>
        </w:r>
      </w:del>
      <w:ins w:id="3196" w:author="Tien Nguyen" w:date="2026-04-22T20:30:00Z">
        <w:r w:rsidR="00693FF3" w:rsidRPr="00537462">
          <w:rPr>
            <w:i/>
            <w:iCs/>
            <w:sz w:val="22"/>
            <w:szCs w:val="22"/>
            <w:lang w:val="vi-VN"/>
            <w:rPrChange w:id="3197" w:author="Nguyet Nguyen (Senior Legal Executive)" w:date="2026-05-05T10:09:00Z">
              <w:rPr>
                <w:i/>
                <w:iCs/>
                <w:color w:val="45B0E1" w:themeColor="accent1" w:themeTint="99"/>
                <w:lang w:val="vi-VN"/>
              </w:rPr>
            </w:rPrChange>
          </w:rPr>
          <w:t>Ba mươ</w:t>
        </w:r>
      </w:ins>
      <w:ins w:id="3198" w:author="Tien Nguyen" w:date="2026-04-23T00:27:00Z">
        <w:r w:rsidR="00DB4C82" w:rsidRPr="00537462">
          <w:rPr>
            <w:i/>
            <w:iCs/>
            <w:sz w:val="22"/>
            <w:szCs w:val="22"/>
            <w:lang w:val="vi-VN"/>
            <w:rPrChange w:id="3199" w:author="Nguyet Nguyen (Senior Legal Executive)" w:date="2026-05-05T10:09:00Z">
              <w:rPr>
                <w:i/>
                <w:iCs/>
                <w:color w:val="45B0E1" w:themeColor="accent1" w:themeTint="99"/>
                <w:lang w:val="vi-VN"/>
              </w:rPr>
            </w:rPrChange>
          </w:rPr>
          <w:t xml:space="preserve">i </w:t>
        </w:r>
      </w:ins>
      <w:ins w:id="3200" w:author="Tien Nguyen" w:date="2026-04-23T21:27:00Z">
        <w:r w:rsidR="00F3603F" w:rsidRPr="00537462">
          <w:rPr>
            <w:i/>
            <w:iCs/>
            <w:sz w:val="22"/>
            <w:szCs w:val="22"/>
            <w:lang w:val="vi-VN"/>
            <w:rPrChange w:id="3201" w:author="Nguyet Nguyen (Senior Legal Executive)" w:date="2026-05-05T10:09:00Z">
              <w:rPr>
                <w:i/>
                <w:iCs/>
                <w:color w:val="45B0E1" w:themeColor="accent1" w:themeTint="99"/>
                <w:lang w:val="vi-VN"/>
              </w:rPr>
            </w:rPrChange>
          </w:rPr>
          <w:t xml:space="preserve">hai triệu không trăm bảy mươi sáu </w:t>
        </w:r>
      </w:ins>
      <w:ins w:id="3202" w:author="Tien Nguyen" w:date="2026-04-23T00:27:00Z">
        <w:r w:rsidR="00DB4C82" w:rsidRPr="00537462">
          <w:rPr>
            <w:i/>
            <w:iCs/>
            <w:sz w:val="22"/>
            <w:szCs w:val="22"/>
            <w:lang w:val="vi-VN"/>
            <w:rPrChange w:id="3203" w:author="Nguyet Nguyen (Senior Legal Executive)" w:date="2026-05-05T10:09:00Z">
              <w:rPr>
                <w:i/>
                <w:iCs/>
                <w:color w:val="45B0E1" w:themeColor="accent1" w:themeTint="99"/>
                <w:lang w:val="vi-VN"/>
              </w:rPr>
            </w:rPrChange>
          </w:rPr>
          <w:t xml:space="preserve">nghìn </w:t>
        </w:r>
      </w:ins>
      <w:del w:id="3204" w:author="Tien Nguyen" w:date="2026-04-22T20:30:00Z">
        <w:r w:rsidR="00470121" w:rsidRPr="00537462" w:rsidDel="00693FF3">
          <w:rPr>
            <w:i/>
            <w:iCs/>
            <w:sz w:val="22"/>
            <w:szCs w:val="22"/>
            <w:lang w:val="nl-NL"/>
            <w:rPrChange w:id="3205" w:author="Nguyet Nguyen (Senior Legal Executive)" w:date="2026-05-05T10:09:00Z">
              <w:rPr>
                <w:i/>
                <w:iCs/>
                <w:color w:val="45B0E1" w:themeColor="accent1" w:themeTint="99"/>
                <w:lang w:val="nl-NL"/>
              </w:rPr>
            </w:rPrChange>
          </w:rPr>
          <w:delText>]</w:delText>
        </w:r>
      </w:del>
      <w:r w:rsidR="007D2270" w:rsidRPr="00537462">
        <w:rPr>
          <w:i/>
          <w:iCs/>
          <w:sz w:val="22"/>
          <w:szCs w:val="22"/>
          <w:lang w:val="nl-NL"/>
          <w:rPrChange w:id="3206" w:author="Nguyet Nguyen (Senior Legal Executive)" w:date="2026-05-05T10:09:00Z">
            <w:rPr>
              <w:i/>
              <w:iCs/>
              <w:color w:val="000099"/>
              <w:lang w:val="nl-NL"/>
            </w:rPr>
          </w:rPrChange>
        </w:rPr>
        <w:t xml:space="preserve"> </w:t>
      </w:r>
      <w:r w:rsidR="007D2270" w:rsidRPr="00537462">
        <w:rPr>
          <w:i/>
          <w:iCs/>
          <w:sz w:val="22"/>
          <w:szCs w:val="22"/>
          <w:lang w:val="nl-NL"/>
          <w:rPrChange w:id="3207" w:author="Nguyet Nguyen (Senior Legal Executive)" w:date="2026-05-05T10:09:00Z">
            <w:rPr>
              <w:i/>
              <w:iCs/>
              <w:lang w:val="nl-NL"/>
            </w:rPr>
          </w:rPrChange>
        </w:rPr>
        <w:t>đồng</w:t>
      </w:r>
      <w:r w:rsidR="007D2270" w:rsidRPr="00537462">
        <w:rPr>
          <w:i/>
          <w:iCs/>
          <w:sz w:val="22"/>
          <w:szCs w:val="22"/>
          <w:rPrChange w:id="3208" w:author="Nguyet Nguyen (Senior Legal Executive)" w:date="2026-05-05T10:09:00Z">
            <w:rPr>
              <w:i/>
              <w:iCs/>
            </w:rPr>
          </w:rPrChange>
        </w:rPr>
        <w:t>)</w:t>
      </w:r>
      <w:r w:rsidR="00603082" w:rsidRPr="00537462">
        <w:rPr>
          <w:i/>
          <w:iCs/>
          <w:sz w:val="22"/>
          <w:szCs w:val="22"/>
          <w:lang w:val="vi-VN"/>
          <w:rPrChange w:id="3209" w:author="Nguyet Nguyen (Senior Legal Executive)" w:date="2026-05-05T10:09:00Z">
            <w:rPr>
              <w:i/>
              <w:iCs/>
              <w:lang w:val="vi-VN"/>
            </w:rPr>
          </w:rPrChange>
        </w:rPr>
        <w:t>.</w:t>
      </w:r>
    </w:p>
    <w:bookmarkEnd w:id="3099"/>
    <w:p w14:paraId="33210C11" w14:textId="77777777" w:rsidR="00752A01" w:rsidRPr="00537462" w:rsidRDefault="00072B9B" w:rsidP="00FE3A7E">
      <w:pPr>
        <w:pStyle w:val="ListParagraph"/>
        <w:spacing w:before="240" w:line="276" w:lineRule="auto"/>
        <w:ind w:left="0"/>
        <w:rPr>
          <w:b/>
          <w:bCs/>
          <w:sz w:val="22"/>
          <w:szCs w:val="22"/>
          <w:lang w:val="en-US"/>
          <w:rPrChange w:id="3210" w:author="Nguyet Nguyen (Senior Legal Executive)" w:date="2026-05-05T10:09:00Z">
            <w:rPr>
              <w:b/>
              <w:bCs/>
              <w:lang w:val="en-US"/>
            </w:rPr>
          </w:rPrChange>
        </w:rPr>
      </w:pPr>
      <w:r w:rsidRPr="00537462">
        <w:rPr>
          <w:b/>
          <w:bCs/>
          <w:sz w:val="22"/>
          <w:szCs w:val="22"/>
          <w:lang w:val="en-US"/>
          <w:rPrChange w:id="3211" w:author="Nguyet Nguyen (Senior Legal Executive)" w:date="2026-05-05T10:09:00Z">
            <w:rPr>
              <w:b/>
              <w:bCs/>
              <w:lang w:val="en-US"/>
            </w:rPr>
          </w:rPrChange>
        </w:rPr>
        <w:t>ĐIỀU 2. PHƯƠNG THỨC THANH TOÁN</w:t>
      </w:r>
    </w:p>
    <w:p w14:paraId="15D8C098" w14:textId="77777777" w:rsidR="00752A01" w:rsidRPr="00537462" w:rsidRDefault="00752A01" w:rsidP="00F21133">
      <w:pPr>
        <w:numPr>
          <w:ilvl w:val="0"/>
          <w:numId w:val="4"/>
        </w:numPr>
        <w:tabs>
          <w:tab w:val="left" w:pos="990"/>
        </w:tabs>
        <w:spacing w:after="0" w:line="276" w:lineRule="auto"/>
        <w:ind w:left="720" w:hanging="720"/>
        <w:jc w:val="both"/>
        <w:rPr>
          <w:rFonts w:ascii="Times New Roman" w:hAnsi="Times New Roman"/>
          <w:lang w:val="nl-NL"/>
          <w:rPrChange w:id="3212" w:author="Nguyet Nguyen (Senior Legal Executive)" w:date="2026-05-05T10:09:00Z">
            <w:rPr>
              <w:rFonts w:ascii="Times New Roman" w:hAnsi="Times New Roman"/>
              <w:i/>
              <w:sz w:val="24"/>
              <w:szCs w:val="24"/>
              <w:lang w:val="nl-NL"/>
            </w:rPr>
          </w:rPrChange>
        </w:rPr>
      </w:pPr>
      <w:r w:rsidRPr="00537462">
        <w:rPr>
          <w:rFonts w:ascii="Times New Roman" w:hAnsi="Times New Roman"/>
          <w:lang w:val="nl-NL"/>
          <w:rPrChange w:id="3213" w:author="Nguyet Nguyen (Senior Legal Executive)" w:date="2026-05-05T10:09:00Z">
            <w:rPr>
              <w:rFonts w:ascii="Times New Roman" w:hAnsi="Times New Roman"/>
              <w:i/>
              <w:sz w:val="24"/>
              <w:szCs w:val="24"/>
              <w:lang w:val="nl-NL"/>
            </w:rPr>
          </w:rPrChange>
        </w:rPr>
        <w:t>Bên A sẽ thanh toán cho Bên B thành hai (02) đợt như sau:</w:t>
      </w:r>
    </w:p>
    <w:p w14:paraId="37614795" w14:textId="61C67742" w:rsidR="00752A01" w:rsidDel="00537462" w:rsidRDefault="00537462" w:rsidP="00537462">
      <w:pPr>
        <w:spacing w:after="0" w:line="276" w:lineRule="auto"/>
        <w:ind w:left="720" w:hanging="720"/>
        <w:jc w:val="both"/>
        <w:rPr>
          <w:del w:id="3214" w:author="Nguyet Nguyen (Senior Legal Executive)" w:date="2026-05-05T10:09:00Z"/>
          <w:rFonts w:ascii="Times New Roman" w:hAnsi="Times New Roman"/>
          <w:b/>
          <w:bCs/>
          <w:lang w:val="nl-NL"/>
        </w:rPr>
        <w:pPrChange w:id="3215" w:author="Nguyet Nguyen (Senior Legal Executive)" w:date="2026-05-05T10:10:00Z">
          <w:pPr>
            <w:numPr>
              <w:numId w:val="26"/>
            </w:numPr>
            <w:spacing w:after="0" w:line="276" w:lineRule="auto"/>
            <w:ind w:left="1276" w:hanging="567"/>
            <w:jc w:val="both"/>
          </w:pPr>
        </w:pPrChange>
      </w:pPr>
      <w:ins w:id="3216" w:author="Nguyet Nguyen (Senior Legal Executive)" w:date="2026-05-05T10:10:00Z">
        <w:r>
          <w:rPr>
            <w:rFonts w:ascii="Times New Roman" w:hAnsi="Times New Roman"/>
            <w:b/>
            <w:bCs/>
            <w:lang w:val="nl-NL"/>
          </w:rPr>
          <w:t>2.1.1.</w:t>
        </w:r>
        <w:r>
          <w:rPr>
            <w:rFonts w:ascii="Times New Roman" w:hAnsi="Times New Roman"/>
            <w:b/>
            <w:bCs/>
            <w:lang w:val="nl-NL"/>
          </w:rPr>
          <w:tab/>
        </w:r>
      </w:ins>
      <w:commentRangeStart w:id="3217"/>
      <w:r w:rsidR="00752A01" w:rsidRPr="00537462">
        <w:rPr>
          <w:rFonts w:ascii="Times New Roman" w:hAnsi="Times New Roman"/>
          <w:b/>
          <w:bCs/>
          <w:lang w:val="nl-NL"/>
          <w:rPrChange w:id="3218" w:author="Nguyet Nguyen (Senior Legal Executive)" w:date="2026-05-05T10:09:00Z">
            <w:rPr>
              <w:rFonts w:ascii="Times New Roman" w:hAnsi="Times New Roman"/>
              <w:b/>
              <w:bCs/>
              <w:i/>
              <w:sz w:val="24"/>
              <w:szCs w:val="24"/>
              <w:lang w:val="nl-NL"/>
            </w:rPr>
          </w:rPrChange>
        </w:rPr>
        <w:t>Đợt 01:</w:t>
      </w:r>
      <w:r w:rsidR="00752A01" w:rsidRPr="00537462">
        <w:rPr>
          <w:rFonts w:ascii="Times New Roman" w:hAnsi="Times New Roman"/>
          <w:lang w:val="nl-NL"/>
          <w:rPrChange w:id="3219" w:author="Nguyet Nguyen (Senior Legal Executive)" w:date="2026-05-05T10:09:00Z">
            <w:rPr>
              <w:rFonts w:ascii="Times New Roman" w:hAnsi="Times New Roman"/>
              <w:i/>
              <w:sz w:val="24"/>
              <w:szCs w:val="24"/>
              <w:lang w:val="nl-NL"/>
            </w:rPr>
          </w:rPrChange>
        </w:rPr>
        <w:t xml:space="preserve"> Bên A </w:t>
      </w:r>
      <w:r w:rsidR="00B40183" w:rsidRPr="00537462">
        <w:rPr>
          <w:rFonts w:ascii="Times New Roman" w:hAnsi="Times New Roman"/>
          <w:lang w:val="nl-NL"/>
          <w:rPrChange w:id="3220" w:author="Nguyet Nguyen (Senior Legal Executive)" w:date="2026-05-05T10:09:00Z">
            <w:rPr>
              <w:rFonts w:ascii="Times New Roman" w:hAnsi="Times New Roman"/>
              <w:i/>
              <w:sz w:val="24"/>
              <w:szCs w:val="24"/>
              <w:lang w:val="nl-NL"/>
            </w:rPr>
          </w:rPrChange>
        </w:rPr>
        <w:t>thanh toán</w:t>
      </w:r>
      <w:r w:rsidR="00752A01" w:rsidRPr="00537462">
        <w:rPr>
          <w:rFonts w:ascii="Times New Roman" w:hAnsi="Times New Roman"/>
          <w:lang w:val="nl-NL"/>
          <w:rPrChange w:id="3221" w:author="Nguyet Nguyen (Senior Legal Executive)" w:date="2026-05-05T10:09:00Z">
            <w:rPr>
              <w:rFonts w:ascii="Times New Roman" w:hAnsi="Times New Roman"/>
              <w:i/>
              <w:sz w:val="24"/>
              <w:szCs w:val="24"/>
              <w:lang w:val="nl-NL"/>
            </w:rPr>
          </w:rPrChange>
        </w:rPr>
        <w:t xml:space="preserve"> cho Bên B </w:t>
      </w:r>
      <w:ins w:id="3222" w:author="Tien Nguyen" w:date="2026-04-22T14:25:00Z">
        <w:r w:rsidR="00370876" w:rsidRPr="00537462">
          <w:rPr>
            <w:rFonts w:ascii="Times New Roman" w:hAnsi="Times New Roman"/>
            <w:b/>
            <w:lang w:val="vi-VN"/>
            <w:rPrChange w:id="3223" w:author="Nguyet Nguyen (Senior Legal Executive)" w:date="2026-05-05T10:12:00Z">
              <w:rPr>
                <w:rFonts w:ascii="Times New Roman" w:hAnsi="Times New Roman"/>
                <w:i/>
                <w:sz w:val="24"/>
                <w:szCs w:val="24"/>
                <w:lang w:val="vi-VN"/>
              </w:rPr>
            </w:rPrChange>
          </w:rPr>
          <w:t>50</w:t>
        </w:r>
      </w:ins>
      <w:del w:id="3224" w:author="Tien Nguyen" w:date="2026-04-22T14:25:00Z">
        <w:r w:rsidR="00752A01" w:rsidRPr="00537462" w:rsidDel="00370876">
          <w:rPr>
            <w:rFonts w:ascii="Times New Roman" w:hAnsi="Times New Roman"/>
            <w:b/>
            <w:lang w:val="nl-NL"/>
            <w:rPrChange w:id="3225" w:author="Nguyet Nguyen (Senior Legal Executive)" w:date="2026-05-05T10:12:00Z">
              <w:rPr>
                <w:rFonts w:ascii="Times New Roman" w:hAnsi="Times New Roman"/>
                <w:i/>
                <w:sz w:val="24"/>
                <w:szCs w:val="24"/>
                <w:lang w:val="nl-NL"/>
              </w:rPr>
            </w:rPrChange>
          </w:rPr>
          <w:delText>[30]</w:delText>
        </w:r>
      </w:del>
      <w:r w:rsidR="00752A01" w:rsidRPr="00537462">
        <w:rPr>
          <w:rFonts w:ascii="Times New Roman" w:hAnsi="Times New Roman"/>
          <w:b/>
          <w:lang w:val="nl-NL"/>
          <w:rPrChange w:id="3226" w:author="Nguyet Nguyen (Senior Legal Executive)" w:date="2026-05-05T10:12:00Z">
            <w:rPr>
              <w:rFonts w:ascii="Times New Roman" w:hAnsi="Times New Roman"/>
              <w:i/>
              <w:sz w:val="24"/>
              <w:szCs w:val="24"/>
              <w:lang w:val="nl-NL"/>
            </w:rPr>
          </w:rPrChange>
        </w:rPr>
        <w:t>%</w:t>
      </w:r>
      <w:del w:id="3227" w:author="Nguyet Nguyen (Senior Legal Executive)" w:date="2026-05-05T10:11:00Z">
        <w:r w:rsidR="00752A01" w:rsidRPr="00537462" w:rsidDel="00537462">
          <w:rPr>
            <w:rFonts w:ascii="Times New Roman" w:hAnsi="Times New Roman"/>
            <w:lang w:val="nl-NL"/>
            <w:rPrChange w:id="3228" w:author="Nguyet Nguyen (Senior Legal Executive)" w:date="2026-05-05T10:09:00Z">
              <w:rPr>
                <w:rFonts w:ascii="Times New Roman" w:hAnsi="Times New Roman"/>
                <w:i/>
                <w:sz w:val="24"/>
                <w:szCs w:val="24"/>
                <w:lang w:val="nl-NL"/>
              </w:rPr>
            </w:rPrChange>
          </w:rPr>
          <w:delText xml:space="preserve"> </w:delText>
        </w:r>
        <w:r w:rsidR="007D4238" w:rsidRPr="00537462" w:rsidDel="00537462">
          <w:rPr>
            <w:rStyle w:val="FootnoteReference"/>
            <w:rFonts w:ascii="Times New Roman" w:hAnsi="Times New Roman"/>
            <w:lang w:val="nl-NL"/>
            <w:rPrChange w:id="3229" w:author="Nguyet Nguyen (Senior Legal Executive)" w:date="2026-05-05T10:09:00Z">
              <w:rPr>
                <w:rStyle w:val="FootnoteReference"/>
                <w:rFonts w:ascii="Times New Roman" w:hAnsi="Times New Roman"/>
                <w:i/>
                <w:sz w:val="24"/>
                <w:szCs w:val="24"/>
                <w:lang w:val="nl-NL"/>
              </w:rPr>
            </w:rPrChange>
          </w:rPr>
          <w:footnoteReference w:id="8"/>
        </w:r>
      </w:del>
      <w:ins w:id="3232" w:author="Nguyet Nguyen (Senior Legal Executive)" w:date="2026-05-05T10:11:00Z">
        <w:r>
          <w:rPr>
            <w:rFonts w:ascii="Times New Roman" w:hAnsi="Times New Roman"/>
            <w:lang w:val="nl-NL"/>
          </w:rPr>
          <w:t xml:space="preserve"> </w:t>
        </w:r>
      </w:ins>
      <w:r w:rsidR="00752A01" w:rsidRPr="00537462">
        <w:rPr>
          <w:rFonts w:ascii="Times New Roman" w:hAnsi="Times New Roman"/>
          <w:lang w:val="nl-NL"/>
          <w:rPrChange w:id="3233" w:author="Nguyet Nguyen (Senior Legal Executive)" w:date="2026-05-05T10:09:00Z">
            <w:rPr>
              <w:rFonts w:ascii="Times New Roman" w:hAnsi="Times New Roman"/>
              <w:i/>
              <w:sz w:val="24"/>
              <w:szCs w:val="24"/>
              <w:lang w:val="nl-NL"/>
            </w:rPr>
          </w:rPrChange>
        </w:rPr>
        <w:t xml:space="preserve">Giá trị </w:t>
      </w:r>
      <w:r w:rsidR="00AC38C7" w:rsidRPr="00537462">
        <w:rPr>
          <w:rFonts w:ascii="Times New Roman" w:hAnsi="Times New Roman"/>
          <w:lang w:val="nl-NL"/>
          <w:rPrChange w:id="3234" w:author="Nguyet Nguyen (Senior Legal Executive)" w:date="2026-05-05T10:09:00Z">
            <w:rPr>
              <w:rFonts w:ascii="Times New Roman" w:hAnsi="Times New Roman"/>
              <w:i/>
              <w:sz w:val="24"/>
              <w:szCs w:val="24"/>
              <w:lang w:val="nl-NL"/>
            </w:rPr>
          </w:rPrChange>
        </w:rPr>
        <w:t>Hợp Đồng</w:t>
      </w:r>
      <w:r w:rsidR="00752A01" w:rsidRPr="00537462">
        <w:rPr>
          <w:rFonts w:ascii="Times New Roman" w:hAnsi="Times New Roman"/>
          <w:lang w:val="nl-NL"/>
          <w:rPrChange w:id="3235" w:author="Nguyet Nguyen (Senior Legal Executive)" w:date="2026-05-05T10:09:00Z">
            <w:rPr>
              <w:rFonts w:ascii="Times New Roman" w:hAnsi="Times New Roman"/>
              <w:i/>
              <w:sz w:val="24"/>
              <w:szCs w:val="24"/>
              <w:lang w:val="nl-NL"/>
            </w:rPr>
          </w:rPrChange>
        </w:rPr>
        <w:t xml:space="preserve"> (</w:t>
      </w:r>
      <w:r w:rsidR="00B40183" w:rsidRPr="00537462">
        <w:rPr>
          <w:rFonts w:ascii="Times New Roman" w:hAnsi="Times New Roman"/>
          <w:lang w:val="nl-NL"/>
          <w:rPrChange w:id="3236" w:author="Nguyet Nguyen (Senior Legal Executive)" w:date="2026-05-05T10:09:00Z">
            <w:rPr>
              <w:rFonts w:ascii="Times New Roman" w:hAnsi="Times New Roman"/>
              <w:i/>
              <w:sz w:val="24"/>
              <w:szCs w:val="24"/>
              <w:lang w:val="nl-NL"/>
            </w:rPr>
          </w:rPrChange>
        </w:rPr>
        <w:t>đã</w:t>
      </w:r>
      <w:r w:rsidR="00752A01" w:rsidRPr="00537462">
        <w:rPr>
          <w:rFonts w:ascii="Times New Roman" w:hAnsi="Times New Roman"/>
          <w:lang w:val="nl-NL"/>
          <w:rPrChange w:id="3237" w:author="Nguyet Nguyen (Senior Legal Executive)" w:date="2026-05-05T10:09:00Z">
            <w:rPr>
              <w:rFonts w:ascii="Times New Roman" w:hAnsi="Times New Roman"/>
              <w:i/>
              <w:sz w:val="24"/>
              <w:szCs w:val="24"/>
              <w:lang w:val="nl-NL"/>
            </w:rPr>
          </w:rPrChange>
        </w:rPr>
        <w:t xml:space="preserve"> bao gồm </w:t>
      </w:r>
      <w:r w:rsidR="007D2270" w:rsidRPr="00537462">
        <w:rPr>
          <w:rFonts w:ascii="Times New Roman" w:hAnsi="Times New Roman"/>
          <w:lang w:val="nl-NL"/>
          <w:rPrChange w:id="3238" w:author="Nguyet Nguyen (Senior Legal Executive)" w:date="2026-05-05T10:09:00Z">
            <w:rPr>
              <w:rFonts w:ascii="Times New Roman" w:hAnsi="Times New Roman"/>
              <w:i/>
              <w:sz w:val="24"/>
              <w:szCs w:val="24"/>
              <w:lang w:val="nl-NL"/>
            </w:rPr>
          </w:rPrChange>
        </w:rPr>
        <w:t>thuế GTGT</w:t>
      </w:r>
      <w:r w:rsidR="00752A01" w:rsidRPr="00537462">
        <w:rPr>
          <w:rFonts w:ascii="Times New Roman" w:hAnsi="Times New Roman"/>
          <w:lang w:val="nl-NL"/>
          <w:rPrChange w:id="3239" w:author="Nguyet Nguyen (Senior Legal Executive)" w:date="2026-05-05T10:09:00Z">
            <w:rPr>
              <w:rFonts w:ascii="Times New Roman" w:hAnsi="Times New Roman"/>
              <w:i/>
              <w:sz w:val="24"/>
              <w:szCs w:val="24"/>
              <w:lang w:val="nl-NL"/>
            </w:rPr>
          </w:rPrChange>
        </w:rPr>
        <w:t xml:space="preserve">) tương ứng với số tiền là: </w:t>
      </w:r>
      <w:ins w:id="3240" w:author="Tien Nguyen" w:date="2026-04-23T21:28:00Z">
        <w:r w:rsidR="00F3603F" w:rsidRPr="00537462">
          <w:rPr>
            <w:rFonts w:ascii="Times New Roman" w:hAnsi="Times New Roman"/>
            <w:b/>
            <w:lang w:val="vi-VN"/>
            <w:rPrChange w:id="3241" w:author="Nguyet Nguyen (Senior Legal Executive)" w:date="2026-05-05T10:12:00Z">
              <w:rPr>
                <w:rFonts w:ascii="Times New Roman" w:hAnsi="Times New Roman"/>
                <w:i/>
                <w:sz w:val="24"/>
                <w:szCs w:val="24"/>
                <w:lang w:val="vi-VN"/>
              </w:rPr>
            </w:rPrChange>
          </w:rPr>
          <w:t>216</w:t>
        </w:r>
        <w:r w:rsidR="003A45C0" w:rsidRPr="00537462">
          <w:rPr>
            <w:rFonts w:ascii="Times New Roman" w:hAnsi="Times New Roman"/>
            <w:b/>
            <w:lang w:val="vi-VN"/>
            <w:rPrChange w:id="3242" w:author="Nguyet Nguyen (Senior Legal Executive)" w:date="2026-05-05T10:12:00Z">
              <w:rPr>
                <w:rFonts w:ascii="Times New Roman" w:hAnsi="Times New Roman"/>
                <w:i/>
                <w:sz w:val="24"/>
                <w:szCs w:val="24"/>
                <w:lang w:val="vi-VN"/>
              </w:rPr>
            </w:rPrChange>
          </w:rPr>
          <w:t>.513</w:t>
        </w:r>
      </w:ins>
      <w:ins w:id="3243" w:author="Tien Nguyen" w:date="2026-04-23T00:28:00Z">
        <w:r w:rsidR="00544439" w:rsidRPr="00537462">
          <w:rPr>
            <w:rFonts w:ascii="Times New Roman" w:hAnsi="Times New Roman"/>
            <w:b/>
            <w:lang w:val="vi-VN"/>
            <w:rPrChange w:id="3244" w:author="Nguyet Nguyen (Senior Legal Executive)" w:date="2026-05-05T10:12:00Z">
              <w:rPr>
                <w:rFonts w:ascii="Times New Roman" w:hAnsi="Times New Roman"/>
                <w:i/>
                <w:sz w:val="24"/>
                <w:szCs w:val="24"/>
                <w:lang w:val="vi-VN"/>
              </w:rPr>
            </w:rPrChange>
          </w:rPr>
          <w:t>.0</w:t>
        </w:r>
      </w:ins>
      <w:ins w:id="3245" w:author="Tien Nguyen" w:date="2026-04-22T20:33:00Z">
        <w:r w:rsidR="00693FF3" w:rsidRPr="00537462">
          <w:rPr>
            <w:rFonts w:ascii="Times New Roman" w:hAnsi="Times New Roman"/>
            <w:b/>
            <w:lang w:val="vi-VN"/>
            <w:rPrChange w:id="3246" w:author="Nguyet Nguyen (Senior Legal Executive)" w:date="2026-05-05T10:12:00Z">
              <w:rPr>
                <w:rFonts w:ascii="Times New Roman" w:hAnsi="Times New Roman"/>
                <w:i/>
                <w:sz w:val="24"/>
                <w:szCs w:val="24"/>
                <w:lang w:val="vi-VN"/>
              </w:rPr>
            </w:rPrChange>
          </w:rPr>
          <w:t>00</w:t>
        </w:r>
      </w:ins>
      <w:del w:id="3247" w:author="Tien Nguyen" w:date="2026-04-22T20:32:00Z">
        <w:r w:rsidR="00470121" w:rsidRPr="00537462" w:rsidDel="00693FF3">
          <w:rPr>
            <w:rFonts w:ascii="Times New Roman" w:hAnsi="Times New Roman"/>
            <w:b/>
            <w:lang w:val="nl-NL"/>
            <w:rPrChange w:id="3248" w:author="Nguyet Nguyen (Senior Legal Executive)" w:date="2026-05-05T10:12:00Z">
              <w:rPr>
                <w:rFonts w:ascii="Times New Roman" w:hAnsi="Times New Roman"/>
                <w:i/>
                <w:sz w:val="24"/>
                <w:szCs w:val="24"/>
                <w:lang w:val="nl-NL"/>
              </w:rPr>
            </w:rPrChange>
          </w:rPr>
          <w:delText>[__]</w:delText>
        </w:r>
      </w:del>
      <w:r w:rsidR="00752A01" w:rsidRPr="00537462">
        <w:rPr>
          <w:rFonts w:ascii="Times New Roman" w:hAnsi="Times New Roman"/>
          <w:b/>
          <w:lang w:val="nl-NL"/>
          <w:rPrChange w:id="3249" w:author="Nguyet Nguyen (Senior Legal Executive)" w:date="2026-05-05T10:12:00Z">
            <w:rPr>
              <w:rFonts w:ascii="Times New Roman" w:hAnsi="Times New Roman"/>
              <w:i/>
              <w:sz w:val="24"/>
              <w:szCs w:val="24"/>
              <w:lang w:val="nl-NL"/>
            </w:rPr>
          </w:rPrChange>
        </w:rPr>
        <w:t xml:space="preserve"> VND</w:t>
      </w:r>
      <w:r w:rsidR="00752A01" w:rsidRPr="00537462">
        <w:rPr>
          <w:rFonts w:ascii="Times New Roman" w:hAnsi="Times New Roman"/>
          <w:lang w:val="nl-NL"/>
          <w:rPrChange w:id="3250" w:author="Nguyet Nguyen (Senior Legal Executive)" w:date="2026-05-05T10:09:00Z">
            <w:rPr>
              <w:rFonts w:ascii="Times New Roman" w:hAnsi="Times New Roman"/>
              <w:i/>
              <w:sz w:val="24"/>
              <w:szCs w:val="24"/>
              <w:lang w:val="nl-NL"/>
            </w:rPr>
          </w:rPrChange>
        </w:rPr>
        <w:t xml:space="preserve"> </w:t>
      </w:r>
      <w:r w:rsidR="00752A01" w:rsidRPr="00537462">
        <w:rPr>
          <w:rFonts w:ascii="Times New Roman" w:hAnsi="Times New Roman"/>
          <w:i/>
          <w:iCs/>
          <w:lang w:val="nl-NL"/>
          <w:rPrChange w:id="3251" w:author="Nguyet Nguyen (Senior Legal Executive)" w:date="2026-05-05T10:12:00Z">
            <w:rPr>
              <w:rFonts w:ascii="Times New Roman" w:hAnsi="Times New Roman"/>
              <w:i/>
              <w:iCs/>
              <w:sz w:val="24"/>
              <w:szCs w:val="24"/>
              <w:lang w:val="nl-NL"/>
            </w:rPr>
          </w:rPrChange>
        </w:rPr>
        <w:t xml:space="preserve">(Bằng chữ: </w:t>
      </w:r>
      <w:ins w:id="3252" w:author="Tien Nguyen" w:date="2026-04-22T20:33:00Z">
        <w:r w:rsidR="00693FF3" w:rsidRPr="00537462">
          <w:rPr>
            <w:rFonts w:ascii="Times New Roman" w:hAnsi="Times New Roman"/>
            <w:i/>
            <w:iCs/>
            <w:lang w:val="vi-VN"/>
            <w:rPrChange w:id="3253" w:author="Nguyet Nguyen (Senior Legal Executive)" w:date="2026-05-05T10:12:00Z">
              <w:rPr>
                <w:rFonts w:ascii="Times New Roman" w:hAnsi="Times New Roman"/>
                <w:i/>
                <w:iCs/>
                <w:sz w:val="24"/>
                <w:szCs w:val="24"/>
                <w:lang w:val="vi-VN"/>
              </w:rPr>
            </w:rPrChange>
          </w:rPr>
          <w:t xml:space="preserve">Hai trăm </w:t>
        </w:r>
      </w:ins>
      <w:ins w:id="3254" w:author="Tien Nguyen" w:date="2026-04-23T21:28:00Z">
        <w:r w:rsidR="003A45C0" w:rsidRPr="00537462">
          <w:rPr>
            <w:rFonts w:ascii="Times New Roman" w:hAnsi="Times New Roman"/>
            <w:i/>
            <w:iCs/>
            <w:lang w:val="vi-VN"/>
            <w:rPrChange w:id="3255" w:author="Nguyet Nguyen (Senior Legal Executive)" w:date="2026-05-05T10:12:00Z">
              <w:rPr>
                <w:rFonts w:ascii="Times New Roman" w:hAnsi="Times New Roman"/>
                <w:i/>
                <w:iCs/>
                <w:sz w:val="24"/>
                <w:szCs w:val="24"/>
                <w:lang w:val="vi-VN"/>
              </w:rPr>
            </w:rPrChange>
          </w:rPr>
          <w:t xml:space="preserve">mười sáu </w:t>
        </w:r>
      </w:ins>
      <w:ins w:id="3256" w:author="Tien Nguyen" w:date="2026-04-22T20:33:00Z">
        <w:r w:rsidR="00693FF3" w:rsidRPr="00537462">
          <w:rPr>
            <w:rFonts w:ascii="Times New Roman" w:hAnsi="Times New Roman"/>
            <w:i/>
            <w:iCs/>
            <w:lang w:val="vi-VN"/>
            <w:rPrChange w:id="3257" w:author="Nguyet Nguyen (Senior Legal Executive)" w:date="2026-05-05T10:12:00Z">
              <w:rPr>
                <w:rFonts w:ascii="Times New Roman" w:hAnsi="Times New Roman"/>
                <w:i/>
                <w:iCs/>
                <w:sz w:val="24"/>
                <w:szCs w:val="24"/>
                <w:lang w:val="vi-VN"/>
              </w:rPr>
            </w:rPrChange>
          </w:rPr>
          <w:t xml:space="preserve">triệu </w:t>
        </w:r>
      </w:ins>
      <w:ins w:id="3258" w:author="Tien Nguyen" w:date="2026-04-23T21:28:00Z">
        <w:r w:rsidR="003A45C0" w:rsidRPr="00537462">
          <w:rPr>
            <w:rFonts w:ascii="Times New Roman" w:hAnsi="Times New Roman"/>
            <w:i/>
            <w:iCs/>
            <w:lang w:val="vi-VN"/>
            <w:rPrChange w:id="3259" w:author="Nguyet Nguyen (Senior Legal Executive)" w:date="2026-05-05T10:12:00Z">
              <w:rPr>
                <w:rFonts w:ascii="Times New Roman" w:hAnsi="Times New Roman"/>
                <w:i/>
                <w:iCs/>
                <w:sz w:val="24"/>
                <w:szCs w:val="24"/>
                <w:lang w:val="vi-VN"/>
              </w:rPr>
            </w:rPrChange>
          </w:rPr>
          <w:t xml:space="preserve">năm trăm mười ba </w:t>
        </w:r>
      </w:ins>
      <w:ins w:id="3260" w:author="Tien Nguyen" w:date="2026-04-22T20:33:00Z">
        <w:r w:rsidR="00693FF3" w:rsidRPr="00537462">
          <w:rPr>
            <w:rFonts w:ascii="Times New Roman" w:hAnsi="Times New Roman"/>
            <w:i/>
            <w:iCs/>
            <w:lang w:val="vi-VN"/>
            <w:rPrChange w:id="3261" w:author="Nguyet Nguyen (Senior Legal Executive)" w:date="2026-05-05T10:12:00Z">
              <w:rPr>
                <w:rFonts w:ascii="Times New Roman" w:hAnsi="Times New Roman"/>
                <w:i/>
                <w:iCs/>
                <w:sz w:val="24"/>
                <w:szCs w:val="24"/>
                <w:lang w:val="vi-VN"/>
              </w:rPr>
            </w:rPrChange>
          </w:rPr>
          <w:t xml:space="preserve">nghìn </w:t>
        </w:r>
      </w:ins>
      <w:del w:id="3262" w:author="Tien Nguyen" w:date="2026-04-22T20:33:00Z">
        <w:r w:rsidR="00470121" w:rsidRPr="00537462" w:rsidDel="00693FF3">
          <w:rPr>
            <w:rFonts w:ascii="Times New Roman" w:hAnsi="Times New Roman"/>
            <w:i/>
            <w:iCs/>
            <w:lang w:val="nl-NL"/>
            <w:rPrChange w:id="3263" w:author="Nguyet Nguyen (Senior Legal Executive)" w:date="2026-05-05T10:12:00Z">
              <w:rPr>
                <w:rFonts w:ascii="Times New Roman" w:hAnsi="Times New Roman"/>
                <w:i/>
                <w:iCs/>
                <w:sz w:val="24"/>
                <w:szCs w:val="24"/>
                <w:lang w:val="nl-NL"/>
              </w:rPr>
            </w:rPrChange>
          </w:rPr>
          <w:delText>[__]</w:delText>
        </w:r>
      </w:del>
      <w:del w:id="3264" w:author="Tien Nguyen" w:date="2026-04-23T00:29:00Z">
        <w:r w:rsidR="007D2270" w:rsidRPr="00537462" w:rsidDel="00544439">
          <w:rPr>
            <w:rFonts w:ascii="Times New Roman" w:hAnsi="Times New Roman"/>
            <w:i/>
            <w:iCs/>
            <w:lang w:val="nl-NL"/>
            <w:rPrChange w:id="3265" w:author="Nguyet Nguyen (Senior Legal Executive)" w:date="2026-05-05T10:12:00Z">
              <w:rPr>
                <w:rFonts w:ascii="Times New Roman" w:hAnsi="Times New Roman"/>
                <w:i/>
                <w:iCs/>
                <w:sz w:val="24"/>
                <w:szCs w:val="24"/>
                <w:lang w:val="nl-NL"/>
              </w:rPr>
            </w:rPrChange>
          </w:rPr>
          <w:delText xml:space="preserve"> </w:delText>
        </w:r>
      </w:del>
      <w:r w:rsidR="007D2270" w:rsidRPr="00537462">
        <w:rPr>
          <w:rFonts w:ascii="Times New Roman" w:hAnsi="Times New Roman"/>
          <w:i/>
          <w:iCs/>
          <w:lang w:val="nl-NL"/>
          <w:rPrChange w:id="3266" w:author="Nguyet Nguyen (Senior Legal Executive)" w:date="2026-05-05T10:12:00Z">
            <w:rPr>
              <w:rFonts w:ascii="Times New Roman" w:hAnsi="Times New Roman"/>
              <w:i/>
              <w:iCs/>
              <w:sz w:val="24"/>
              <w:szCs w:val="24"/>
              <w:lang w:val="nl-NL"/>
            </w:rPr>
          </w:rPrChange>
        </w:rPr>
        <w:t>đồng</w:t>
      </w:r>
      <w:r w:rsidR="00752A01" w:rsidRPr="00537462">
        <w:rPr>
          <w:rFonts w:ascii="Times New Roman" w:hAnsi="Times New Roman"/>
          <w:i/>
          <w:iCs/>
          <w:lang w:val="nl-NL"/>
          <w:rPrChange w:id="3267" w:author="Nguyet Nguyen (Senior Legal Executive)" w:date="2026-05-05T10:12:00Z">
            <w:rPr>
              <w:rFonts w:ascii="Times New Roman" w:hAnsi="Times New Roman"/>
              <w:i/>
              <w:iCs/>
              <w:sz w:val="24"/>
              <w:szCs w:val="24"/>
              <w:lang w:val="nl-NL"/>
            </w:rPr>
          </w:rPrChange>
        </w:rPr>
        <w:t>)</w:t>
      </w:r>
      <w:r w:rsidR="00752A01" w:rsidRPr="00537462">
        <w:rPr>
          <w:rFonts w:ascii="Times New Roman" w:hAnsi="Times New Roman"/>
          <w:i/>
          <w:lang w:val="nl-NL"/>
          <w:rPrChange w:id="3268" w:author="Nguyet Nguyen (Senior Legal Executive)" w:date="2026-05-05T10:12:00Z">
            <w:rPr>
              <w:rFonts w:ascii="Times New Roman" w:hAnsi="Times New Roman"/>
              <w:i/>
              <w:sz w:val="24"/>
              <w:szCs w:val="24"/>
              <w:lang w:val="nl-NL"/>
            </w:rPr>
          </w:rPrChange>
        </w:rPr>
        <w:t xml:space="preserve"> </w:t>
      </w:r>
      <w:r w:rsidR="00752A01" w:rsidRPr="00537462">
        <w:rPr>
          <w:rFonts w:ascii="Times New Roman" w:hAnsi="Times New Roman"/>
          <w:lang w:val="nl-NL"/>
          <w:rPrChange w:id="3269" w:author="Nguyet Nguyen (Senior Legal Executive)" w:date="2026-05-05T10:09:00Z">
            <w:rPr>
              <w:rFonts w:ascii="Times New Roman" w:hAnsi="Times New Roman"/>
              <w:i/>
              <w:sz w:val="24"/>
              <w:szCs w:val="24"/>
              <w:lang w:val="nl-NL"/>
            </w:rPr>
          </w:rPrChange>
        </w:rPr>
        <w:t xml:space="preserve">trong vòng </w:t>
      </w:r>
      <w:del w:id="3270" w:author="Nguyet Nguyen (Senior Legal Executive)" w:date="2026-05-05T10:11:00Z">
        <w:r w:rsidR="00752A01" w:rsidRPr="00537462" w:rsidDel="00537462">
          <w:rPr>
            <w:rFonts w:ascii="Times New Roman" w:hAnsi="Times New Roman"/>
            <w:lang w:val="nl-NL"/>
            <w:rPrChange w:id="3271" w:author="Nguyet Nguyen (Senior Legal Executive)" w:date="2026-05-05T10:09:00Z">
              <w:rPr>
                <w:rFonts w:ascii="Times New Roman" w:hAnsi="Times New Roman"/>
                <w:i/>
                <w:sz w:val="24"/>
                <w:szCs w:val="24"/>
                <w:lang w:val="nl-NL"/>
              </w:rPr>
            </w:rPrChange>
          </w:rPr>
          <w:delText>[</w:delText>
        </w:r>
      </w:del>
      <w:r w:rsidR="00752A01" w:rsidRPr="00537462">
        <w:rPr>
          <w:rFonts w:ascii="Times New Roman" w:hAnsi="Times New Roman"/>
          <w:lang w:val="nl-NL"/>
          <w:rPrChange w:id="3272" w:author="Nguyet Nguyen (Senior Legal Executive)" w:date="2026-05-05T10:09:00Z">
            <w:rPr>
              <w:rFonts w:ascii="Times New Roman" w:hAnsi="Times New Roman"/>
              <w:i/>
              <w:sz w:val="24"/>
              <w:szCs w:val="24"/>
              <w:lang w:val="nl-NL"/>
            </w:rPr>
          </w:rPrChange>
        </w:rPr>
        <w:t xml:space="preserve">mười </w:t>
      </w:r>
      <w:ins w:id="3273" w:author="Tien Nguyen" w:date="2026-04-22T20:34:00Z">
        <w:r w:rsidR="00693FF3" w:rsidRPr="00537462">
          <w:rPr>
            <w:rFonts w:ascii="Times New Roman" w:hAnsi="Times New Roman"/>
            <w:lang w:val="vi-VN"/>
            <w:rPrChange w:id="3274" w:author="Nguyet Nguyen (Senior Legal Executive)" w:date="2026-05-05T10:09:00Z">
              <w:rPr>
                <w:rFonts w:ascii="Times New Roman" w:hAnsi="Times New Roman"/>
                <w:i/>
                <w:sz w:val="24"/>
                <w:szCs w:val="24"/>
                <w:lang w:val="vi-VN"/>
              </w:rPr>
            </w:rPrChange>
          </w:rPr>
          <w:t xml:space="preserve">lăm </w:t>
        </w:r>
      </w:ins>
      <w:r w:rsidR="00752A01" w:rsidRPr="00537462">
        <w:rPr>
          <w:rFonts w:ascii="Times New Roman" w:hAnsi="Times New Roman"/>
          <w:b/>
          <w:lang w:val="nl-NL"/>
          <w:rPrChange w:id="3275" w:author="Nguyet Nguyen (Senior Legal Executive)" w:date="2026-05-05T10:12:00Z">
            <w:rPr>
              <w:rFonts w:ascii="Times New Roman" w:hAnsi="Times New Roman"/>
              <w:i/>
              <w:sz w:val="24"/>
              <w:szCs w:val="24"/>
              <w:lang w:val="nl-NL"/>
            </w:rPr>
          </w:rPrChange>
        </w:rPr>
        <w:t>(1</w:t>
      </w:r>
      <w:ins w:id="3276" w:author="Tien Nguyen" w:date="2026-04-22T20:31:00Z">
        <w:r w:rsidR="00693FF3" w:rsidRPr="00537462">
          <w:rPr>
            <w:rFonts w:ascii="Times New Roman" w:hAnsi="Times New Roman"/>
            <w:b/>
            <w:lang w:val="vi-VN"/>
            <w:rPrChange w:id="3277" w:author="Nguyet Nguyen (Senior Legal Executive)" w:date="2026-05-05T10:12:00Z">
              <w:rPr>
                <w:rFonts w:ascii="Times New Roman" w:hAnsi="Times New Roman"/>
                <w:i/>
                <w:sz w:val="24"/>
                <w:szCs w:val="24"/>
                <w:lang w:val="vi-VN"/>
              </w:rPr>
            </w:rPrChange>
          </w:rPr>
          <w:t>5</w:t>
        </w:r>
      </w:ins>
      <w:del w:id="3278" w:author="Tien Nguyen" w:date="2026-04-22T20:31:00Z">
        <w:r w:rsidR="00752A01" w:rsidRPr="00537462" w:rsidDel="00693FF3">
          <w:rPr>
            <w:rFonts w:ascii="Times New Roman" w:hAnsi="Times New Roman"/>
            <w:b/>
            <w:lang w:val="nl-NL"/>
            <w:rPrChange w:id="3279" w:author="Nguyet Nguyen (Senior Legal Executive)" w:date="2026-05-05T10:12:00Z">
              <w:rPr>
                <w:rFonts w:ascii="Times New Roman" w:hAnsi="Times New Roman"/>
                <w:i/>
                <w:sz w:val="24"/>
                <w:szCs w:val="24"/>
                <w:lang w:val="nl-NL"/>
              </w:rPr>
            </w:rPrChange>
          </w:rPr>
          <w:delText>0</w:delText>
        </w:r>
      </w:del>
      <w:r w:rsidR="00752A01" w:rsidRPr="00537462">
        <w:rPr>
          <w:rFonts w:ascii="Times New Roman" w:hAnsi="Times New Roman"/>
          <w:b/>
          <w:lang w:val="nl-NL"/>
          <w:rPrChange w:id="3280" w:author="Nguyet Nguyen (Senior Legal Executive)" w:date="2026-05-05T10:12:00Z">
            <w:rPr>
              <w:rFonts w:ascii="Times New Roman" w:hAnsi="Times New Roman"/>
              <w:i/>
              <w:sz w:val="24"/>
              <w:szCs w:val="24"/>
              <w:lang w:val="nl-NL"/>
            </w:rPr>
          </w:rPrChange>
        </w:rPr>
        <w:t>)</w:t>
      </w:r>
      <w:del w:id="3281" w:author="Nguyet Nguyen (Senior Legal Executive)" w:date="2026-05-05T10:11:00Z">
        <w:r w:rsidR="00752A01" w:rsidRPr="00537462" w:rsidDel="00537462">
          <w:rPr>
            <w:rFonts w:ascii="Times New Roman" w:hAnsi="Times New Roman"/>
            <w:b/>
            <w:lang w:val="nl-NL"/>
            <w:rPrChange w:id="3282" w:author="Nguyet Nguyen (Senior Legal Executive)" w:date="2026-05-05T10:12:00Z">
              <w:rPr>
                <w:rFonts w:ascii="Times New Roman" w:hAnsi="Times New Roman"/>
                <w:i/>
                <w:sz w:val="24"/>
                <w:szCs w:val="24"/>
                <w:lang w:val="nl-NL"/>
              </w:rPr>
            </w:rPrChange>
          </w:rPr>
          <w:delText>]</w:delText>
        </w:r>
      </w:del>
      <w:r w:rsidR="00752A01" w:rsidRPr="00537462">
        <w:rPr>
          <w:rFonts w:ascii="Times New Roman" w:hAnsi="Times New Roman"/>
          <w:b/>
          <w:lang w:val="nl-NL"/>
          <w:rPrChange w:id="3283" w:author="Nguyet Nguyen (Senior Legal Executive)" w:date="2026-05-05T10:12:00Z">
            <w:rPr>
              <w:rFonts w:ascii="Times New Roman" w:hAnsi="Times New Roman"/>
              <w:i/>
              <w:sz w:val="24"/>
              <w:szCs w:val="24"/>
              <w:lang w:val="nl-NL"/>
            </w:rPr>
          </w:rPrChange>
        </w:rPr>
        <w:t xml:space="preserve"> ngày làm việc</w:t>
      </w:r>
      <w:r w:rsidR="00752A01" w:rsidRPr="00537462">
        <w:rPr>
          <w:rFonts w:ascii="Times New Roman" w:hAnsi="Times New Roman"/>
          <w:lang w:val="nl-NL"/>
          <w:rPrChange w:id="3284" w:author="Nguyet Nguyen (Senior Legal Executive)" w:date="2026-05-05T10:09:00Z">
            <w:rPr>
              <w:rFonts w:ascii="Times New Roman" w:hAnsi="Times New Roman"/>
              <w:i/>
              <w:sz w:val="24"/>
              <w:szCs w:val="24"/>
              <w:lang w:val="nl-NL"/>
            </w:rPr>
          </w:rPrChange>
        </w:rPr>
        <w:t xml:space="preserve"> kể từ ngày ký </w:t>
      </w:r>
      <w:r w:rsidR="00AC38C7" w:rsidRPr="00537462">
        <w:rPr>
          <w:rFonts w:ascii="Times New Roman" w:hAnsi="Times New Roman"/>
          <w:lang w:val="nl-NL"/>
          <w:rPrChange w:id="3285" w:author="Nguyet Nguyen (Senior Legal Executive)" w:date="2026-05-05T10:09:00Z">
            <w:rPr>
              <w:rFonts w:ascii="Times New Roman" w:hAnsi="Times New Roman"/>
              <w:i/>
              <w:sz w:val="24"/>
              <w:szCs w:val="24"/>
              <w:lang w:val="nl-NL"/>
            </w:rPr>
          </w:rPrChange>
        </w:rPr>
        <w:t>Hợp Đồng</w:t>
      </w:r>
      <w:r w:rsidR="00752A01" w:rsidRPr="00537462">
        <w:rPr>
          <w:rFonts w:ascii="Times New Roman" w:hAnsi="Times New Roman"/>
          <w:lang w:val="nl-NL"/>
          <w:rPrChange w:id="3286" w:author="Nguyet Nguyen (Senior Legal Executive)" w:date="2026-05-05T10:09:00Z">
            <w:rPr>
              <w:rFonts w:ascii="Times New Roman" w:hAnsi="Times New Roman"/>
              <w:i/>
              <w:sz w:val="24"/>
              <w:szCs w:val="24"/>
              <w:lang w:val="nl-NL"/>
            </w:rPr>
          </w:rPrChange>
        </w:rPr>
        <w:t xml:space="preserve"> và Bên A nhận được Hóa đơn GTGT tương ứng từ Bên B.</w:t>
      </w:r>
      <w:commentRangeEnd w:id="3217"/>
      <w:r w:rsidR="00D349CA" w:rsidRPr="00537462">
        <w:rPr>
          <w:rStyle w:val="CommentReference"/>
          <w:rFonts w:ascii="Times New Roman" w:eastAsia="Times New Roman" w:hAnsi="Times New Roman"/>
          <w:sz w:val="22"/>
          <w:szCs w:val="22"/>
          <w:rPrChange w:id="3287" w:author="Nguyet Nguyen (Senior Legal Executive)" w:date="2026-05-05T10:09:00Z">
            <w:rPr>
              <w:rStyle w:val="CommentReference"/>
              <w:rFonts w:ascii="Times New Roman" w:eastAsia="Times New Roman" w:hAnsi="Times New Roman"/>
            </w:rPr>
          </w:rPrChange>
        </w:rPr>
        <w:commentReference w:id="3217"/>
      </w:r>
    </w:p>
    <w:p w14:paraId="05DDBEF4" w14:textId="77777777" w:rsidR="00537462" w:rsidRPr="00537462" w:rsidRDefault="00537462" w:rsidP="00537462">
      <w:pPr>
        <w:spacing w:after="0" w:line="276" w:lineRule="auto"/>
        <w:ind w:left="720" w:hanging="720"/>
        <w:jc w:val="both"/>
        <w:rPr>
          <w:ins w:id="3288" w:author="Nguyet Nguyen (Senior Legal Executive)" w:date="2026-05-05T10:09:00Z"/>
          <w:rFonts w:ascii="Times New Roman" w:hAnsi="Times New Roman"/>
          <w:lang w:val="nl-NL"/>
          <w:rPrChange w:id="3289" w:author="Nguyet Nguyen (Senior Legal Executive)" w:date="2026-05-05T10:09:00Z">
            <w:rPr>
              <w:ins w:id="3290" w:author="Nguyet Nguyen (Senior Legal Executive)" w:date="2026-05-05T10:09:00Z"/>
              <w:rFonts w:ascii="Times New Roman" w:hAnsi="Times New Roman"/>
              <w:i/>
              <w:sz w:val="24"/>
              <w:szCs w:val="24"/>
              <w:lang w:val="nl-NL"/>
            </w:rPr>
          </w:rPrChange>
        </w:rPr>
        <w:pPrChange w:id="3291" w:author="Nguyet Nguyen (Senior Legal Executive)" w:date="2026-05-05T10:10:00Z">
          <w:pPr>
            <w:numPr>
              <w:numId w:val="26"/>
            </w:numPr>
            <w:spacing w:after="0" w:line="276" w:lineRule="auto"/>
            <w:ind w:left="1276" w:hanging="567"/>
            <w:jc w:val="both"/>
          </w:pPr>
        </w:pPrChange>
      </w:pPr>
    </w:p>
    <w:p w14:paraId="2A03FA18" w14:textId="5FB0AF61" w:rsidR="00752A01" w:rsidRPr="00537462" w:rsidRDefault="00537462" w:rsidP="00537462">
      <w:pPr>
        <w:spacing w:after="0" w:line="276" w:lineRule="auto"/>
        <w:ind w:left="720" w:hanging="720"/>
        <w:jc w:val="both"/>
        <w:rPr>
          <w:rFonts w:ascii="Times New Roman" w:hAnsi="Times New Roman"/>
          <w:lang w:val="nl-NL"/>
          <w:rPrChange w:id="3292" w:author="Nguyet Nguyen (Senior Legal Executive)" w:date="2026-05-05T10:09:00Z">
            <w:rPr>
              <w:rFonts w:ascii="Times New Roman" w:hAnsi="Times New Roman"/>
              <w:i/>
              <w:sz w:val="24"/>
              <w:szCs w:val="24"/>
              <w:lang w:val="nl-NL"/>
            </w:rPr>
          </w:rPrChange>
        </w:rPr>
        <w:pPrChange w:id="3293" w:author="Nguyet Nguyen (Senior Legal Executive)" w:date="2026-05-05T10:10:00Z">
          <w:pPr>
            <w:numPr>
              <w:numId w:val="26"/>
            </w:numPr>
            <w:spacing w:after="0" w:line="276" w:lineRule="auto"/>
            <w:ind w:left="1276" w:hanging="567"/>
            <w:jc w:val="both"/>
          </w:pPr>
        </w:pPrChange>
      </w:pPr>
      <w:ins w:id="3294" w:author="Nguyet Nguyen (Senior Legal Executive)" w:date="2026-05-05T10:10:00Z">
        <w:r>
          <w:rPr>
            <w:rFonts w:ascii="Times New Roman" w:hAnsi="Times New Roman"/>
            <w:b/>
            <w:bCs/>
            <w:lang w:val="nl-NL"/>
          </w:rPr>
          <w:t>2.1.2.</w:t>
        </w:r>
        <w:r>
          <w:rPr>
            <w:rFonts w:ascii="Times New Roman" w:hAnsi="Times New Roman"/>
            <w:b/>
            <w:bCs/>
            <w:lang w:val="nl-NL"/>
          </w:rPr>
          <w:tab/>
        </w:r>
      </w:ins>
      <w:r w:rsidR="00752A01" w:rsidRPr="00537462">
        <w:rPr>
          <w:rFonts w:ascii="Times New Roman" w:hAnsi="Times New Roman"/>
          <w:b/>
          <w:bCs/>
          <w:lang w:val="nl-NL"/>
          <w:rPrChange w:id="3295" w:author="Nguyet Nguyen (Senior Legal Executive)" w:date="2026-05-05T10:09:00Z">
            <w:rPr>
              <w:rFonts w:ascii="Times New Roman" w:hAnsi="Times New Roman"/>
              <w:b/>
              <w:bCs/>
              <w:i/>
              <w:sz w:val="24"/>
              <w:szCs w:val="24"/>
              <w:lang w:val="nl-NL"/>
            </w:rPr>
          </w:rPrChange>
        </w:rPr>
        <w:t>Đợt 02:</w:t>
      </w:r>
      <w:r w:rsidR="00752A01" w:rsidRPr="00537462">
        <w:rPr>
          <w:rFonts w:ascii="Times New Roman" w:hAnsi="Times New Roman"/>
          <w:lang w:val="nl-NL"/>
          <w:rPrChange w:id="3296" w:author="Nguyet Nguyen (Senior Legal Executive)" w:date="2026-05-05T10:09:00Z">
            <w:rPr>
              <w:rFonts w:ascii="Times New Roman" w:hAnsi="Times New Roman"/>
              <w:i/>
              <w:sz w:val="24"/>
              <w:szCs w:val="24"/>
              <w:lang w:val="nl-NL"/>
            </w:rPr>
          </w:rPrChange>
        </w:rPr>
        <w:t xml:space="preserve"> Bên A thanh toán cho Bên B Giá trị </w:t>
      </w:r>
      <w:r w:rsidR="00AC38C7" w:rsidRPr="00537462">
        <w:rPr>
          <w:rFonts w:ascii="Times New Roman" w:hAnsi="Times New Roman"/>
          <w:lang w:val="nl-NL"/>
          <w:rPrChange w:id="3297" w:author="Nguyet Nguyen (Senior Legal Executive)" w:date="2026-05-05T10:09:00Z">
            <w:rPr>
              <w:rFonts w:ascii="Times New Roman" w:hAnsi="Times New Roman"/>
              <w:i/>
              <w:sz w:val="24"/>
              <w:szCs w:val="24"/>
              <w:lang w:val="nl-NL"/>
            </w:rPr>
          </w:rPrChange>
        </w:rPr>
        <w:t>Hợp Đồng</w:t>
      </w:r>
      <w:r w:rsidR="00752A01" w:rsidRPr="00537462">
        <w:rPr>
          <w:rFonts w:ascii="Times New Roman" w:hAnsi="Times New Roman"/>
          <w:lang w:val="nl-NL"/>
          <w:rPrChange w:id="3298" w:author="Nguyet Nguyen (Senior Legal Executive)" w:date="2026-05-05T10:09:00Z">
            <w:rPr>
              <w:rFonts w:ascii="Times New Roman" w:hAnsi="Times New Roman"/>
              <w:i/>
              <w:sz w:val="24"/>
              <w:szCs w:val="24"/>
              <w:lang w:val="nl-NL"/>
            </w:rPr>
          </w:rPrChange>
        </w:rPr>
        <w:t xml:space="preserve"> còn lại (đã bao gồm </w:t>
      </w:r>
      <w:r w:rsidR="0017334E" w:rsidRPr="00537462">
        <w:rPr>
          <w:rFonts w:ascii="Times New Roman" w:hAnsi="Times New Roman"/>
          <w:lang w:val="nl-NL"/>
          <w:rPrChange w:id="3299" w:author="Nguyet Nguyen (Senior Legal Executive)" w:date="2026-05-05T10:09:00Z">
            <w:rPr>
              <w:rFonts w:ascii="Times New Roman" w:hAnsi="Times New Roman"/>
              <w:i/>
              <w:sz w:val="24"/>
              <w:szCs w:val="24"/>
              <w:lang w:val="nl-NL"/>
            </w:rPr>
          </w:rPrChange>
        </w:rPr>
        <w:t>thuế GTGT</w:t>
      </w:r>
      <w:r w:rsidR="00752A01" w:rsidRPr="00537462">
        <w:rPr>
          <w:rFonts w:ascii="Times New Roman" w:hAnsi="Times New Roman"/>
          <w:lang w:val="nl-NL"/>
          <w:rPrChange w:id="3300" w:author="Nguyet Nguyen (Senior Legal Executive)" w:date="2026-05-05T10:09:00Z">
            <w:rPr>
              <w:rFonts w:ascii="Times New Roman" w:hAnsi="Times New Roman"/>
              <w:i/>
              <w:sz w:val="24"/>
              <w:szCs w:val="24"/>
              <w:lang w:val="nl-NL"/>
            </w:rPr>
          </w:rPrChange>
        </w:rPr>
        <w:t>) căn cứ theo nghiệm thu thực tế trong vòng mười</w:t>
      </w:r>
      <w:ins w:id="3301" w:author="Tien Nguyen" w:date="2026-04-22T20:34:00Z">
        <w:r w:rsidR="00693FF3" w:rsidRPr="00537462">
          <w:rPr>
            <w:rFonts w:ascii="Times New Roman" w:hAnsi="Times New Roman"/>
            <w:lang w:val="vi-VN"/>
            <w:rPrChange w:id="3302" w:author="Nguyet Nguyen (Senior Legal Executive)" w:date="2026-05-05T10:09:00Z">
              <w:rPr>
                <w:rFonts w:ascii="Times New Roman" w:hAnsi="Times New Roman"/>
                <w:i/>
                <w:sz w:val="24"/>
                <w:szCs w:val="24"/>
                <w:lang w:val="vi-VN"/>
              </w:rPr>
            </w:rPrChange>
          </w:rPr>
          <w:t xml:space="preserve"> lăm</w:t>
        </w:r>
      </w:ins>
      <w:r w:rsidR="00752A01" w:rsidRPr="00537462">
        <w:rPr>
          <w:rFonts w:ascii="Times New Roman" w:hAnsi="Times New Roman"/>
          <w:lang w:val="nl-NL"/>
          <w:rPrChange w:id="3303" w:author="Nguyet Nguyen (Senior Legal Executive)" w:date="2026-05-05T10:09:00Z">
            <w:rPr>
              <w:rFonts w:ascii="Times New Roman" w:hAnsi="Times New Roman"/>
              <w:i/>
              <w:sz w:val="24"/>
              <w:szCs w:val="24"/>
              <w:lang w:val="nl-NL"/>
            </w:rPr>
          </w:rPrChange>
        </w:rPr>
        <w:t xml:space="preserve"> </w:t>
      </w:r>
      <w:r w:rsidR="00752A01" w:rsidRPr="00537462">
        <w:rPr>
          <w:rFonts w:ascii="Times New Roman" w:hAnsi="Times New Roman"/>
          <w:b/>
          <w:lang w:val="nl-NL"/>
          <w:rPrChange w:id="3304" w:author="Nguyet Nguyen (Senior Legal Executive)" w:date="2026-05-05T10:12:00Z">
            <w:rPr>
              <w:rFonts w:ascii="Times New Roman" w:hAnsi="Times New Roman"/>
              <w:i/>
              <w:sz w:val="24"/>
              <w:szCs w:val="24"/>
              <w:lang w:val="nl-NL"/>
            </w:rPr>
          </w:rPrChange>
        </w:rPr>
        <w:t>(1</w:t>
      </w:r>
      <w:ins w:id="3305" w:author="Tien Nguyen" w:date="2026-04-22T20:34:00Z">
        <w:r w:rsidR="00693FF3" w:rsidRPr="00537462">
          <w:rPr>
            <w:rFonts w:ascii="Times New Roman" w:hAnsi="Times New Roman"/>
            <w:b/>
            <w:lang w:val="vi-VN"/>
            <w:rPrChange w:id="3306" w:author="Nguyet Nguyen (Senior Legal Executive)" w:date="2026-05-05T10:12:00Z">
              <w:rPr>
                <w:rFonts w:ascii="Times New Roman" w:hAnsi="Times New Roman"/>
                <w:i/>
                <w:sz w:val="24"/>
                <w:szCs w:val="24"/>
                <w:lang w:val="vi-VN"/>
              </w:rPr>
            </w:rPrChange>
          </w:rPr>
          <w:t>5</w:t>
        </w:r>
      </w:ins>
      <w:del w:id="3307" w:author="Tien Nguyen" w:date="2026-04-22T20:34:00Z">
        <w:r w:rsidR="00752A01" w:rsidRPr="00537462" w:rsidDel="00693FF3">
          <w:rPr>
            <w:rFonts w:ascii="Times New Roman" w:hAnsi="Times New Roman"/>
            <w:b/>
            <w:lang w:val="nl-NL"/>
            <w:rPrChange w:id="3308" w:author="Nguyet Nguyen (Senior Legal Executive)" w:date="2026-05-05T10:12:00Z">
              <w:rPr>
                <w:rFonts w:ascii="Times New Roman" w:hAnsi="Times New Roman"/>
                <w:i/>
                <w:sz w:val="24"/>
                <w:szCs w:val="24"/>
                <w:lang w:val="nl-NL"/>
              </w:rPr>
            </w:rPrChange>
          </w:rPr>
          <w:delText>0</w:delText>
        </w:r>
      </w:del>
      <w:r w:rsidR="00752A01" w:rsidRPr="00537462">
        <w:rPr>
          <w:rFonts w:ascii="Times New Roman" w:hAnsi="Times New Roman"/>
          <w:b/>
          <w:lang w:val="nl-NL"/>
          <w:rPrChange w:id="3309" w:author="Nguyet Nguyen (Senior Legal Executive)" w:date="2026-05-05T10:12:00Z">
            <w:rPr>
              <w:rFonts w:ascii="Times New Roman" w:hAnsi="Times New Roman"/>
              <w:i/>
              <w:sz w:val="24"/>
              <w:szCs w:val="24"/>
              <w:lang w:val="nl-NL"/>
            </w:rPr>
          </w:rPrChange>
        </w:rPr>
        <w:t>) ngày làm việc</w:t>
      </w:r>
      <w:r w:rsidR="00752A01" w:rsidRPr="00537462">
        <w:rPr>
          <w:rFonts w:ascii="Times New Roman" w:hAnsi="Times New Roman"/>
          <w:lang w:val="nl-NL"/>
          <w:rPrChange w:id="3310" w:author="Nguyet Nguyen (Senior Legal Executive)" w:date="2026-05-05T10:09:00Z">
            <w:rPr>
              <w:rFonts w:ascii="Times New Roman" w:hAnsi="Times New Roman"/>
              <w:i/>
              <w:sz w:val="24"/>
              <w:szCs w:val="24"/>
              <w:lang w:val="nl-NL"/>
            </w:rPr>
          </w:rPrChange>
        </w:rPr>
        <w:t xml:space="preserve"> kể từ ngày </w:t>
      </w:r>
      <w:r w:rsidR="00C503B3" w:rsidRPr="00537462">
        <w:rPr>
          <w:rFonts w:ascii="Times New Roman" w:hAnsi="Times New Roman"/>
          <w:lang w:val="nl-NL"/>
          <w:rPrChange w:id="3311" w:author="Nguyet Nguyen (Senior Legal Executive)" w:date="2026-05-05T10:09:00Z">
            <w:rPr>
              <w:rFonts w:ascii="Times New Roman" w:hAnsi="Times New Roman"/>
              <w:i/>
              <w:sz w:val="24"/>
              <w:szCs w:val="24"/>
              <w:lang w:val="nl-NL"/>
            </w:rPr>
          </w:rPrChange>
        </w:rPr>
        <w:t>Sự Kiện</w:t>
      </w:r>
      <w:r w:rsidR="00752A01" w:rsidRPr="00537462">
        <w:rPr>
          <w:rFonts w:ascii="Times New Roman" w:hAnsi="Times New Roman"/>
          <w:lang w:val="nl-NL"/>
          <w:rPrChange w:id="3312" w:author="Nguyet Nguyen (Senior Legal Executive)" w:date="2026-05-05T10:09:00Z">
            <w:rPr>
              <w:rFonts w:ascii="Times New Roman" w:hAnsi="Times New Roman"/>
              <w:i/>
              <w:sz w:val="24"/>
              <w:szCs w:val="24"/>
              <w:lang w:val="nl-NL"/>
            </w:rPr>
          </w:rPrChange>
        </w:rPr>
        <w:t xml:space="preserve"> kết thúc và Bên A nhận được đầy đủ bộ chứng từ thanh toán hợp lệ gồm:</w:t>
      </w:r>
    </w:p>
    <w:p w14:paraId="759E31D3" w14:textId="77777777" w:rsidR="00752A01" w:rsidRPr="00537462" w:rsidRDefault="00C503B3" w:rsidP="00F21133">
      <w:pPr>
        <w:numPr>
          <w:ilvl w:val="0"/>
          <w:numId w:val="25"/>
        </w:numPr>
        <w:spacing w:after="0" w:line="276" w:lineRule="auto"/>
        <w:ind w:left="1276"/>
        <w:jc w:val="both"/>
        <w:rPr>
          <w:rFonts w:ascii="Times New Roman" w:hAnsi="Times New Roman"/>
          <w:lang w:val="nl-NL"/>
          <w:rPrChange w:id="3313" w:author="Nguyet Nguyen (Senior Legal Executive)" w:date="2026-05-05T10:09:00Z">
            <w:rPr>
              <w:rFonts w:ascii="Times New Roman" w:hAnsi="Times New Roman"/>
              <w:i/>
              <w:sz w:val="24"/>
              <w:szCs w:val="24"/>
              <w:lang w:val="nl-NL"/>
            </w:rPr>
          </w:rPrChange>
        </w:rPr>
      </w:pPr>
      <w:commentRangeStart w:id="3314"/>
      <w:r w:rsidRPr="00537462">
        <w:rPr>
          <w:rFonts w:ascii="Times New Roman" w:hAnsi="Times New Roman"/>
          <w:lang w:val="nl-NL"/>
          <w:rPrChange w:id="3315" w:author="Nguyet Nguyen (Senior Legal Executive)" w:date="2026-05-05T10:09:00Z">
            <w:rPr>
              <w:rFonts w:ascii="Times New Roman" w:hAnsi="Times New Roman"/>
              <w:i/>
              <w:sz w:val="24"/>
              <w:szCs w:val="24"/>
              <w:lang w:val="nl-NL"/>
            </w:rPr>
          </w:rPrChange>
        </w:rPr>
        <w:t>Biên Bản Nghiệm Thu Và Thanh Lý Hợp Đồng</w:t>
      </w:r>
      <w:commentRangeEnd w:id="3314"/>
      <w:r w:rsidR="00A71CBF">
        <w:rPr>
          <w:rStyle w:val="CommentReference"/>
          <w:rFonts w:ascii="Times New Roman" w:eastAsia="Times New Roman" w:hAnsi="Times New Roman"/>
        </w:rPr>
        <w:commentReference w:id="3314"/>
      </w:r>
      <w:r w:rsidR="00752A01" w:rsidRPr="00537462">
        <w:rPr>
          <w:rFonts w:ascii="Times New Roman" w:hAnsi="Times New Roman"/>
          <w:lang w:val="nl-NL"/>
          <w:rPrChange w:id="3316" w:author="Nguyet Nguyen (Senior Legal Executive)" w:date="2026-05-05T10:09:00Z">
            <w:rPr>
              <w:rFonts w:ascii="Times New Roman" w:hAnsi="Times New Roman"/>
              <w:i/>
              <w:sz w:val="24"/>
              <w:szCs w:val="24"/>
              <w:lang w:val="nl-NL"/>
            </w:rPr>
          </w:rPrChange>
        </w:rPr>
        <w:t xml:space="preserve">, trong đó có thể hiện rõ số lượng, chất lượng </w:t>
      </w:r>
      <w:r w:rsidR="00664D33" w:rsidRPr="00537462">
        <w:rPr>
          <w:rFonts w:ascii="Times New Roman" w:hAnsi="Times New Roman"/>
          <w:lang w:val="nl-NL"/>
          <w:rPrChange w:id="3317" w:author="Nguyet Nguyen (Senior Legal Executive)" w:date="2026-05-05T10:09:00Z">
            <w:rPr>
              <w:rFonts w:ascii="Times New Roman" w:hAnsi="Times New Roman"/>
              <w:i/>
              <w:sz w:val="24"/>
              <w:szCs w:val="24"/>
              <w:lang w:val="nl-NL"/>
            </w:rPr>
          </w:rPrChange>
        </w:rPr>
        <w:t>Dịch Vụ</w:t>
      </w:r>
      <w:r w:rsidR="00752A01" w:rsidRPr="00537462">
        <w:rPr>
          <w:rFonts w:ascii="Times New Roman" w:hAnsi="Times New Roman"/>
          <w:lang w:val="nl-NL"/>
          <w:rPrChange w:id="3318" w:author="Nguyet Nguyen (Senior Legal Executive)" w:date="2026-05-05T10:09:00Z">
            <w:rPr>
              <w:rFonts w:ascii="Times New Roman" w:hAnsi="Times New Roman"/>
              <w:i/>
              <w:sz w:val="24"/>
              <w:szCs w:val="24"/>
              <w:lang w:val="nl-NL"/>
            </w:rPr>
          </w:rPrChange>
        </w:rPr>
        <w:t xml:space="preserve"> và có chữ ký xác nhận của </w:t>
      </w:r>
      <w:r w:rsidR="009E051D" w:rsidRPr="00537462">
        <w:rPr>
          <w:rFonts w:ascii="Times New Roman" w:hAnsi="Times New Roman"/>
          <w:lang w:val="nl-NL"/>
          <w:rPrChange w:id="3319" w:author="Nguyet Nguyen (Senior Legal Executive)" w:date="2026-05-05T10:09:00Z">
            <w:rPr>
              <w:rFonts w:ascii="Times New Roman" w:hAnsi="Times New Roman"/>
              <w:i/>
              <w:sz w:val="24"/>
              <w:szCs w:val="24"/>
              <w:lang w:val="nl-NL"/>
            </w:rPr>
          </w:rPrChange>
        </w:rPr>
        <w:t>Các Bên</w:t>
      </w:r>
      <w:r w:rsidR="00752A01" w:rsidRPr="00537462">
        <w:rPr>
          <w:rFonts w:ascii="Times New Roman" w:hAnsi="Times New Roman"/>
          <w:lang w:val="nl-NL"/>
          <w:rPrChange w:id="3320" w:author="Nguyet Nguyen (Senior Legal Executive)" w:date="2026-05-05T10:09:00Z">
            <w:rPr>
              <w:rFonts w:ascii="Times New Roman" w:hAnsi="Times New Roman"/>
              <w:i/>
              <w:sz w:val="24"/>
              <w:szCs w:val="24"/>
              <w:lang w:val="nl-NL"/>
            </w:rPr>
          </w:rPrChange>
        </w:rPr>
        <w:t>;</w:t>
      </w:r>
    </w:p>
    <w:p w14:paraId="50EA53F4" w14:textId="77777777" w:rsidR="00752A01" w:rsidRPr="00537462" w:rsidRDefault="00752A01" w:rsidP="00F21133">
      <w:pPr>
        <w:numPr>
          <w:ilvl w:val="0"/>
          <w:numId w:val="25"/>
        </w:numPr>
        <w:spacing w:after="0" w:line="276" w:lineRule="auto"/>
        <w:ind w:left="1276"/>
        <w:jc w:val="both"/>
        <w:rPr>
          <w:rFonts w:ascii="Times New Roman" w:hAnsi="Times New Roman"/>
          <w:lang w:val="nl-NL"/>
          <w:rPrChange w:id="3321" w:author="Nguyet Nguyen (Senior Legal Executive)" w:date="2026-05-05T10:09:00Z">
            <w:rPr>
              <w:rFonts w:ascii="Times New Roman" w:hAnsi="Times New Roman"/>
              <w:i/>
              <w:sz w:val="24"/>
              <w:szCs w:val="24"/>
              <w:lang w:val="nl-NL"/>
            </w:rPr>
          </w:rPrChange>
        </w:rPr>
      </w:pPr>
      <w:r w:rsidRPr="00537462">
        <w:rPr>
          <w:rFonts w:ascii="Times New Roman" w:hAnsi="Times New Roman"/>
          <w:lang w:val="nl-NL"/>
          <w:rPrChange w:id="3322" w:author="Nguyet Nguyen (Senior Legal Executive)" w:date="2026-05-05T10:09:00Z">
            <w:rPr>
              <w:rFonts w:ascii="Times New Roman" w:hAnsi="Times New Roman"/>
              <w:i/>
              <w:sz w:val="24"/>
              <w:szCs w:val="24"/>
              <w:lang w:val="nl-NL"/>
            </w:rPr>
          </w:rPrChange>
        </w:rPr>
        <w:t>Hóa đơn GTGT tương ứng, hợp lệ.</w:t>
      </w:r>
    </w:p>
    <w:p w14:paraId="48A38B7C" w14:textId="77777777" w:rsidR="00752A01" w:rsidRPr="00537462" w:rsidRDefault="00752A01" w:rsidP="00F21133">
      <w:pPr>
        <w:numPr>
          <w:ilvl w:val="0"/>
          <w:numId w:val="4"/>
        </w:numPr>
        <w:tabs>
          <w:tab w:val="left" w:pos="990"/>
        </w:tabs>
        <w:spacing w:after="0" w:line="276" w:lineRule="auto"/>
        <w:ind w:left="720" w:hanging="720"/>
        <w:jc w:val="both"/>
        <w:rPr>
          <w:rFonts w:ascii="Times New Roman" w:hAnsi="Times New Roman"/>
          <w:b/>
          <w:lang w:val="nl-NL"/>
          <w:rPrChange w:id="3323" w:author="Nguyet Nguyen (Senior Legal Executive)" w:date="2026-05-05T10:10:00Z">
            <w:rPr>
              <w:rFonts w:ascii="Times New Roman" w:hAnsi="Times New Roman"/>
              <w:sz w:val="24"/>
              <w:szCs w:val="24"/>
              <w:lang w:val="nl-NL"/>
            </w:rPr>
          </w:rPrChange>
        </w:rPr>
      </w:pPr>
      <w:r w:rsidRPr="00537462">
        <w:rPr>
          <w:rFonts w:ascii="Times New Roman" w:hAnsi="Times New Roman"/>
          <w:b/>
          <w:lang w:val="nl-NL"/>
          <w:rPrChange w:id="3324" w:author="Nguyet Nguyen (Senior Legal Executive)" w:date="2026-05-05T10:10:00Z">
            <w:rPr>
              <w:rFonts w:ascii="Times New Roman" w:hAnsi="Times New Roman"/>
              <w:sz w:val="24"/>
              <w:szCs w:val="24"/>
              <w:lang w:val="nl-NL"/>
            </w:rPr>
          </w:rPrChange>
        </w:rPr>
        <w:t>Thông tin tài khoản nhận thanh toán của Bên B</w:t>
      </w:r>
    </w:p>
    <w:p w14:paraId="452AF7B4" w14:textId="3A71F1FF" w:rsidR="00752A01" w:rsidRPr="00537462" w:rsidRDefault="00470121" w:rsidP="00537462">
      <w:pPr>
        <w:ind w:left="720"/>
        <w:rPr>
          <w:rFonts w:eastAsia="Times New Roman"/>
          <w:rPrChange w:id="3325" w:author="Nguyet Nguyen (Senior Legal Executive)" w:date="2026-05-05T10:09:00Z">
            <w:rPr>
              <w:b/>
              <w:bCs/>
              <w:lang w:val="nl-NL"/>
            </w:rPr>
          </w:rPrChange>
        </w:rPr>
        <w:pPrChange w:id="3326" w:author="Tien Nguyen" w:date="2026-04-22T20:37:00Z">
          <w:pPr>
            <w:pStyle w:val="ListParagraph"/>
            <w:spacing w:line="276" w:lineRule="auto"/>
            <w:ind w:left="0"/>
          </w:pPr>
        </w:pPrChange>
      </w:pPr>
      <w:del w:id="3327" w:author="Tien Nguyen" w:date="2026-04-22T20:37:00Z">
        <w:r w:rsidRPr="00537462" w:rsidDel="00693FF3">
          <w:rPr>
            <w:rFonts w:ascii="Times New Roman" w:hAnsi="Times New Roman"/>
            <w:b/>
            <w:bCs/>
            <w:lang w:val="nl-NL"/>
            <w:rPrChange w:id="3328" w:author="Nguyet Nguyen (Senior Legal Executive)" w:date="2026-05-05T10:09:00Z">
              <w:rPr>
                <w:b/>
                <w:bCs/>
                <w:color w:val="45B0E1" w:themeColor="accent1" w:themeTint="99"/>
                <w:lang w:val="nl-NL"/>
              </w:rPr>
            </w:rPrChange>
          </w:rPr>
          <w:delText>[_</w:delText>
        </w:r>
      </w:del>
      <w:ins w:id="3329" w:author="Tien Nguyen" w:date="2026-04-22T20:37:00Z">
        <w:r w:rsidR="00693FF3" w:rsidRPr="00537462">
          <w:rPr>
            <w:rFonts w:ascii="Times New Roman" w:eastAsia="Times New Roman" w:hAnsi="Times New Roman"/>
            <w:rPrChange w:id="3330" w:author="Nguyet Nguyen (Senior Legal Executive)" w:date="2026-05-05T10:09:00Z">
              <w:rPr>
                <w:rFonts w:eastAsia="Times New Roman"/>
              </w:rPr>
            </w:rPrChange>
          </w:rPr>
          <w:t>CÔNG TY TNHH ĐIỂM GIAO THOA</w:t>
        </w:r>
      </w:ins>
      <w:del w:id="3331" w:author="Tien Nguyen" w:date="2026-04-22T20:37:00Z">
        <w:r w:rsidRPr="00537462" w:rsidDel="00693FF3">
          <w:rPr>
            <w:rFonts w:ascii="Times New Roman" w:hAnsi="Times New Roman"/>
            <w:b/>
            <w:bCs/>
            <w:lang w:val="nl-NL"/>
            <w:rPrChange w:id="3332" w:author="Nguyet Nguyen (Senior Legal Executive)" w:date="2026-05-05T10:09:00Z">
              <w:rPr>
                <w:b/>
                <w:bCs/>
                <w:color w:val="45B0E1" w:themeColor="accent1" w:themeTint="99"/>
                <w:lang w:val="nl-NL"/>
              </w:rPr>
            </w:rPrChange>
          </w:rPr>
          <w:delText>_]</w:delText>
        </w:r>
        <w:r w:rsidR="00752A01" w:rsidRPr="00537462" w:rsidDel="00693FF3">
          <w:rPr>
            <w:rStyle w:val="FootnoteReference"/>
            <w:rFonts w:ascii="Times New Roman" w:hAnsi="Times New Roman"/>
            <w:b/>
            <w:bCs/>
            <w:rPrChange w:id="3333" w:author="Nguyet Nguyen (Senior Legal Executive)" w:date="2026-05-05T10:09:00Z">
              <w:rPr>
                <w:rStyle w:val="FootnoteReference"/>
                <w:b/>
                <w:bCs/>
              </w:rPr>
            </w:rPrChange>
          </w:rPr>
          <w:footnoteReference w:id="9"/>
        </w:r>
      </w:del>
    </w:p>
    <w:p w14:paraId="4B3DCA3A" w14:textId="77777777" w:rsidR="00537462" w:rsidRDefault="00752A01" w:rsidP="00537462">
      <w:pPr>
        <w:pStyle w:val="ListParagraph"/>
        <w:spacing w:line="276" w:lineRule="auto"/>
        <w:rPr>
          <w:ins w:id="3336" w:author="Nguyet Nguyen (Senior Legal Executive)" w:date="2026-05-05T10:10:00Z"/>
          <w:sz w:val="22"/>
          <w:szCs w:val="22"/>
          <w:lang w:val="nl-NL"/>
        </w:rPr>
      </w:pPr>
      <w:r w:rsidRPr="00537462">
        <w:rPr>
          <w:sz w:val="22"/>
          <w:szCs w:val="22"/>
          <w:lang w:val="nl-NL"/>
          <w:rPrChange w:id="3337" w:author="Nguyet Nguyen (Senior Legal Executive)" w:date="2026-05-05T10:09:00Z">
            <w:rPr>
              <w:lang w:val="nl-NL"/>
            </w:rPr>
          </w:rPrChange>
        </w:rPr>
        <w:t xml:space="preserve">Số tài khoản: </w:t>
      </w:r>
      <w:del w:id="3338" w:author="Tien Nguyen" w:date="2026-04-22T20:36:00Z">
        <w:r w:rsidR="00470121" w:rsidRPr="00537462" w:rsidDel="00693FF3">
          <w:rPr>
            <w:sz w:val="22"/>
            <w:szCs w:val="22"/>
            <w:lang w:val="nl-NL" w:eastAsia="en-US"/>
            <w:rPrChange w:id="3339" w:author="Nguyet Nguyen (Senior Legal Executive)" w:date="2026-05-05T10:09:00Z">
              <w:rPr>
                <w:color w:val="45B0E1" w:themeColor="accent1" w:themeTint="99"/>
                <w:lang w:val="nl-NL" w:eastAsia="en-US"/>
              </w:rPr>
            </w:rPrChange>
          </w:rPr>
          <w:delText>[_</w:delText>
        </w:r>
      </w:del>
      <w:ins w:id="3340" w:author="Tien Nguyen" w:date="2026-04-22T20:35:00Z">
        <w:r w:rsidR="00693FF3" w:rsidRPr="00537462">
          <w:rPr>
            <w:sz w:val="22"/>
            <w:szCs w:val="22"/>
            <w:rPrChange w:id="3341" w:author="Nguyet Nguyen (Senior Legal Executive)" w:date="2026-05-05T10:09:00Z">
              <w:rPr>
                <w:color w:val="000000"/>
              </w:rPr>
            </w:rPrChange>
          </w:rPr>
          <w:t>1056352655</w:t>
        </w:r>
      </w:ins>
      <w:del w:id="3342" w:author="Tien Nguyen" w:date="2026-04-22T20:36:00Z">
        <w:r w:rsidR="00470121" w:rsidRPr="00537462" w:rsidDel="00693FF3">
          <w:rPr>
            <w:sz w:val="22"/>
            <w:szCs w:val="22"/>
            <w:lang w:val="nl-NL" w:eastAsia="en-US"/>
            <w:rPrChange w:id="3343" w:author="Nguyet Nguyen (Senior Legal Executive)" w:date="2026-05-05T10:09:00Z">
              <w:rPr>
                <w:color w:val="45B0E1" w:themeColor="accent1" w:themeTint="99"/>
                <w:lang w:val="nl-NL" w:eastAsia="en-US"/>
              </w:rPr>
            </w:rPrChange>
          </w:rPr>
          <w:delText>_]</w:delText>
        </w:r>
        <w:r w:rsidRPr="00537462" w:rsidDel="00693FF3">
          <w:rPr>
            <w:sz w:val="22"/>
            <w:szCs w:val="22"/>
            <w:lang w:val="nl-NL" w:eastAsia="en-US"/>
            <w:rPrChange w:id="3344" w:author="Nguyet Nguyen (Senior Legal Executive)" w:date="2026-05-05T10:09:00Z">
              <w:rPr>
                <w:color w:val="000099"/>
                <w:lang w:val="nl-NL" w:eastAsia="en-US"/>
              </w:rPr>
            </w:rPrChange>
          </w:rPr>
          <w:delText xml:space="preserve"> </w:delText>
        </w:r>
      </w:del>
      <w:r w:rsidRPr="00537462">
        <w:rPr>
          <w:sz w:val="22"/>
          <w:szCs w:val="22"/>
          <w:lang w:val="nl-NL" w:eastAsia="en-US"/>
          <w:rPrChange w:id="3345" w:author="Nguyet Nguyen (Senior Legal Executive)" w:date="2026-05-05T10:09:00Z">
            <w:rPr>
              <w:color w:val="000099"/>
              <w:lang w:val="nl-NL" w:eastAsia="en-US"/>
            </w:rPr>
          </w:rPrChange>
        </w:rPr>
        <w:tab/>
      </w:r>
      <w:r w:rsidRPr="00537462">
        <w:rPr>
          <w:sz w:val="22"/>
          <w:szCs w:val="22"/>
          <w:lang w:val="nl-NL"/>
          <w:rPrChange w:id="3346" w:author="Nguyet Nguyen (Senior Legal Executive)" w:date="2026-05-05T10:09:00Z">
            <w:rPr>
              <w:lang w:val="nl-NL"/>
            </w:rPr>
          </w:rPrChange>
        </w:rPr>
        <w:tab/>
      </w:r>
      <w:r w:rsidRPr="00537462">
        <w:rPr>
          <w:sz w:val="22"/>
          <w:szCs w:val="22"/>
          <w:lang w:val="nl-NL"/>
          <w:rPrChange w:id="3347" w:author="Nguyet Nguyen (Senior Legal Executive)" w:date="2026-05-05T10:09:00Z">
            <w:rPr>
              <w:lang w:val="nl-NL"/>
            </w:rPr>
          </w:rPrChange>
        </w:rPr>
        <w:tab/>
      </w:r>
    </w:p>
    <w:p w14:paraId="1C6D7E33" w14:textId="4C78A424" w:rsidR="00752A01" w:rsidRPr="00537462" w:rsidRDefault="00752A01" w:rsidP="00537462">
      <w:pPr>
        <w:pStyle w:val="ListParagraph"/>
        <w:spacing w:line="276" w:lineRule="auto"/>
        <w:rPr>
          <w:sz w:val="22"/>
          <w:szCs w:val="22"/>
          <w:lang w:val="nl-NL"/>
          <w:rPrChange w:id="3348" w:author="Nguyet Nguyen (Senior Legal Executive)" w:date="2026-05-05T10:09:00Z">
            <w:rPr>
              <w:lang w:val="nl-NL"/>
            </w:rPr>
          </w:rPrChange>
        </w:rPr>
      </w:pPr>
      <w:r w:rsidRPr="00537462">
        <w:rPr>
          <w:sz w:val="22"/>
          <w:szCs w:val="22"/>
          <w:lang w:val="nl-NL"/>
          <w:rPrChange w:id="3349" w:author="Nguyet Nguyen (Senior Legal Executive)" w:date="2026-05-05T10:09:00Z">
            <w:rPr>
              <w:lang w:val="nl-NL"/>
            </w:rPr>
          </w:rPrChange>
        </w:rPr>
        <w:t xml:space="preserve">Tại: Ngân hàng </w:t>
      </w:r>
      <w:ins w:id="3350" w:author="Tien Nguyen" w:date="2026-04-22T20:35:00Z">
        <w:r w:rsidR="00693FF3" w:rsidRPr="00537462">
          <w:rPr>
            <w:sz w:val="22"/>
            <w:szCs w:val="22"/>
            <w:lang w:val="vi-VN"/>
            <w:rPrChange w:id="3351" w:author="Nguyet Nguyen (Senior Legal Executive)" w:date="2026-05-05T10:09:00Z">
              <w:rPr>
                <w:lang w:val="vi-VN"/>
              </w:rPr>
            </w:rPrChange>
          </w:rPr>
          <w:t>T</w:t>
        </w:r>
        <w:r w:rsidR="00693FF3" w:rsidRPr="00537462">
          <w:rPr>
            <w:sz w:val="22"/>
            <w:szCs w:val="22"/>
            <w:lang w:val="nl-NL"/>
            <w:rPrChange w:id="3352" w:author="Nguyet Nguyen (Senior Legal Executive)" w:date="2026-05-05T10:09:00Z">
              <w:rPr>
                <w:lang w:val="nl-NL"/>
              </w:rPr>
            </w:rPrChange>
          </w:rPr>
          <w:t>hương</w:t>
        </w:r>
        <w:r w:rsidR="00693FF3" w:rsidRPr="00537462">
          <w:rPr>
            <w:sz w:val="22"/>
            <w:szCs w:val="22"/>
            <w:lang w:val="vi-VN"/>
            <w:rPrChange w:id="3353" w:author="Nguyet Nguyen (Senior Legal Executive)" w:date="2026-05-05T10:09:00Z">
              <w:rPr>
                <w:lang w:val="vi-VN"/>
              </w:rPr>
            </w:rPrChange>
          </w:rPr>
          <w:t xml:space="preserve"> mại </w:t>
        </w:r>
      </w:ins>
      <w:ins w:id="3354" w:author="Tien Nguyen" w:date="2026-04-22T20:36:00Z">
        <w:r w:rsidR="00693FF3" w:rsidRPr="00537462">
          <w:rPr>
            <w:sz w:val="22"/>
            <w:szCs w:val="22"/>
            <w:lang w:val="vi-VN"/>
            <w:rPrChange w:id="3355" w:author="Nguyet Nguyen (Senior Legal Executive)" w:date="2026-05-05T10:09:00Z">
              <w:rPr>
                <w:lang w:val="vi-VN"/>
              </w:rPr>
            </w:rPrChange>
          </w:rPr>
          <w:t xml:space="preserve">Cổ phần Ngoại thương Việt Nam (Vietcombank) </w:t>
        </w:r>
      </w:ins>
      <w:del w:id="3356" w:author="Tien Nguyen" w:date="2026-04-22T20:35:00Z">
        <w:r w:rsidR="00470121" w:rsidRPr="00537462" w:rsidDel="00693FF3">
          <w:rPr>
            <w:sz w:val="22"/>
            <w:szCs w:val="22"/>
            <w:lang w:val="nl-NL" w:eastAsia="en-US"/>
            <w:rPrChange w:id="3357" w:author="Nguyet Nguyen (Senior Legal Executive)" w:date="2026-05-05T10:09:00Z">
              <w:rPr>
                <w:color w:val="45B0E1" w:themeColor="accent1" w:themeTint="99"/>
                <w:lang w:val="nl-NL" w:eastAsia="en-US"/>
              </w:rPr>
            </w:rPrChange>
          </w:rPr>
          <w:delText>[__]</w:delText>
        </w:r>
      </w:del>
    </w:p>
    <w:p w14:paraId="2F8F1AC8" w14:textId="7BD9CDAC" w:rsidR="00752A01" w:rsidRPr="00537462" w:rsidRDefault="00752A01" w:rsidP="00FE3A7E">
      <w:pPr>
        <w:keepNext/>
        <w:keepLines/>
        <w:widowControl w:val="0"/>
        <w:numPr>
          <w:ilvl w:val="0"/>
          <w:numId w:val="4"/>
        </w:numPr>
        <w:tabs>
          <w:tab w:val="left" w:pos="990"/>
        </w:tabs>
        <w:spacing w:after="0" w:line="276" w:lineRule="auto"/>
        <w:ind w:left="720" w:hanging="720"/>
        <w:jc w:val="both"/>
        <w:rPr>
          <w:rFonts w:ascii="Times New Roman" w:hAnsi="Times New Roman"/>
          <w:b/>
          <w:rPrChange w:id="3358" w:author="Nguyet Nguyen (Senior Legal Executive)" w:date="2026-05-05T10:11:00Z">
            <w:rPr>
              <w:rFonts w:ascii="Times New Roman" w:hAnsi="Times New Roman"/>
              <w:sz w:val="24"/>
              <w:szCs w:val="24"/>
            </w:rPr>
          </w:rPrChange>
        </w:rPr>
      </w:pPr>
      <w:r w:rsidRPr="00537462">
        <w:rPr>
          <w:rFonts w:ascii="Times New Roman" w:hAnsi="Times New Roman"/>
          <w:b/>
          <w:rPrChange w:id="3359" w:author="Nguyet Nguyen (Senior Legal Executive)" w:date="2026-05-05T10:11:00Z">
            <w:rPr>
              <w:rFonts w:ascii="Times New Roman" w:hAnsi="Times New Roman"/>
              <w:sz w:val="24"/>
              <w:szCs w:val="24"/>
            </w:rPr>
          </w:rPrChange>
        </w:rPr>
        <w:t>Thông tin xuất hóa đơn</w:t>
      </w:r>
      <w:ins w:id="3360" w:author="Nguyet Nguyen (Senior Legal Executive)" w:date="2026-05-05T10:11:00Z">
        <w:r w:rsidR="00537462">
          <w:rPr>
            <w:rFonts w:ascii="Times New Roman" w:hAnsi="Times New Roman"/>
            <w:b/>
          </w:rPr>
          <w:t xml:space="preserve"> của Bên A:</w:t>
        </w:r>
      </w:ins>
    </w:p>
    <w:tbl>
      <w:tblPr>
        <w:tblW w:w="9918" w:type="dxa"/>
        <w:tblInd w:w="-270" w:type="dxa"/>
        <w:tblLook w:val="04A0" w:firstRow="1" w:lastRow="0" w:firstColumn="1" w:lastColumn="0" w:noHBand="0" w:noVBand="1"/>
      </w:tblPr>
      <w:tblGrid>
        <w:gridCol w:w="236"/>
        <w:gridCol w:w="4723"/>
        <w:gridCol w:w="4952"/>
        <w:gridCol w:w="7"/>
      </w:tblGrid>
      <w:tr w:rsidR="00752A01" w:rsidRPr="00537462" w14:paraId="38450F5C" w14:textId="77777777" w:rsidTr="00AF6094">
        <w:trPr>
          <w:gridBefore w:val="1"/>
          <w:wBefore w:w="236" w:type="dxa"/>
          <w:trHeight w:val="243"/>
        </w:trPr>
        <w:tc>
          <w:tcPr>
            <w:tcW w:w="9682" w:type="dxa"/>
            <w:gridSpan w:val="3"/>
            <w:vAlign w:val="center"/>
            <w:hideMark/>
          </w:tcPr>
          <w:p w14:paraId="20034399" w14:textId="09ED9FBD" w:rsidR="00752A01" w:rsidRPr="00537462" w:rsidRDefault="00752A01" w:rsidP="00537462">
            <w:pPr>
              <w:keepNext/>
              <w:keepLines/>
              <w:widowControl w:val="0"/>
              <w:spacing w:after="0" w:line="276" w:lineRule="auto"/>
              <w:ind w:left="645"/>
              <w:jc w:val="both"/>
              <w:rPr>
                <w:rFonts w:ascii="Times New Roman" w:hAnsi="Times New Roman"/>
                <w:lang w:val="nl-NL"/>
                <w:rPrChange w:id="3361" w:author="Nguyet Nguyen (Senior Legal Executive)" w:date="2026-05-05T10:10:00Z">
                  <w:rPr>
                    <w:rFonts w:ascii="Times New Roman" w:hAnsi="Times New Roman"/>
                    <w:b/>
                    <w:sz w:val="24"/>
                    <w:szCs w:val="24"/>
                    <w:lang w:val="nl-NL"/>
                  </w:rPr>
                </w:rPrChange>
              </w:rPr>
              <w:pPrChange w:id="3362" w:author="Nguyet Nguyen (Senior Legal Executive)" w:date="2026-05-05T10:11:00Z">
                <w:pPr>
                  <w:keepNext/>
                  <w:keepLines/>
                  <w:widowControl w:val="0"/>
                  <w:spacing w:after="0" w:line="276" w:lineRule="auto"/>
                  <w:jc w:val="both"/>
                </w:pPr>
              </w:pPrChange>
            </w:pPr>
            <w:r w:rsidRPr="00537462">
              <w:rPr>
                <w:rFonts w:ascii="Times New Roman" w:hAnsi="Times New Roman"/>
                <w:rPrChange w:id="3363" w:author="Nguyet Nguyen (Senior Legal Executive)" w:date="2026-05-05T10:10:00Z">
                  <w:rPr>
                    <w:rFonts w:ascii="Times New Roman" w:hAnsi="Times New Roman"/>
                    <w:b/>
                    <w:sz w:val="24"/>
                    <w:szCs w:val="24"/>
                  </w:rPr>
                </w:rPrChange>
              </w:rPr>
              <w:t xml:space="preserve">CÔNG TY TNHH THỜI TRANG VÀ MỸ PHẨM ÂU CHÂU </w:t>
            </w:r>
            <w:del w:id="3364" w:author="Nguyet Nguyen (Senior Legal Executive)" w:date="2026-05-05T10:11:00Z">
              <w:r w:rsidRPr="00537462" w:rsidDel="00537462">
                <w:rPr>
                  <w:rStyle w:val="FootnoteReference"/>
                  <w:rFonts w:ascii="Times New Roman" w:hAnsi="Times New Roman"/>
                  <w:rPrChange w:id="3365" w:author="Nguyet Nguyen (Senior Legal Executive)" w:date="2026-05-05T10:10:00Z">
                    <w:rPr>
                      <w:rStyle w:val="FootnoteReference"/>
                      <w:rFonts w:ascii="Times New Roman" w:hAnsi="Times New Roman"/>
                      <w:b/>
                      <w:sz w:val="24"/>
                      <w:szCs w:val="24"/>
                    </w:rPr>
                  </w:rPrChange>
                </w:rPr>
                <w:footnoteReference w:id="10"/>
              </w:r>
            </w:del>
          </w:p>
        </w:tc>
      </w:tr>
      <w:tr w:rsidR="00752A01" w:rsidRPr="00537462" w14:paraId="44DA07A6" w14:textId="77777777" w:rsidTr="00AF6094">
        <w:trPr>
          <w:gridBefore w:val="1"/>
          <w:wBefore w:w="236" w:type="dxa"/>
          <w:trHeight w:val="378"/>
        </w:trPr>
        <w:tc>
          <w:tcPr>
            <w:tcW w:w="9682" w:type="dxa"/>
            <w:gridSpan w:val="3"/>
            <w:vAlign w:val="center"/>
            <w:hideMark/>
          </w:tcPr>
          <w:p w14:paraId="4C6B20E6" w14:textId="182662F0" w:rsidR="00752A01" w:rsidRPr="00537462" w:rsidRDefault="00752A01" w:rsidP="00537462">
            <w:pPr>
              <w:keepNext/>
              <w:keepLines/>
              <w:widowControl w:val="0"/>
              <w:spacing w:after="0" w:line="276" w:lineRule="auto"/>
              <w:ind w:left="645"/>
              <w:jc w:val="both"/>
              <w:rPr>
                <w:rFonts w:ascii="Times New Roman" w:hAnsi="Times New Roman"/>
                <w:lang w:val="nl-NL"/>
                <w:rPrChange w:id="3368" w:author="Nguyet Nguyen (Senior Legal Executive)" w:date="2026-05-05T10:10:00Z">
                  <w:rPr>
                    <w:rFonts w:ascii="Times New Roman" w:hAnsi="Times New Roman"/>
                    <w:sz w:val="24"/>
                    <w:szCs w:val="24"/>
                    <w:lang w:val="nl-NL"/>
                  </w:rPr>
                </w:rPrChange>
              </w:rPr>
              <w:pPrChange w:id="3369" w:author="Nguyet Nguyen (Senior Legal Executive)" w:date="2026-05-05T10:11:00Z">
                <w:pPr>
                  <w:keepNext/>
                  <w:keepLines/>
                  <w:widowControl w:val="0"/>
                  <w:spacing w:after="0" w:line="276" w:lineRule="auto"/>
                  <w:jc w:val="both"/>
                </w:pPr>
              </w:pPrChange>
            </w:pPr>
            <w:r w:rsidRPr="00537462">
              <w:rPr>
                <w:rFonts w:ascii="Times New Roman" w:hAnsi="Times New Roman"/>
                <w:rPrChange w:id="3370" w:author="Nguyet Nguyen (Senior Legal Executive)" w:date="2026-05-05T10:10:00Z">
                  <w:rPr>
                    <w:rFonts w:ascii="Times New Roman" w:hAnsi="Times New Roman"/>
                    <w:sz w:val="24"/>
                    <w:szCs w:val="24"/>
                  </w:rPr>
                </w:rPrChange>
              </w:rPr>
              <w:t xml:space="preserve">Địa chỉ:15B/8 Lê Thánh Tôn, Phường </w:t>
            </w:r>
            <w:del w:id="3371" w:author="Nguyet Nguyen (Senior Legal Executive)" w:date="2026-05-05T10:11:00Z">
              <w:r w:rsidRPr="00537462" w:rsidDel="00537462">
                <w:rPr>
                  <w:rFonts w:ascii="Times New Roman" w:hAnsi="Times New Roman"/>
                  <w:rPrChange w:id="3372" w:author="Nguyet Nguyen (Senior Legal Executive)" w:date="2026-05-05T10:10:00Z">
                    <w:rPr>
                      <w:rFonts w:ascii="Times New Roman" w:hAnsi="Times New Roman"/>
                      <w:sz w:val="24"/>
                      <w:szCs w:val="24"/>
                    </w:rPr>
                  </w:rPrChange>
                </w:rPr>
                <w:delText>Bến Nghé, Quận 1</w:delText>
              </w:r>
            </w:del>
            <w:ins w:id="3373" w:author="Nguyet Nguyen (Senior Legal Executive)" w:date="2026-05-05T10:11:00Z">
              <w:r w:rsidR="00537462">
                <w:rPr>
                  <w:rFonts w:ascii="Times New Roman" w:hAnsi="Times New Roman"/>
                </w:rPr>
                <w:t>Sài Gòn</w:t>
              </w:r>
            </w:ins>
            <w:r w:rsidRPr="00537462">
              <w:rPr>
                <w:rFonts w:ascii="Times New Roman" w:hAnsi="Times New Roman"/>
                <w:rPrChange w:id="3374" w:author="Nguyet Nguyen (Senior Legal Executive)" w:date="2026-05-05T10:10:00Z">
                  <w:rPr>
                    <w:rFonts w:ascii="Times New Roman" w:hAnsi="Times New Roman"/>
                    <w:sz w:val="24"/>
                    <w:szCs w:val="24"/>
                  </w:rPr>
                </w:rPrChange>
              </w:rPr>
              <w:t>, Tp. Hồ Chí Minh, Việt Nam.</w:t>
            </w:r>
          </w:p>
        </w:tc>
      </w:tr>
      <w:tr w:rsidR="00752A01" w:rsidRPr="00537462" w14:paraId="78CDE6F1" w14:textId="77777777" w:rsidTr="00AF6094">
        <w:trPr>
          <w:gridBefore w:val="1"/>
          <w:wBefore w:w="236" w:type="dxa"/>
          <w:trHeight w:val="414"/>
        </w:trPr>
        <w:tc>
          <w:tcPr>
            <w:tcW w:w="9682" w:type="dxa"/>
            <w:gridSpan w:val="3"/>
            <w:hideMark/>
          </w:tcPr>
          <w:p w14:paraId="7B643AF3" w14:textId="77777777" w:rsidR="00752A01" w:rsidRPr="00537462" w:rsidRDefault="00752A01" w:rsidP="00537462">
            <w:pPr>
              <w:keepNext/>
              <w:keepLines/>
              <w:widowControl w:val="0"/>
              <w:spacing w:after="0" w:line="276" w:lineRule="auto"/>
              <w:ind w:left="645"/>
              <w:jc w:val="both"/>
              <w:rPr>
                <w:rFonts w:ascii="Times New Roman" w:hAnsi="Times New Roman"/>
                <w:color w:val="000000"/>
                <w:rPrChange w:id="3375" w:author="Nguyet Nguyen (Senior Legal Executive)" w:date="2026-05-05T10:10:00Z">
                  <w:rPr>
                    <w:rFonts w:ascii="Times New Roman" w:hAnsi="Times New Roman"/>
                    <w:color w:val="000000"/>
                    <w:sz w:val="24"/>
                    <w:szCs w:val="24"/>
                  </w:rPr>
                </w:rPrChange>
              </w:rPr>
              <w:pPrChange w:id="3376" w:author="Nguyet Nguyen (Senior Legal Executive)" w:date="2026-05-05T10:11:00Z">
                <w:pPr>
                  <w:keepNext/>
                  <w:keepLines/>
                  <w:widowControl w:val="0"/>
                  <w:spacing w:after="0" w:line="276" w:lineRule="auto"/>
                  <w:jc w:val="both"/>
                </w:pPr>
              </w:pPrChange>
            </w:pPr>
            <w:r w:rsidRPr="00537462">
              <w:rPr>
                <w:rFonts w:ascii="Times New Roman" w:hAnsi="Times New Roman"/>
                <w:color w:val="000000"/>
                <w:rPrChange w:id="3377" w:author="Nguyet Nguyen (Senior Legal Executive)" w:date="2026-05-05T10:10:00Z">
                  <w:rPr>
                    <w:rFonts w:ascii="Times New Roman" w:hAnsi="Times New Roman"/>
                    <w:color w:val="000000"/>
                    <w:sz w:val="24"/>
                    <w:szCs w:val="24"/>
                  </w:rPr>
                </w:rPrChange>
              </w:rPr>
              <w:t>Mã số thuế: 0309300048</w:t>
            </w:r>
          </w:p>
          <w:p w14:paraId="4F367FB3" w14:textId="77777777" w:rsidR="00752A01" w:rsidRPr="00537462" w:rsidRDefault="00752A01" w:rsidP="00537462">
            <w:pPr>
              <w:keepNext/>
              <w:keepLines/>
              <w:widowControl w:val="0"/>
              <w:spacing w:after="0" w:line="276" w:lineRule="auto"/>
              <w:ind w:left="645"/>
              <w:jc w:val="both"/>
              <w:rPr>
                <w:rStyle w:val="im"/>
                <w:rFonts w:ascii="Times New Roman" w:hAnsi="Times New Roman"/>
                <w:color w:val="000000"/>
                <w:rPrChange w:id="3378" w:author="Nguyet Nguyen (Senior Legal Executive)" w:date="2026-05-05T10:10:00Z">
                  <w:rPr>
                    <w:rStyle w:val="im"/>
                    <w:rFonts w:ascii="Times New Roman" w:hAnsi="Times New Roman"/>
                    <w:color w:val="000000"/>
                    <w:sz w:val="24"/>
                    <w:szCs w:val="24"/>
                  </w:rPr>
                </w:rPrChange>
              </w:rPr>
              <w:pPrChange w:id="3379" w:author="Nguyet Nguyen (Senior Legal Executive)" w:date="2026-05-05T10:11:00Z">
                <w:pPr>
                  <w:keepNext/>
                  <w:keepLines/>
                  <w:widowControl w:val="0"/>
                  <w:spacing w:after="0" w:line="276" w:lineRule="auto"/>
                  <w:jc w:val="both"/>
                </w:pPr>
              </w:pPrChange>
            </w:pPr>
          </w:p>
        </w:tc>
      </w:tr>
      <w:tr w:rsidR="00752A01" w:rsidRPr="00537462" w14:paraId="635BAF78" w14:textId="77777777" w:rsidTr="00AF6094">
        <w:trPr>
          <w:gridAfter w:val="1"/>
          <w:wAfter w:w="7" w:type="dxa"/>
          <w:trHeight w:val="2300"/>
        </w:trPr>
        <w:tc>
          <w:tcPr>
            <w:tcW w:w="4959" w:type="dxa"/>
            <w:gridSpan w:val="2"/>
          </w:tcPr>
          <w:p w14:paraId="0E21A17E" w14:textId="77777777" w:rsidR="00752A01" w:rsidRPr="00537462" w:rsidRDefault="00752A01" w:rsidP="00FE3A7E">
            <w:pPr>
              <w:keepNext/>
              <w:keepLines/>
              <w:widowControl w:val="0"/>
              <w:spacing w:after="0" w:line="276" w:lineRule="auto"/>
              <w:jc w:val="center"/>
              <w:rPr>
                <w:rFonts w:ascii="Times New Roman" w:hAnsi="Times New Roman"/>
                <w:b/>
                <w:lang w:val="nl-NL"/>
                <w:rPrChange w:id="3380" w:author="Nguyet Nguyen (Senior Legal Executive)" w:date="2026-05-05T10:09:00Z">
                  <w:rPr>
                    <w:rFonts w:ascii="Times New Roman" w:hAnsi="Times New Roman"/>
                    <w:b/>
                    <w:sz w:val="24"/>
                    <w:szCs w:val="24"/>
                    <w:lang w:val="nl-NL"/>
                  </w:rPr>
                </w:rPrChange>
              </w:rPr>
            </w:pPr>
            <w:r w:rsidRPr="00537462">
              <w:rPr>
                <w:rFonts w:ascii="Times New Roman" w:hAnsi="Times New Roman"/>
                <w:b/>
                <w:lang w:val="nl-NL"/>
                <w:rPrChange w:id="3381" w:author="Nguyet Nguyen (Senior Legal Executive)" w:date="2026-05-05T10:09:00Z">
                  <w:rPr>
                    <w:rFonts w:ascii="Times New Roman" w:hAnsi="Times New Roman"/>
                    <w:b/>
                    <w:sz w:val="24"/>
                    <w:szCs w:val="24"/>
                    <w:lang w:val="nl-NL"/>
                  </w:rPr>
                </w:rPrChange>
              </w:rPr>
              <w:t>ĐẠI DIỆN BÊN A</w:t>
            </w:r>
          </w:p>
          <w:p w14:paraId="3B3D0EA7" w14:textId="77777777" w:rsidR="00752A01" w:rsidRPr="00537462" w:rsidRDefault="00752A01" w:rsidP="00FE3A7E">
            <w:pPr>
              <w:keepNext/>
              <w:keepLines/>
              <w:widowControl w:val="0"/>
              <w:spacing w:after="0" w:line="276" w:lineRule="auto"/>
              <w:ind w:hanging="821"/>
              <w:jc w:val="center"/>
              <w:rPr>
                <w:rFonts w:ascii="Times New Roman" w:hAnsi="Times New Roman"/>
                <w:b/>
                <w:lang w:val="nl-NL"/>
                <w:rPrChange w:id="3382" w:author="Nguyet Nguyen (Senior Legal Executive)" w:date="2026-05-05T10:09:00Z">
                  <w:rPr>
                    <w:rFonts w:ascii="Times New Roman" w:hAnsi="Times New Roman"/>
                    <w:b/>
                    <w:sz w:val="24"/>
                    <w:szCs w:val="24"/>
                    <w:lang w:val="nl-NL"/>
                  </w:rPr>
                </w:rPrChange>
              </w:rPr>
            </w:pPr>
          </w:p>
          <w:p w14:paraId="3067F921" w14:textId="77777777" w:rsidR="00752A01" w:rsidRPr="00537462" w:rsidRDefault="00752A01" w:rsidP="00FE3A7E">
            <w:pPr>
              <w:keepNext/>
              <w:keepLines/>
              <w:widowControl w:val="0"/>
              <w:spacing w:after="0" w:line="276" w:lineRule="auto"/>
              <w:jc w:val="center"/>
              <w:rPr>
                <w:rFonts w:ascii="Times New Roman" w:hAnsi="Times New Roman"/>
                <w:b/>
                <w:lang w:val="nl-NL"/>
                <w:rPrChange w:id="3383" w:author="Nguyet Nguyen (Senior Legal Executive)" w:date="2026-05-05T10:09:00Z">
                  <w:rPr>
                    <w:rFonts w:ascii="Times New Roman" w:hAnsi="Times New Roman"/>
                    <w:b/>
                    <w:sz w:val="24"/>
                    <w:szCs w:val="24"/>
                    <w:lang w:val="nl-NL"/>
                  </w:rPr>
                </w:rPrChange>
              </w:rPr>
            </w:pPr>
          </w:p>
          <w:p w14:paraId="6C84C7E0" w14:textId="77777777" w:rsidR="00244DFD" w:rsidRPr="00537462" w:rsidRDefault="00244DFD" w:rsidP="00FE3A7E">
            <w:pPr>
              <w:keepNext/>
              <w:keepLines/>
              <w:widowControl w:val="0"/>
              <w:spacing w:after="0" w:line="276" w:lineRule="auto"/>
              <w:jc w:val="center"/>
              <w:rPr>
                <w:rFonts w:ascii="Times New Roman" w:hAnsi="Times New Roman"/>
                <w:b/>
                <w:lang w:val="nl-NL"/>
                <w:rPrChange w:id="3384" w:author="Nguyet Nguyen (Senior Legal Executive)" w:date="2026-05-05T10:09:00Z">
                  <w:rPr>
                    <w:rFonts w:ascii="Times New Roman" w:hAnsi="Times New Roman"/>
                    <w:b/>
                    <w:sz w:val="24"/>
                    <w:szCs w:val="24"/>
                    <w:lang w:val="nl-NL"/>
                  </w:rPr>
                </w:rPrChange>
              </w:rPr>
            </w:pPr>
          </w:p>
          <w:p w14:paraId="1FCD4660" w14:textId="77777777" w:rsidR="004E2333" w:rsidRPr="00537462" w:rsidRDefault="004E2333" w:rsidP="00FE3A7E">
            <w:pPr>
              <w:keepNext/>
              <w:keepLines/>
              <w:widowControl w:val="0"/>
              <w:spacing w:after="0" w:line="276" w:lineRule="auto"/>
              <w:jc w:val="center"/>
              <w:rPr>
                <w:rFonts w:ascii="Times New Roman" w:hAnsi="Times New Roman"/>
                <w:b/>
                <w:lang w:val="nl-NL"/>
                <w:rPrChange w:id="3385" w:author="Nguyet Nguyen (Senior Legal Executive)" w:date="2026-05-05T10:09:00Z">
                  <w:rPr>
                    <w:rFonts w:ascii="Times New Roman" w:hAnsi="Times New Roman"/>
                    <w:b/>
                    <w:sz w:val="24"/>
                    <w:szCs w:val="24"/>
                    <w:lang w:val="nl-NL"/>
                  </w:rPr>
                </w:rPrChange>
              </w:rPr>
            </w:pPr>
          </w:p>
          <w:p w14:paraId="21118D1F" w14:textId="77777777" w:rsidR="00752A01" w:rsidRPr="00537462" w:rsidRDefault="00752A01" w:rsidP="00FE3A7E">
            <w:pPr>
              <w:keepNext/>
              <w:keepLines/>
              <w:widowControl w:val="0"/>
              <w:spacing w:after="0" w:line="276" w:lineRule="auto"/>
              <w:jc w:val="center"/>
              <w:rPr>
                <w:rFonts w:ascii="Times New Roman" w:hAnsi="Times New Roman"/>
                <w:b/>
                <w:lang w:val="nl-NL"/>
                <w:rPrChange w:id="3386" w:author="Nguyet Nguyen (Senior Legal Executive)" w:date="2026-05-05T10:09:00Z">
                  <w:rPr>
                    <w:rFonts w:ascii="Times New Roman" w:hAnsi="Times New Roman"/>
                    <w:b/>
                    <w:sz w:val="24"/>
                    <w:szCs w:val="24"/>
                    <w:lang w:val="nl-NL"/>
                  </w:rPr>
                </w:rPrChange>
              </w:rPr>
            </w:pPr>
          </w:p>
          <w:p w14:paraId="395F933D" w14:textId="77777777" w:rsidR="00752A01" w:rsidRPr="00537462" w:rsidRDefault="00752A01" w:rsidP="00FE3A7E">
            <w:pPr>
              <w:keepNext/>
              <w:keepLines/>
              <w:widowControl w:val="0"/>
              <w:spacing w:after="0" w:line="276" w:lineRule="auto"/>
              <w:jc w:val="center"/>
              <w:rPr>
                <w:rFonts w:ascii="Times New Roman" w:hAnsi="Times New Roman"/>
                <w:b/>
                <w:lang w:val="nl-NL"/>
                <w:rPrChange w:id="3387" w:author="Nguyet Nguyen (Senior Legal Executive)" w:date="2026-05-05T10:09:00Z">
                  <w:rPr>
                    <w:rFonts w:ascii="Times New Roman" w:hAnsi="Times New Roman"/>
                    <w:b/>
                    <w:sz w:val="24"/>
                    <w:szCs w:val="24"/>
                    <w:lang w:val="nl-NL"/>
                  </w:rPr>
                </w:rPrChange>
              </w:rPr>
            </w:pPr>
            <w:r w:rsidRPr="00537462">
              <w:rPr>
                <w:rFonts w:ascii="Times New Roman" w:hAnsi="Times New Roman"/>
                <w:b/>
                <w:lang w:val="nl-NL"/>
                <w:rPrChange w:id="3388" w:author="Nguyet Nguyen (Senior Legal Executive)" w:date="2026-05-05T10:09:00Z">
                  <w:rPr>
                    <w:rFonts w:ascii="Times New Roman" w:hAnsi="Times New Roman"/>
                    <w:b/>
                    <w:sz w:val="24"/>
                    <w:szCs w:val="24"/>
                    <w:lang w:val="nl-NL"/>
                  </w:rPr>
                </w:rPrChange>
              </w:rPr>
              <w:t>PHAN HỒNG NGỌC</w:t>
            </w:r>
          </w:p>
          <w:p w14:paraId="22A04EBF" w14:textId="5C20857D" w:rsidR="00752A01" w:rsidRPr="00537462" w:rsidRDefault="00C17FE2" w:rsidP="00FE3A7E">
            <w:pPr>
              <w:keepNext/>
              <w:keepLines/>
              <w:widowControl w:val="0"/>
              <w:spacing w:after="0" w:line="276" w:lineRule="auto"/>
              <w:jc w:val="center"/>
              <w:rPr>
                <w:rFonts w:ascii="Times New Roman" w:hAnsi="Times New Roman"/>
                <w:b/>
                <w:lang w:val="nl-NL"/>
                <w:rPrChange w:id="3389" w:author="Nguyet Nguyen (Senior Legal Executive)" w:date="2026-05-05T10:09:00Z">
                  <w:rPr>
                    <w:rFonts w:ascii="Times New Roman" w:hAnsi="Times New Roman"/>
                    <w:b/>
                    <w:sz w:val="24"/>
                    <w:szCs w:val="24"/>
                    <w:lang w:val="nl-NL"/>
                  </w:rPr>
                </w:rPrChange>
              </w:rPr>
            </w:pPr>
            <w:ins w:id="3390" w:author="Nguyen Quynh Thuy Tien (Senior Social &amp; Digital Marketing Executive)" w:date="2026-04-23T11:11:00Z">
              <w:r w:rsidRPr="00537462">
                <w:rPr>
                  <w:rFonts w:ascii="Times New Roman" w:hAnsi="Times New Roman"/>
                  <w:lang w:val="fr-FR"/>
                  <w:rPrChange w:id="3391" w:author="Nguyet Nguyen (Senior Legal Executive)" w:date="2026-05-05T10:09:00Z">
                    <w:rPr>
                      <w:rFonts w:ascii="Times New Roman" w:hAnsi="Times New Roman"/>
                      <w:sz w:val="24"/>
                      <w:szCs w:val="24"/>
                      <w:lang w:val="fr-FR"/>
                    </w:rPr>
                  </w:rPrChange>
                </w:rPr>
                <w:t>Giám Đốc Hành chính – Pháp chế - Cung ứng</w:t>
              </w:r>
            </w:ins>
            <w:ins w:id="3392" w:author="Nguyet Nguyen (Senior Legal Executive)" w:date="2026-04-22T10:14:00Z">
              <w:del w:id="3393" w:author="Nguyen Quynh Thuy Tien (Senior Social &amp; Digital Marketing Executive)" w:date="2026-04-23T11:11:00Z">
                <w:r w:rsidR="009F1D8F" w:rsidRPr="00537462" w:rsidDel="00C17FE2">
                  <w:rPr>
                    <w:rFonts w:ascii="Times New Roman" w:hAnsi="Times New Roman"/>
                    <w:b/>
                    <w:bCs/>
                    <w:color w:val="45B0E1" w:themeColor="accent1" w:themeTint="99"/>
                    <w:rPrChange w:id="3394" w:author="Nguyet Nguyen (Senior Legal Executive)" w:date="2026-05-05T10:09:00Z">
                      <w:rPr>
                        <w:rFonts w:ascii="Times New Roman" w:hAnsi="Times New Roman"/>
                        <w:b/>
                        <w:bCs/>
                        <w:color w:val="45B0E1" w:themeColor="accent1" w:themeTint="99"/>
                        <w:sz w:val="24"/>
                        <w:szCs w:val="24"/>
                      </w:rPr>
                    </w:rPrChange>
                  </w:rPr>
                  <w:delText>[__]</w:delText>
                </w:r>
              </w:del>
            </w:ins>
            <w:del w:id="3395" w:author="Nguyen Quynh Thuy Tien (Senior Social &amp; Digital Marketing Executive)" w:date="2026-04-23T11:11:00Z">
              <w:r w:rsidR="00752A01" w:rsidRPr="00537462" w:rsidDel="00C17FE2">
                <w:rPr>
                  <w:rFonts w:ascii="Times New Roman" w:hAnsi="Times New Roman"/>
                  <w:b/>
                  <w:lang w:val="nl-NL"/>
                  <w:rPrChange w:id="3396" w:author="Nguyet Nguyen (Senior Legal Executive)" w:date="2026-05-05T10:09:00Z">
                    <w:rPr>
                      <w:rFonts w:ascii="Times New Roman" w:hAnsi="Times New Roman"/>
                      <w:b/>
                      <w:sz w:val="24"/>
                      <w:szCs w:val="24"/>
                      <w:lang w:val="nl-NL"/>
                    </w:rPr>
                  </w:rPrChange>
                </w:rPr>
                <w:delText xml:space="preserve">Phó Giám </w:delText>
              </w:r>
              <w:r w:rsidR="00FB2866" w:rsidRPr="00537462" w:rsidDel="00C17FE2">
                <w:rPr>
                  <w:rFonts w:ascii="Times New Roman" w:hAnsi="Times New Roman"/>
                  <w:b/>
                  <w:lang w:val="nl-NL"/>
                  <w:rPrChange w:id="3397" w:author="Nguyet Nguyen (Senior Legal Executive)" w:date="2026-05-05T10:09:00Z">
                    <w:rPr>
                      <w:rFonts w:ascii="Times New Roman" w:hAnsi="Times New Roman"/>
                      <w:b/>
                      <w:sz w:val="24"/>
                      <w:szCs w:val="24"/>
                      <w:lang w:val="nl-NL"/>
                    </w:rPr>
                  </w:rPrChange>
                </w:rPr>
                <w:delText>Đ</w:delText>
              </w:r>
              <w:r w:rsidR="00752A01" w:rsidRPr="00537462" w:rsidDel="00C17FE2">
                <w:rPr>
                  <w:rFonts w:ascii="Times New Roman" w:hAnsi="Times New Roman"/>
                  <w:b/>
                  <w:lang w:val="nl-NL"/>
                  <w:rPrChange w:id="3398" w:author="Nguyet Nguyen (Senior Legal Executive)" w:date="2026-05-05T10:09:00Z">
                    <w:rPr>
                      <w:rFonts w:ascii="Times New Roman" w:hAnsi="Times New Roman"/>
                      <w:b/>
                      <w:sz w:val="24"/>
                      <w:szCs w:val="24"/>
                      <w:lang w:val="nl-NL"/>
                    </w:rPr>
                  </w:rPrChange>
                </w:rPr>
                <w:delText>ốc</w:delText>
              </w:r>
            </w:del>
          </w:p>
        </w:tc>
        <w:tc>
          <w:tcPr>
            <w:tcW w:w="4952" w:type="dxa"/>
          </w:tcPr>
          <w:p w14:paraId="7AF9C914" w14:textId="77777777" w:rsidR="00752A01" w:rsidRPr="00537462" w:rsidRDefault="00752A01" w:rsidP="00FE3A7E">
            <w:pPr>
              <w:keepNext/>
              <w:keepLines/>
              <w:widowControl w:val="0"/>
              <w:spacing w:after="0" w:line="276" w:lineRule="auto"/>
              <w:jc w:val="center"/>
              <w:rPr>
                <w:rFonts w:ascii="Times New Roman" w:hAnsi="Times New Roman"/>
                <w:b/>
                <w:lang w:val="nl-NL"/>
                <w:rPrChange w:id="3399" w:author="Nguyet Nguyen (Senior Legal Executive)" w:date="2026-05-05T10:09:00Z">
                  <w:rPr>
                    <w:rFonts w:ascii="Times New Roman" w:hAnsi="Times New Roman"/>
                    <w:b/>
                    <w:sz w:val="24"/>
                    <w:szCs w:val="24"/>
                    <w:lang w:val="nl-NL"/>
                  </w:rPr>
                </w:rPrChange>
              </w:rPr>
            </w:pPr>
            <w:r w:rsidRPr="00537462">
              <w:rPr>
                <w:rFonts w:ascii="Times New Roman" w:hAnsi="Times New Roman"/>
                <w:b/>
                <w:lang w:val="nl-NL"/>
                <w:rPrChange w:id="3400" w:author="Nguyet Nguyen (Senior Legal Executive)" w:date="2026-05-05T10:09:00Z">
                  <w:rPr>
                    <w:rFonts w:ascii="Times New Roman" w:hAnsi="Times New Roman"/>
                    <w:b/>
                    <w:sz w:val="24"/>
                    <w:szCs w:val="24"/>
                    <w:lang w:val="nl-NL"/>
                  </w:rPr>
                </w:rPrChange>
              </w:rPr>
              <w:t>ĐẠI DIỆN BÊN B</w:t>
            </w:r>
          </w:p>
          <w:p w14:paraId="5BA40058" w14:textId="77777777" w:rsidR="00752A01" w:rsidRPr="00537462" w:rsidRDefault="00752A01" w:rsidP="00FE3A7E">
            <w:pPr>
              <w:keepNext/>
              <w:keepLines/>
              <w:widowControl w:val="0"/>
              <w:spacing w:after="0" w:line="276" w:lineRule="auto"/>
              <w:jc w:val="center"/>
              <w:rPr>
                <w:rFonts w:ascii="Times New Roman" w:hAnsi="Times New Roman"/>
                <w:b/>
                <w:lang w:val="nl-NL"/>
                <w:rPrChange w:id="3401" w:author="Nguyet Nguyen (Senior Legal Executive)" w:date="2026-05-05T10:09:00Z">
                  <w:rPr>
                    <w:rFonts w:ascii="Times New Roman" w:hAnsi="Times New Roman"/>
                    <w:b/>
                    <w:sz w:val="24"/>
                    <w:szCs w:val="24"/>
                    <w:lang w:val="nl-NL"/>
                  </w:rPr>
                </w:rPrChange>
              </w:rPr>
            </w:pPr>
          </w:p>
          <w:p w14:paraId="3DAE2861" w14:textId="77777777" w:rsidR="00752A01" w:rsidRPr="00537462" w:rsidRDefault="00752A01" w:rsidP="00FE3A7E">
            <w:pPr>
              <w:keepNext/>
              <w:keepLines/>
              <w:widowControl w:val="0"/>
              <w:spacing w:after="0" w:line="276" w:lineRule="auto"/>
              <w:jc w:val="center"/>
              <w:rPr>
                <w:rFonts w:ascii="Times New Roman" w:hAnsi="Times New Roman"/>
                <w:b/>
                <w:lang w:val="nl-NL"/>
                <w:rPrChange w:id="3402" w:author="Nguyet Nguyen (Senior Legal Executive)" w:date="2026-05-05T10:09:00Z">
                  <w:rPr>
                    <w:rFonts w:ascii="Times New Roman" w:hAnsi="Times New Roman"/>
                    <w:b/>
                    <w:sz w:val="24"/>
                    <w:szCs w:val="24"/>
                    <w:lang w:val="nl-NL"/>
                  </w:rPr>
                </w:rPrChange>
              </w:rPr>
            </w:pPr>
          </w:p>
          <w:p w14:paraId="5D4FE71B" w14:textId="77777777" w:rsidR="004E2333" w:rsidRPr="00537462" w:rsidRDefault="004E2333" w:rsidP="00FE3A7E">
            <w:pPr>
              <w:keepNext/>
              <w:keepLines/>
              <w:widowControl w:val="0"/>
              <w:spacing w:after="0" w:line="276" w:lineRule="auto"/>
              <w:jc w:val="center"/>
              <w:rPr>
                <w:rFonts w:ascii="Times New Roman" w:hAnsi="Times New Roman"/>
                <w:b/>
                <w:lang w:val="nl-NL"/>
                <w:rPrChange w:id="3403" w:author="Nguyet Nguyen (Senior Legal Executive)" w:date="2026-05-05T10:09:00Z">
                  <w:rPr>
                    <w:rFonts w:ascii="Times New Roman" w:hAnsi="Times New Roman"/>
                    <w:b/>
                    <w:sz w:val="24"/>
                    <w:szCs w:val="24"/>
                    <w:lang w:val="nl-NL"/>
                  </w:rPr>
                </w:rPrChange>
              </w:rPr>
            </w:pPr>
          </w:p>
          <w:p w14:paraId="1D01D490" w14:textId="77777777" w:rsidR="00244DFD" w:rsidRPr="00537462" w:rsidRDefault="00244DFD" w:rsidP="00FE3A7E">
            <w:pPr>
              <w:keepNext/>
              <w:keepLines/>
              <w:widowControl w:val="0"/>
              <w:spacing w:after="0" w:line="276" w:lineRule="auto"/>
              <w:jc w:val="center"/>
              <w:rPr>
                <w:rFonts w:ascii="Times New Roman" w:hAnsi="Times New Roman"/>
                <w:b/>
                <w:lang w:val="nl-NL"/>
                <w:rPrChange w:id="3404" w:author="Nguyet Nguyen (Senior Legal Executive)" w:date="2026-05-05T10:09:00Z">
                  <w:rPr>
                    <w:rFonts w:ascii="Times New Roman" w:hAnsi="Times New Roman"/>
                    <w:b/>
                    <w:sz w:val="24"/>
                    <w:szCs w:val="24"/>
                    <w:lang w:val="nl-NL"/>
                  </w:rPr>
                </w:rPrChange>
              </w:rPr>
            </w:pPr>
          </w:p>
          <w:p w14:paraId="5D61D6CA" w14:textId="77777777" w:rsidR="00752A01" w:rsidRPr="00537462" w:rsidRDefault="00752A01" w:rsidP="00FE3A7E">
            <w:pPr>
              <w:keepNext/>
              <w:keepLines/>
              <w:widowControl w:val="0"/>
              <w:spacing w:after="0" w:line="276" w:lineRule="auto"/>
              <w:jc w:val="center"/>
              <w:rPr>
                <w:rFonts w:ascii="Times New Roman" w:hAnsi="Times New Roman"/>
                <w:b/>
                <w:lang w:val="nl-NL"/>
                <w:rPrChange w:id="3405" w:author="Nguyet Nguyen (Senior Legal Executive)" w:date="2026-05-05T10:09:00Z">
                  <w:rPr>
                    <w:rFonts w:ascii="Times New Roman" w:hAnsi="Times New Roman"/>
                    <w:b/>
                    <w:sz w:val="24"/>
                    <w:szCs w:val="24"/>
                    <w:lang w:val="nl-NL"/>
                  </w:rPr>
                </w:rPrChange>
              </w:rPr>
            </w:pPr>
          </w:p>
          <w:p w14:paraId="0D79F760" w14:textId="793728CC" w:rsidR="00752A01" w:rsidRPr="00537462" w:rsidDel="00C17FE2" w:rsidRDefault="00470121" w:rsidP="00FE3A7E">
            <w:pPr>
              <w:keepNext/>
              <w:keepLines/>
              <w:widowControl w:val="0"/>
              <w:spacing w:after="0" w:line="276" w:lineRule="auto"/>
              <w:jc w:val="center"/>
              <w:rPr>
                <w:del w:id="3406" w:author="Nguyen Quynh Thuy Tien (Senior Social &amp; Digital Marketing Executive)" w:date="2026-04-23T11:11:00Z"/>
                <w:rFonts w:ascii="Times New Roman" w:hAnsi="Times New Roman"/>
                <w:b/>
                <w:bCs/>
                <w:lang w:val="vi-VN"/>
                <w:rPrChange w:id="3407" w:author="Nguyet Nguyen (Senior Legal Executive)" w:date="2026-05-05T10:11:00Z">
                  <w:rPr>
                    <w:del w:id="3408" w:author="Nguyen Quynh Thuy Tien (Senior Social &amp; Digital Marketing Executive)" w:date="2026-04-23T11:11:00Z"/>
                    <w:rFonts w:ascii="Times New Roman" w:hAnsi="Times New Roman"/>
                    <w:b/>
                    <w:bCs/>
                    <w:color w:val="000099"/>
                    <w:sz w:val="24"/>
                    <w:szCs w:val="24"/>
                  </w:rPr>
                </w:rPrChange>
              </w:rPr>
            </w:pPr>
            <w:del w:id="3409" w:author="Nguyen Quynh Thuy Tien (Senior Social &amp; Digital Marketing Executive)" w:date="2026-04-23T11:11:00Z">
              <w:r w:rsidRPr="00537462" w:rsidDel="00C17FE2">
                <w:rPr>
                  <w:rFonts w:ascii="Times New Roman" w:hAnsi="Times New Roman"/>
                  <w:b/>
                  <w:bCs/>
                  <w:rPrChange w:id="3410" w:author="Nguyet Nguyen (Senior Legal Executive)" w:date="2026-05-05T10:11:00Z">
                    <w:rPr>
                      <w:rFonts w:ascii="Times New Roman" w:hAnsi="Times New Roman"/>
                      <w:b/>
                      <w:bCs/>
                      <w:color w:val="45B0E1" w:themeColor="accent1" w:themeTint="99"/>
                      <w:sz w:val="24"/>
                      <w:szCs w:val="24"/>
                    </w:rPr>
                  </w:rPrChange>
                </w:rPr>
                <w:delText>[__]</w:delText>
              </w:r>
            </w:del>
          </w:p>
          <w:p w14:paraId="432BD498" w14:textId="2E81169B" w:rsidR="00752A01" w:rsidRPr="00537462" w:rsidRDefault="00470121" w:rsidP="00FE3A7E">
            <w:pPr>
              <w:keepNext/>
              <w:keepLines/>
              <w:widowControl w:val="0"/>
              <w:spacing w:after="0" w:line="276" w:lineRule="auto"/>
              <w:jc w:val="center"/>
              <w:rPr>
                <w:ins w:id="3411" w:author="Nguyen Quynh Thuy Tien (Senior Social &amp; Digital Marketing Executive)" w:date="2026-04-23T11:12:00Z"/>
                <w:rFonts w:ascii="Times New Roman" w:hAnsi="Times New Roman"/>
                <w:b/>
                <w:bCs/>
                <w:rPrChange w:id="3412" w:author="Nguyet Nguyen (Senior Legal Executive)" w:date="2026-05-05T10:11:00Z">
                  <w:rPr>
                    <w:ins w:id="3413" w:author="Nguyen Quynh Thuy Tien (Senior Social &amp; Digital Marketing Executive)" w:date="2026-04-23T11:12:00Z"/>
                    <w:rFonts w:ascii="Times New Roman" w:hAnsi="Times New Roman"/>
                    <w:b/>
                    <w:bCs/>
                    <w:color w:val="45B0E1" w:themeColor="accent1" w:themeTint="99"/>
                    <w:sz w:val="24"/>
                    <w:szCs w:val="24"/>
                  </w:rPr>
                </w:rPrChange>
              </w:rPr>
            </w:pPr>
            <w:del w:id="3414" w:author="Tien Nguyen" w:date="2026-04-22T20:38:00Z">
              <w:r w:rsidRPr="00537462" w:rsidDel="00693FF3">
                <w:rPr>
                  <w:rFonts w:ascii="Times New Roman" w:hAnsi="Times New Roman"/>
                  <w:b/>
                  <w:bCs/>
                  <w:rPrChange w:id="3415" w:author="Nguyet Nguyen (Senior Legal Executive)" w:date="2026-05-05T10:11:00Z">
                    <w:rPr>
                      <w:rFonts w:ascii="Times New Roman" w:hAnsi="Times New Roman"/>
                      <w:b/>
                      <w:bCs/>
                      <w:color w:val="45B0E1" w:themeColor="accent1" w:themeTint="99"/>
                      <w:sz w:val="24"/>
                      <w:szCs w:val="24"/>
                    </w:rPr>
                  </w:rPrChange>
                </w:rPr>
                <w:delText>[_</w:delText>
              </w:r>
            </w:del>
            <w:ins w:id="3416" w:author="Tien Nguyen" w:date="2026-04-22T20:38:00Z">
              <w:r w:rsidR="00693FF3" w:rsidRPr="00537462">
                <w:rPr>
                  <w:rFonts w:ascii="Times New Roman" w:hAnsi="Times New Roman"/>
                  <w:b/>
                  <w:bCs/>
                  <w:lang w:val="vi-VN"/>
                  <w:rPrChange w:id="3417" w:author="Nguyet Nguyen (Senior Legal Executive)" w:date="2026-05-05T10:11:00Z">
                    <w:rPr>
                      <w:rFonts w:ascii="Times New Roman" w:hAnsi="Times New Roman"/>
                      <w:b/>
                      <w:bCs/>
                      <w:color w:val="45B0E1" w:themeColor="accent1" w:themeTint="99"/>
                      <w:sz w:val="24"/>
                      <w:szCs w:val="24"/>
                      <w:lang w:val="vi-VN"/>
                    </w:rPr>
                  </w:rPrChange>
                </w:rPr>
                <w:t xml:space="preserve">TRẦN THỊ THUỲ TRANG </w:t>
              </w:r>
            </w:ins>
            <w:del w:id="3418" w:author="Tien Nguyen" w:date="2026-04-22T20:38:00Z">
              <w:r w:rsidRPr="00537462" w:rsidDel="00693FF3">
                <w:rPr>
                  <w:rFonts w:ascii="Times New Roman" w:hAnsi="Times New Roman"/>
                  <w:b/>
                  <w:bCs/>
                  <w:rPrChange w:id="3419" w:author="Nguyet Nguyen (Senior Legal Executive)" w:date="2026-05-05T10:11:00Z">
                    <w:rPr>
                      <w:rFonts w:ascii="Times New Roman" w:hAnsi="Times New Roman"/>
                      <w:b/>
                      <w:bCs/>
                      <w:color w:val="45B0E1" w:themeColor="accent1" w:themeTint="99"/>
                      <w:sz w:val="24"/>
                      <w:szCs w:val="24"/>
                    </w:rPr>
                  </w:rPrChange>
                </w:rPr>
                <w:delText>_]</w:delText>
              </w:r>
            </w:del>
            <w:ins w:id="3420" w:author="Nguyen Quynh Thuy Tien (Senior Social &amp; Digital Marketing Executive)" w:date="2026-04-23T11:12:00Z">
              <w:del w:id="3421" w:author="Nguyet Nguyen (Senior Legal Executive)" w:date="2026-05-05T10:11:00Z">
                <w:r w:rsidR="00C17FE2" w:rsidRPr="00537462" w:rsidDel="00537462">
                  <w:rPr>
                    <w:rFonts w:ascii="Times New Roman" w:hAnsi="Times New Roman"/>
                    <w:b/>
                    <w:bCs/>
                    <w:rPrChange w:id="3422" w:author="Nguyet Nguyen (Senior Legal Executive)" w:date="2026-05-05T10:11:00Z">
                      <w:rPr>
                        <w:rFonts w:ascii="Times New Roman" w:hAnsi="Times New Roman"/>
                        <w:b/>
                        <w:bCs/>
                        <w:color w:val="45B0E1" w:themeColor="accent1" w:themeTint="99"/>
                        <w:sz w:val="24"/>
                        <w:szCs w:val="24"/>
                      </w:rPr>
                    </w:rPrChange>
                  </w:rPr>
                  <w:delText>z</w:delText>
                </w:r>
              </w:del>
            </w:ins>
          </w:p>
          <w:p w14:paraId="1B13D83F" w14:textId="4CE49EF8" w:rsidR="00C17FE2" w:rsidRPr="00537462" w:rsidRDefault="00C17FE2" w:rsidP="00FE3A7E">
            <w:pPr>
              <w:keepNext/>
              <w:keepLines/>
              <w:widowControl w:val="0"/>
              <w:spacing w:after="0" w:line="276" w:lineRule="auto"/>
              <w:jc w:val="center"/>
              <w:rPr>
                <w:rFonts w:ascii="Times New Roman" w:hAnsi="Times New Roman"/>
                <w:bCs/>
                <w:lang w:val="nl-NL"/>
                <w:rPrChange w:id="3423" w:author="Nguyet Nguyen (Senior Legal Executive)" w:date="2026-05-05T10:09:00Z">
                  <w:rPr>
                    <w:rFonts w:ascii="Times New Roman" w:hAnsi="Times New Roman"/>
                    <w:b/>
                    <w:sz w:val="24"/>
                    <w:szCs w:val="24"/>
                    <w:lang w:val="nl-NL"/>
                  </w:rPr>
                </w:rPrChange>
              </w:rPr>
            </w:pPr>
            <w:ins w:id="3424" w:author="Nguyen Quynh Thuy Tien (Senior Social &amp; Digital Marketing Executive)" w:date="2026-04-23T11:12:00Z">
              <w:r w:rsidRPr="00537462">
                <w:rPr>
                  <w:rFonts w:ascii="Times New Roman" w:hAnsi="Times New Roman"/>
                  <w:bCs/>
                  <w:lang w:val="nl-NL"/>
                  <w:rPrChange w:id="3425" w:author="Nguyet Nguyen (Senior Legal Executive)" w:date="2026-05-05T10:11:00Z">
                    <w:rPr>
                      <w:rFonts w:ascii="Times New Roman" w:hAnsi="Times New Roman"/>
                      <w:b/>
                      <w:sz w:val="24"/>
                      <w:szCs w:val="24"/>
                      <w:lang w:val="nl-NL"/>
                    </w:rPr>
                  </w:rPrChange>
                </w:rPr>
                <w:t>Giám Đốc</w:t>
              </w:r>
            </w:ins>
          </w:p>
        </w:tc>
      </w:tr>
    </w:tbl>
    <w:p w14:paraId="32361C2B" w14:textId="77777777" w:rsidR="00AA2EEA" w:rsidRPr="001A2642" w:rsidRDefault="00AA2EEA" w:rsidP="00244DFD">
      <w:pPr>
        <w:pStyle w:val="Heading1"/>
        <w:spacing w:after="240"/>
        <w:jc w:val="center"/>
        <w:rPr>
          <w:rFonts w:ascii="Times New Roman" w:hAnsi="Times New Roman" w:cs="Times New Roman"/>
          <w:b/>
          <w:bCs/>
          <w:noProof/>
          <w:color w:val="1D1B11"/>
          <w:sz w:val="24"/>
          <w:szCs w:val="24"/>
          <w:lang w:val="vi-VN"/>
        </w:rPr>
      </w:pPr>
      <w:r w:rsidRPr="001A2642">
        <w:rPr>
          <w:rFonts w:ascii="Times New Roman" w:hAnsi="Times New Roman" w:cs="Times New Roman"/>
          <w:b/>
          <w:bCs/>
          <w:noProof/>
          <w:color w:val="1D1B11"/>
          <w:sz w:val="24"/>
          <w:szCs w:val="24"/>
          <w:lang w:val="vi-VN"/>
        </w:rPr>
        <w:br w:type="page"/>
      </w:r>
    </w:p>
    <w:p w14:paraId="0D2C71DE" w14:textId="70F732A9" w:rsidR="00F17168" w:rsidRPr="001A2642" w:rsidRDefault="00F17168" w:rsidP="00F17168">
      <w:pPr>
        <w:pStyle w:val="Heading1"/>
        <w:spacing w:before="0" w:line="276" w:lineRule="auto"/>
        <w:jc w:val="center"/>
        <w:rPr>
          <w:rFonts w:ascii="Times New Roman" w:hAnsi="Times New Roman" w:cs="Times New Roman"/>
          <w:b/>
          <w:bCs/>
          <w:color w:val="auto"/>
          <w:sz w:val="24"/>
          <w:szCs w:val="24"/>
          <w:lang w:val="vi-VN"/>
        </w:rPr>
      </w:pPr>
      <w:bookmarkStart w:id="3426" w:name="_Toc163466542"/>
      <w:bookmarkStart w:id="3427" w:name="_Toc163831866"/>
      <w:r w:rsidRPr="001A2642">
        <w:rPr>
          <w:rFonts w:ascii="Times New Roman" w:hAnsi="Times New Roman" w:cs="Times New Roman"/>
          <w:b/>
          <w:bCs/>
          <w:color w:val="auto"/>
          <w:sz w:val="24"/>
          <w:szCs w:val="24"/>
          <w:lang w:val="vi-VN"/>
        </w:rPr>
        <w:lastRenderedPageBreak/>
        <w:t xml:space="preserve">PHỤ LỤC 3 – </w:t>
      </w:r>
      <w:r w:rsidR="00751C2C" w:rsidRPr="001A2642">
        <w:rPr>
          <w:rFonts w:ascii="Times New Roman" w:hAnsi="Times New Roman" w:cs="Times New Roman"/>
          <w:b/>
          <w:bCs/>
          <w:color w:val="auto"/>
          <w:sz w:val="24"/>
          <w:szCs w:val="24"/>
          <w:lang w:val="vi-VN"/>
        </w:rPr>
        <w:t>ĐIỀU KHOẢN</w:t>
      </w:r>
      <w:r w:rsidRPr="001A2642">
        <w:rPr>
          <w:rFonts w:ascii="Times New Roman" w:hAnsi="Times New Roman" w:cs="Times New Roman"/>
          <w:b/>
          <w:bCs/>
          <w:color w:val="auto"/>
          <w:sz w:val="24"/>
          <w:szCs w:val="24"/>
          <w:lang w:val="vi-VN"/>
        </w:rPr>
        <w:t xml:space="preserve"> ĐẶC BIỆT</w:t>
      </w:r>
      <w:bookmarkEnd w:id="3426"/>
      <w:bookmarkEnd w:id="3427"/>
    </w:p>
    <w:p w14:paraId="7D18F6F6" w14:textId="51779D3D" w:rsidR="00F17168" w:rsidRPr="001A2642" w:rsidRDefault="00F17168" w:rsidP="00F17168">
      <w:pPr>
        <w:spacing w:before="240" w:after="0" w:line="276" w:lineRule="auto"/>
        <w:rPr>
          <w:rFonts w:ascii="Times New Roman" w:eastAsia="Times New Roman" w:hAnsi="Times New Roman"/>
          <w:sz w:val="24"/>
          <w:szCs w:val="24"/>
          <w:lang w:val="vi-VN"/>
        </w:rPr>
      </w:pPr>
      <w:r w:rsidRPr="001A2642">
        <w:rPr>
          <w:rFonts w:ascii="Times New Roman" w:eastAsia="Times New Roman" w:hAnsi="Times New Roman"/>
          <w:sz w:val="24"/>
          <w:szCs w:val="24"/>
          <w:lang w:val="vi-VN"/>
        </w:rPr>
        <w:t xml:space="preserve">Bên A và Bên B thống nhất ký kết </w:t>
      </w:r>
      <w:bookmarkStart w:id="3428" w:name="_Hlk163562170"/>
      <w:r w:rsidRPr="001A2642">
        <w:rPr>
          <w:rFonts w:ascii="Times New Roman" w:eastAsia="Times New Roman" w:hAnsi="Times New Roman"/>
          <w:b/>
          <w:bCs/>
          <w:noProof/>
          <w:sz w:val="24"/>
          <w:szCs w:val="24"/>
          <w:lang w:val="vi-VN"/>
        </w:rPr>
        <w:t xml:space="preserve">Phụ </w:t>
      </w:r>
      <w:r w:rsidR="00337EDC" w:rsidRPr="001A2642">
        <w:rPr>
          <w:rFonts w:ascii="Times New Roman" w:eastAsia="Times New Roman" w:hAnsi="Times New Roman"/>
          <w:b/>
          <w:bCs/>
          <w:noProof/>
          <w:sz w:val="24"/>
          <w:szCs w:val="24"/>
          <w:lang w:val="vi-VN"/>
          <w:rPrChange w:id="3429" w:author="Nguyen Quynh Thuy Tien (Senior Social &amp; Digital Marketing Executive)" w:date="2026-04-24T11:21:00Z">
            <w:rPr>
              <w:rFonts w:ascii="Times New Roman" w:eastAsia="Times New Roman" w:hAnsi="Times New Roman"/>
              <w:b/>
              <w:bCs/>
              <w:noProof/>
              <w:sz w:val="24"/>
              <w:szCs w:val="24"/>
            </w:rPr>
          </w:rPrChange>
        </w:rPr>
        <w:t>L</w:t>
      </w:r>
      <w:r w:rsidRPr="001A2642">
        <w:rPr>
          <w:rFonts w:ascii="Times New Roman" w:eastAsia="Times New Roman" w:hAnsi="Times New Roman"/>
          <w:b/>
          <w:bCs/>
          <w:noProof/>
          <w:sz w:val="24"/>
          <w:szCs w:val="24"/>
          <w:lang w:val="vi-VN"/>
        </w:rPr>
        <w:t>ục 3</w:t>
      </w:r>
      <w:r w:rsidR="00751C2C" w:rsidRPr="001A2642">
        <w:rPr>
          <w:rFonts w:ascii="Times New Roman" w:eastAsia="Times New Roman" w:hAnsi="Times New Roman"/>
          <w:b/>
          <w:bCs/>
          <w:noProof/>
          <w:sz w:val="24"/>
          <w:szCs w:val="24"/>
          <w:lang w:val="vi-VN"/>
        </w:rPr>
        <w:t xml:space="preserve"> </w:t>
      </w:r>
      <w:r w:rsidRPr="001A2642">
        <w:rPr>
          <w:rFonts w:ascii="Times New Roman" w:eastAsia="Times New Roman" w:hAnsi="Times New Roman"/>
          <w:b/>
          <w:bCs/>
          <w:noProof/>
          <w:sz w:val="24"/>
          <w:szCs w:val="24"/>
          <w:lang w:val="vi-VN"/>
        </w:rPr>
        <w:t xml:space="preserve">– </w:t>
      </w:r>
      <w:r w:rsidR="00BE6399" w:rsidRPr="001A2642">
        <w:rPr>
          <w:rFonts w:ascii="Times New Roman" w:eastAsia="Times New Roman" w:hAnsi="Times New Roman"/>
          <w:b/>
          <w:bCs/>
          <w:noProof/>
          <w:sz w:val="24"/>
          <w:szCs w:val="24"/>
          <w:lang w:val="vi-VN"/>
        </w:rPr>
        <w:t xml:space="preserve">Điều Khoản Đặc Biệt </w:t>
      </w:r>
      <w:bookmarkEnd w:id="3428"/>
      <w:r w:rsidRPr="001A2642">
        <w:rPr>
          <w:rFonts w:ascii="Times New Roman" w:eastAsia="Times New Roman" w:hAnsi="Times New Roman"/>
          <w:sz w:val="24"/>
          <w:szCs w:val="24"/>
          <w:lang w:val="vi-VN"/>
        </w:rPr>
        <w:t xml:space="preserve">là một phần không thể tách rời của Hợp Đồng Dịch Vụ số </w:t>
      </w:r>
      <w:ins w:id="3430" w:author="Nguyet Nguyen (Senior Legal Executive)" w:date="2026-05-05T10:12:00Z">
        <w:r w:rsidR="00537462" w:rsidRPr="00691BA8">
          <w:rPr>
            <w:rFonts w:ascii="Times New Roman" w:hAnsi="Times New Roman"/>
            <w:b/>
            <w:bCs/>
            <w:color w:val="0000CC"/>
          </w:rPr>
          <w:t>779/</w:t>
        </w:r>
        <w:r w:rsidR="00537462" w:rsidRPr="00691BA8">
          <w:rPr>
            <w:rFonts w:ascii="Times New Roman" w:hAnsi="Times New Roman"/>
            <w:b/>
            <w:bCs/>
          </w:rPr>
          <w:t>2026/1106-ESE/ACFC-CROSSOVERS</w:t>
        </w:r>
        <w:r w:rsidR="00537462">
          <w:rPr>
            <w:rFonts w:ascii="Times New Roman" w:hAnsi="Times New Roman"/>
            <w:b/>
            <w:bCs/>
          </w:rPr>
          <w:t>,</w:t>
        </w:r>
        <w:r w:rsidR="00537462" w:rsidRPr="001A2642" w:rsidDel="00537462">
          <w:rPr>
            <w:rFonts w:ascii="Times New Roman" w:hAnsi="Times New Roman"/>
            <w:color w:val="45B0E1" w:themeColor="accent1" w:themeTint="99"/>
            <w:sz w:val="24"/>
            <w:szCs w:val="24"/>
            <w:u w:color="8FAADC"/>
            <w:lang w:val="x-none" w:eastAsia="x-none"/>
          </w:rPr>
          <w:t xml:space="preserve"> </w:t>
        </w:r>
      </w:ins>
      <w:del w:id="3431" w:author="Nguyet Nguyen (Senior Legal Executive)" w:date="2026-05-05T10:12:00Z">
        <w:r w:rsidRPr="001A2642" w:rsidDel="00537462">
          <w:rPr>
            <w:rFonts w:ascii="Times New Roman" w:hAnsi="Times New Roman"/>
            <w:color w:val="45B0E1" w:themeColor="accent1" w:themeTint="99"/>
            <w:sz w:val="24"/>
            <w:szCs w:val="24"/>
            <w:u w:color="8FAADC"/>
            <w:lang w:val="x-none" w:eastAsia="x-none"/>
          </w:rPr>
          <w:delText>[__]</w:delText>
        </w:r>
        <w:r w:rsidRPr="001A2642" w:rsidDel="00537462">
          <w:rPr>
            <w:rFonts w:ascii="Times New Roman" w:hAnsi="Times New Roman"/>
            <w:color w:val="000099"/>
            <w:sz w:val="24"/>
            <w:szCs w:val="24"/>
            <w:lang w:val="x-none" w:eastAsia="x-none"/>
          </w:rPr>
          <w:delText xml:space="preserve"> </w:delText>
        </w:r>
        <w:r w:rsidRPr="001A2642" w:rsidDel="00537462">
          <w:rPr>
            <w:rFonts w:ascii="Times New Roman" w:hAnsi="Times New Roman"/>
            <w:sz w:val="24"/>
            <w:szCs w:val="24"/>
            <w:lang w:val="x-none" w:eastAsia="x-none"/>
          </w:rPr>
          <w:delText xml:space="preserve">ký ngày </w:delText>
        </w:r>
        <w:r w:rsidRPr="001A2642" w:rsidDel="00537462">
          <w:rPr>
            <w:rFonts w:ascii="Times New Roman" w:hAnsi="Times New Roman"/>
            <w:color w:val="45B0E1" w:themeColor="accent1" w:themeTint="99"/>
            <w:sz w:val="24"/>
            <w:szCs w:val="24"/>
            <w:u w:color="8FAADC"/>
            <w:lang w:val="x-none" w:eastAsia="x-none"/>
          </w:rPr>
          <w:delText>[__]</w:delText>
        </w:r>
        <w:r w:rsidRPr="001A2642" w:rsidDel="00537462">
          <w:rPr>
            <w:rFonts w:ascii="Times New Roman" w:hAnsi="Times New Roman"/>
            <w:color w:val="000099"/>
            <w:sz w:val="24"/>
            <w:szCs w:val="24"/>
            <w:lang w:val="x-none" w:eastAsia="x-none"/>
          </w:rPr>
          <w:delText xml:space="preserve">, </w:delText>
        </w:r>
      </w:del>
      <w:r w:rsidRPr="001A2642">
        <w:rPr>
          <w:rFonts w:ascii="Times New Roman" w:hAnsi="Times New Roman"/>
          <w:sz w:val="24"/>
          <w:szCs w:val="24"/>
          <w:lang w:val="x-none" w:eastAsia="x-none"/>
        </w:rPr>
        <w:t xml:space="preserve">với nội dung cụ thể </w:t>
      </w:r>
      <w:r w:rsidRPr="001A2642">
        <w:rPr>
          <w:rFonts w:ascii="Times New Roman" w:eastAsia="Times New Roman" w:hAnsi="Times New Roman"/>
          <w:sz w:val="24"/>
          <w:szCs w:val="24"/>
          <w:lang w:val="vi-VN"/>
        </w:rPr>
        <w:t xml:space="preserve">như sau: </w:t>
      </w:r>
    </w:p>
    <w:p w14:paraId="41C726BD" w14:textId="5F6D1820" w:rsidR="00F17168" w:rsidRPr="001A2642" w:rsidRDefault="00F17168" w:rsidP="00537462">
      <w:pPr>
        <w:spacing w:after="0" w:line="276" w:lineRule="auto"/>
        <w:jc w:val="center"/>
        <w:rPr>
          <w:rFonts w:ascii="Times New Roman" w:hAnsi="Times New Roman"/>
          <w:sz w:val="24"/>
          <w:szCs w:val="24"/>
          <w:lang w:val="vi-VN"/>
        </w:rPr>
        <w:pPrChange w:id="3432" w:author="Nguyet Nguyen (Senior Legal Executive)" w:date="2026-05-05T10:13:00Z">
          <w:pPr>
            <w:spacing w:after="0" w:line="276" w:lineRule="auto"/>
          </w:pPr>
        </w:pPrChange>
      </w:pPr>
      <w:r w:rsidRPr="001A2642">
        <w:rPr>
          <w:rFonts w:ascii="Times New Roman" w:eastAsia="Times New Roman" w:hAnsi="Times New Roman"/>
          <w:sz w:val="24"/>
          <w:szCs w:val="24"/>
          <w:lang w:val="vi-VN"/>
        </w:rPr>
        <w:t xml:space="preserve">Có áp dụng </w:t>
      </w:r>
      <w:sdt>
        <w:sdtPr>
          <w:rPr>
            <w:rFonts w:ascii="Times New Roman" w:hAnsi="Times New Roman"/>
            <w:sz w:val="24"/>
            <w:szCs w:val="24"/>
            <w:lang w:val="vi-VN"/>
          </w:rPr>
          <w:id w:val="-1103486648"/>
          <w14:checkbox>
            <w14:checked w14:val="0"/>
            <w14:checkedState w14:val="2612" w14:font="MS Gothic"/>
            <w14:uncheckedState w14:val="2610" w14:font="MS Gothic"/>
          </w14:checkbox>
        </w:sdtPr>
        <w:sdtContent>
          <w:r w:rsidR="00C17FE2" w:rsidRPr="001A2642">
            <w:rPr>
              <w:rFonts w:ascii="Segoe UI Symbol" w:eastAsia="MS Gothic" w:hAnsi="Segoe UI Symbol" w:cs="Segoe UI Symbol"/>
              <w:sz w:val="24"/>
              <w:szCs w:val="24"/>
              <w:lang w:val="vi-VN"/>
            </w:rPr>
            <w:t>☐</w:t>
          </w:r>
        </w:sdtContent>
      </w:sdt>
      <w:r w:rsidRPr="001A2642">
        <w:rPr>
          <w:rFonts w:ascii="Times New Roman" w:eastAsia="Times New Roman" w:hAnsi="Times New Roman"/>
          <w:sz w:val="24"/>
          <w:szCs w:val="24"/>
          <w:lang w:val="vi-VN"/>
        </w:rPr>
        <w:tab/>
      </w:r>
      <w:r w:rsidRPr="001A2642">
        <w:rPr>
          <w:rFonts w:ascii="Times New Roman" w:eastAsia="Times New Roman" w:hAnsi="Times New Roman"/>
          <w:sz w:val="24"/>
          <w:szCs w:val="24"/>
          <w:lang w:val="vi-VN"/>
        </w:rPr>
        <w:tab/>
      </w:r>
      <w:r w:rsidRPr="001A2642">
        <w:rPr>
          <w:rFonts w:ascii="Times New Roman" w:eastAsia="Times New Roman" w:hAnsi="Times New Roman"/>
          <w:sz w:val="24"/>
          <w:szCs w:val="24"/>
          <w:lang w:val="vi-VN"/>
        </w:rPr>
        <w:tab/>
      </w:r>
      <w:r w:rsidRPr="001A2642">
        <w:rPr>
          <w:rFonts w:ascii="Times New Roman" w:eastAsia="Times New Roman" w:hAnsi="Times New Roman"/>
          <w:sz w:val="24"/>
          <w:szCs w:val="24"/>
          <w:lang w:val="vi-VN"/>
        </w:rPr>
        <w:tab/>
      </w:r>
      <w:r w:rsidRPr="001A2642">
        <w:rPr>
          <w:rFonts w:ascii="Times New Roman" w:eastAsia="Times New Roman" w:hAnsi="Times New Roman"/>
          <w:sz w:val="24"/>
          <w:szCs w:val="24"/>
          <w:lang w:val="vi-VN"/>
        </w:rPr>
        <w:tab/>
      </w:r>
      <w:r w:rsidRPr="001A2642">
        <w:rPr>
          <w:rFonts w:ascii="Times New Roman" w:eastAsia="Times New Roman" w:hAnsi="Times New Roman"/>
          <w:sz w:val="24"/>
          <w:szCs w:val="24"/>
          <w:lang w:val="vi-VN"/>
        </w:rPr>
        <w:tab/>
        <w:t>Không áp dụng</w:t>
      </w:r>
      <w:r w:rsidRPr="001A2642">
        <w:rPr>
          <w:rFonts w:ascii="Times New Roman" w:hAnsi="Times New Roman"/>
          <w:sz w:val="24"/>
          <w:szCs w:val="24"/>
          <w:lang w:val="vi-VN"/>
        </w:rPr>
        <w:t xml:space="preserve"> </w:t>
      </w:r>
      <w:sdt>
        <w:sdtPr>
          <w:rPr>
            <w:rFonts w:ascii="Times New Roman" w:hAnsi="Times New Roman"/>
            <w:sz w:val="24"/>
            <w:szCs w:val="24"/>
            <w:lang w:val="vi-VN"/>
          </w:rPr>
          <w:id w:val="416673212"/>
          <w14:checkbox>
            <w14:checked w14:val="1"/>
            <w14:checkedState w14:val="2612" w14:font="MS Gothic"/>
            <w14:uncheckedState w14:val="2610" w14:font="MS Gothic"/>
          </w14:checkbox>
        </w:sdtPr>
        <w:sdtContent>
          <w:ins w:id="3433" w:author="Nguyen Quynh Thuy Tien (Senior Social &amp; Digital Marketing Executive)" w:date="2026-04-23T11:12:00Z">
            <w:r w:rsidR="00C17FE2" w:rsidRPr="001A2642">
              <w:rPr>
                <w:rFonts w:ascii="Segoe UI Symbol" w:eastAsia="MS Gothic" w:hAnsi="Segoe UI Symbol" w:cs="Segoe UI Symbol"/>
                <w:sz w:val="24"/>
                <w:szCs w:val="24"/>
                <w:lang w:val="vi-VN"/>
              </w:rPr>
              <w:t>☒</w:t>
            </w:r>
          </w:ins>
          <w:del w:id="3434" w:author="Nguyen Quynh Thuy Tien (Senior Social &amp; Digital Marketing Executive)" w:date="2026-04-23T11:12:00Z">
            <w:r w:rsidRPr="001A2642" w:rsidDel="00C17FE2">
              <w:rPr>
                <w:rFonts w:ascii="Segoe UI Symbol" w:eastAsia="MS Gothic" w:hAnsi="Segoe UI Symbol" w:cs="Segoe UI Symbol"/>
                <w:sz w:val="24"/>
                <w:szCs w:val="24"/>
                <w:lang w:val="vi-VN"/>
              </w:rPr>
              <w:delText>☐</w:delText>
            </w:r>
          </w:del>
        </w:sdtContent>
      </w:sdt>
      <w:del w:id="3435" w:author="Nguyet Nguyen (Senior Legal Executive)" w:date="2026-05-05T10:13:00Z">
        <w:r w:rsidRPr="001A2642" w:rsidDel="00537462">
          <w:rPr>
            <w:rStyle w:val="FootnoteReference"/>
            <w:rFonts w:ascii="Times New Roman" w:hAnsi="Times New Roman"/>
            <w:sz w:val="24"/>
            <w:szCs w:val="24"/>
          </w:rPr>
          <w:footnoteReference w:id="11"/>
        </w:r>
      </w:del>
    </w:p>
    <w:p w14:paraId="102605BE" w14:textId="294F0638" w:rsidR="00F17168" w:rsidRPr="001A2642" w:rsidDel="00537462" w:rsidRDefault="00F17168" w:rsidP="00F17168">
      <w:pPr>
        <w:spacing w:before="240" w:after="0" w:line="276" w:lineRule="auto"/>
        <w:rPr>
          <w:del w:id="3438" w:author="Nguyet Nguyen (Senior Legal Executive)" w:date="2026-05-05T10:13:00Z"/>
          <w:rFonts w:ascii="Times New Roman" w:hAnsi="Times New Roman"/>
          <w:b/>
          <w:bCs/>
          <w:i/>
          <w:iCs/>
          <w:sz w:val="24"/>
          <w:szCs w:val="24"/>
          <w:lang w:val="vi-VN"/>
        </w:rPr>
      </w:pPr>
      <w:del w:id="3439" w:author="Nguyet Nguyen (Senior Legal Executive)" w:date="2026-05-05T10:13:00Z">
        <w:r w:rsidRPr="001A2642" w:rsidDel="00537462">
          <w:rPr>
            <w:rFonts w:ascii="Times New Roman" w:hAnsi="Times New Roman"/>
            <w:b/>
            <w:bCs/>
            <w:i/>
            <w:iCs/>
            <w:sz w:val="24"/>
            <w:szCs w:val="24"/>
            <w:lang w:val="vi-VN"/>
          </w:rPr>
          <w:delText>ĐIỀU 1. NỘI DUNG THỎA THUẬN</w:delText>
        </w:r>
        <w:r w:rsidRPr="001A2642" w:rsidDel="00537462">
          <w:rPr>
            <w:rStyle w:val="FootnoteReference"/>
            <w:rFonts w:ascii="Times New Roman" w:hAnsi="Times New Roman"/>
            <w:b/>
            <w:bCs/>
            <w:i/>
            <w:iCs/>
            <w:sz w:val="24"/>
            <w:szCs w:val="24"/>
          </w:rPr>
          <w:footnoteReference w:id="12"/>
        </w:r>
      </w:del>
    </w:p>
    <w:p w14:paraId="1DB6FEC6" w14:textId="3C4DE72B" w:rsidR="00F17168" w:rsidRPr="001A2642" w:rsidDel="00537462" w:rsidRDefault="00F17168" w:rsidP="00F17168">
      <w:pPr>
        <w:spacing w:after="0" w:line="276" w:lineRule="auto"/>
        <w:rPr>
          <w:del w:id="3442" w:author="Nguyet Nguyen (Senior Legal Executive)" w:date="2026-05-05T10:13:00Z"/>
          <w:rFonts w:ascii="Times New Roman" w:eastAsia="Times New Roman" w:hAnsi="Times New Roman"/>
          <w:i/>
          <w:iCs/>
          <w:sz w:val="24"/>
          <w:szCs w:val="24"/>
          <w:lang w:val="vi-VN"/>
        </w:rPr>
      </w:pPr>
      <w:del w:id="3443" w:author="Nguyet Nguyen (Senior Legal Executive)" w:date="2026-05-05T10:13:00Z">
        <w:r w:rsidRPr="001A2642" w:rsidDel="00537462">
          <w:rPr>
            <w:rFonts w:ascii="Times New Roman" w:eastAsia="Times New Roman" w:hAnsi="Times New Roman"/>
            <w:i/>
            <w:iCs/>
            <w:sz w:val="24"/>
            <w:szCs w:val="24"/>
            <w:lang w:val="vi-VN"/>
          </w:rPr>
          <w:delText xml:space="preserve">Các Bên thống nhất điều chỉnh một số nội dung tại phần </w:delText>
        </w:r>
        <w:r w:rsidRPr="001A2642" w:rsidDel="00537462">
          <w:rPr>
            <w:rFonts w:ascii="Times New Roman" w:eastAsia="Times New Roman" w:hAnsi="Times New Roman"/>
            <w:b/>
            <w:bCs/>
            <w:i/>
            <w:iCs/>
            <w:sz w:val="24"/>
            <w:szCs w:val="24"/>
            <w:lang w:val="vi-VN"/>
          </w:rPr>
          <w:delText xml:space="preserve">A – Điều </w:delText>
        </w:r>
        <w:r w:rsidR="00337EDC" w:rsidRPr="001A2642" w:rsidDel="00537462">
          <w:rPr>
            <w:rFonts w:ascii="Times New Roman" w:eastAsia="Times New Roman" w:hAnsi="Times New Roman"/>
            <w:b/>
            <w:bCs/>
            <w:i/>
            <w:iCs/>
            <w:sz w:val="24"/>
            <w:szCs w:val="24"/>
            <w:lang w:val="vi-VN"/>
            <w:rPrChange w:id="3444" w:author="Nguyen Quynh Thuy Tien (Senior Social &amp; Digital Marketing Executive)" w:date="2026-04-24T11:21:00Z">
              <w:rPr>
                <w:rFonts w:ascii="Times New Roman" w:eastAsia="Times New Roman" w:hAnsi="Times New Roman"/>
                <w:b/>
                <w:bCs/>
                <w:i/>
                <w:iCs/>
                <w:sz w:val="24"/>
                <w:szCs w:val="24"/>
              </w:rPr>
            </w:rPrChange>
          </w:rPr>
          <w:delText>K</w:delText>
        </w:r>
        <w:r w:rsidR="003D1C43" w:rsidRPr="001A2642" w:rsidDel="00537462">
          <w:rPr>
            <w:rFonts w:ascii="Times New Roman" w:eastAsia="Times New Roman" w:hAnsi="Times New Roman"/>
            <w:b/>
            <w:bCs/>
            <w:i/>
            <w:iCs/>
            <w:sz w:val="24"/>
            <w:szCs w:val="24"/>
            <w:lang w:val="vi-VN"/>
          </w:rPr>
          <w:delText xml:space="preserve">hoản </w:delText>
        </w:r>
        <w:r w:rsidR="00337EDC" w:rsidRPr="001A2642" w:rsidDel="00537462">
          <w:rPr>
            <w:rFonts w:ascii="Times New Roman" w:eastAsia="Times New Roman" w:hAnsi="Times New Roman"/>
            <w:b/>
            <w:bCs/>
            <w:i/>
            <w:iCs/>
            <w:sz w:val="24"/>
            <w:szCs w:val="24"/>
            <w:lang w:val="vi-VN"/>
            <w:rPrChange w:id="3445" w:author="Nguyen Quynh Thuy Tien (Senior Social &amp; Digital Marketing Executive)" w:date="2026-04-24T11:21:00Z">
              <w:rPr>
                <w:rFonts w:ascii="Times New Roman" w:eastAsia="Times New Roman" w:hAnsi="Times New Roman"/>
                <w:b/>
                <w:bCs/>
                <w:i/>
                <w:iCs/>
                <w:sz w:val="24"/>
                <w:szCs w:val="24"/>
              </w:rPr>
            </w:rPrChange>
          </w:rPr>
          <w:delText>P</w:delText>
        </w:r>
        <w:r w:rsidR="003D1C43" w:rsidRPr="001A2642" w:rsidDel="00537462">
          <w:rPr>
            <w:rFonts w:ascii="Times New Roman" w:eastAsia="Times New Roman" w:hAnsi="Times New Roman"/>
            <w:b/>
            <w:bCs/>
            <w:i/>
            <w:iCs/>
            <w:sz w:val="24"/>
            <w:szCs w:val="24"/>
            <w:lang w:val="vi-VN"/>
          </w:rPr>
          <w:delText xml:space="preserve">háp </w:delText>
        </w:r>
        <w:r w:rsidR="00337EDC" w:rsidRPr="001A2642" w:rsidDel="00537462">
          <w:rPr>
            <w:rFonts w:ascii="Times New Roman" w:eastAsia="Times New Roman" w:hAnsi="Times New Roman"/>
            <w:b/>
            <w:bCs/>
            <w:i/>
            <w:iCs/>
            <w:sz w:val="24"/>
            <w:szCs w:val="24"/>
            <w:lang w:val="vi-VN"/>
            <w:rPrChange w:id="3446" w:author="Nguyen Quynh Thuy Tien (Senior Social &amp; Digital Marketing Executive)" w:date="2026-04-24T11:21:00Z">
              <w:rPr>
                <w:rFonts w:ascii="Times New Roman" w:eastAsia="Times New Roman" w:hAnsi="Times New Roman"/>
                <w:b/>
                <w:bCs/>
                <w:i/>
                <w:iCs/>
                <w:sz w:val="24"/>
                <w:szCs w:val="24"/>
              </w:rPr>
            </w:rPrChange>
          </w:rPr>
          <w:delText>L</w:delText>
        </w:r>
        <w:r w:rsidR="003D1C43" w:rsidRPr="001A2642" w:rsidDel="00537462">
          <w:rPr>
            <w:rFonts w:ascii="Times New Roman" w:eastAsia="Times New Roman" w:hAnsi="Times New Roman"/>
            <w:b/>
            <w:bCs/>
            <w:i/>
            <w:iCs/>
            <w:sz w:val="24"/>
            <w:szCs w:val="24"/>
            <w:lang w:val="vi-VN"/>
          </w:rPr>
          <w:delText>ý</w:delText>
        </w:r>
        <w:r w:rsidRPr="001A2642" w:rsidDel="00537462">
          <w:rPr>
            <w:rFonts w:ascii="Times New Roman" w:eastAsia="Times New Roman" w:hAnsi="Times New Roman"/>
            <w:i/>
            <w:iCs/>
            <w:sz w:val="24"/>
            <w:szCs w:val="24"/>
            <w:lang w:val="vi-VN"/>
          </w:rPr>
          <w:delText xml:space="preserve">, cụ thể như sau: </w:delText>
        </w:r>
      </w:del>
    </w:p>
    <w:tbl>
      <w:tblPr>
        <w:tblStyle w:val="TableGrid"/>
        <w:tblW w:w="9350" w:type="dxa"/>
        <w:tblLayout w:type="fixed"/>
        <w:tblLook w:val="04A0" w:firstRow="1" w:lastRow="0" w:firstColumn="1" w:lastColumn="0" w:noHBand="0" w:noVBand="1"/>
      </w:tblPr>
      <w:tblGrid>
        <w:gridCol w:w="715"/>
        <w:gridCol w:w="2700"/>
        <w:gridCol w:w="3057"/>
        <w:gridCol w:w="2878"/>
      </w:tblGrid>
      <w:tr w:rsidR="00F17168" w:rsidRPr="001A2642" w:rsidDel="00537462" w14:paraId="5DB915EA" w14:textId="13A59B64" w:rsidTr="003837AF">
        <w:trPr>
          <w:del w:id="3447" w:author="Nguyet Nguyen (Senior Legal Executive)" w:date="2026-05-05T10:13:00Z"/>
        </w:trPr>
        <w:tc>
          <w:tcPr>
            <w:tcW w:w="715" w:type="dxa"/>
            <w:shd w:val="clear" w:color="auto" w:fill="FAE2D5" w:themeFill="accent2" w:themeFillTint="33"/>
          </w:tcPr>
          <w:p w14:paraId="1058C6FA" w14:textId="13AA2F7F" w:rsidR="00F17168" w:rsidRPr="001A2642" w:rsidDel="00537462" w:rsidRDefault="00F17168" w:rsidP="00F17168">
            <w:pPr>
              <w:spacing w:after="0" w:line="276" w:lineRule="auto"/>
              <w:jc w:val="center"/>
              <w:rPr>
                <w:del w:id="3448" w:author="Nguyet Nguyen (Senior Legal Executive)" w:date="2026-05-05T10:13:00Z"/>
                <w:rFonts w:ascii="Times New Roman" w:hAnsi="Times New Roman"/>
                <w:b/>
                <w:bCs/>
                <w:i/>
                <w:iCs/>
                <w:sz w:val="24"/>
                <w:szCs w:val="24"/>
                <w:lang w:val="es-ES"/>
              </w:rPr>
            </w:pPr>
            <w:del w:id="3449" w:author="Nguyet Nguyen (Senior Legal Executive)" w:date="2026-05-05T10:13:00Z">
              <w:r w:rsidRPr="001A2642" w:rsidDel="00537462">
                <w:rPr>
                  <w:rFonts w:ascii="Times New Roman" w:hAnsi="Times New Roman"/>
                  <w:b/>
                  <w:bCs/>
                  <w:i/>
                  <w:iCs/>
                  <w:sz w:val="24"/>
                  <w:szCs w:val="24"/>
                  <w:lang w:val="es-ES"/>
                </w:rPr>
                <w:delText>STT</w:delText>
              </w:r>
            </w:del>
          </w:p>
        </w:tc>
        <w:tc>
          <w:tcPr>
            <w:tcW w:w="2700" w:type="dxa"/>
            <w:shd w:val="clear" w:color="auto" w:fill="FAE2D5" w:themeFill="accent2" w:themeFillTint="33"/>
          </w:tcPr>
          <w:p w14:paraId="38D61E84" w14:textId="426F3252" w:rsidR="00F17168" w:rsidRPr="001A2642" w:rsidDel="00537462" w:rsidRDefault="00F17168" w:rsidP="00F17168">
            <w:pPr>
              <w:spacing w:after="0" w:line="276" w:lineRule="auto"/>
              <w:jc w:val="center"/>
              <w:rPr>
                <w:del w:id="3450" w:author="Nguyet Nguyen (Senior Legal Executive)" w:date="2026-05-05T10:13:00Z"/>
                <w:rFonts w:ascii="Times New Roman" w:hAnsi="Times New Roman"/>
                <w:b/>
                <w:bCs/>
                <w:i/>
                <w:iCs/>
                <w:sz w:val="24"/>
                <w:szCs w:val="24"/>
                <w:lang w:val="es-ES"/>
              </w:rPr>
            </w:pPr>
            <w:del w:id="3451" w:author="Nguyet Nguyen (Senior Legal Executive)" w:date="2026-05-05T10:13:00Z">
              <w:r w:rsidRPr="001A2642" w:rsidDel="00537462">
                <w:rPr>
                  <w:rFonts w:ascii="Times New Roman" w:hAnsi="Times New Roman"/>
                  <w:b/>
                  <w:bCs/>
                  <w:i/>
                  <w:iCs/>
                  <w:sz w:val="24"/>
                  <w:szCs w:val="24"/>
                  <w:lang w:val="es-ES"/>
                </w:rPr>
                <w:delText>Điều khoản</w:delText>
              </w:r>
            </w:del>
          </w:p>
        </w:tc>
        <w:tc>
          <w:tcPr>
            <w:tcW w:w="3057" w:type="dxa"/>
            <w:shd w:val="clear" w:color="auto" w:fill="FAE2D5" w:themeFill="accent2" w:themeFillTint="33"/>
          </w:tcPr>
          <w:p w14:paraId="095D828D" w14:textId="7A276972" w:rsidR="00F17168" w:rsidRPr="001A2642" w:rsidDel="00537462" w:rsidRDefault="00F17168" w:rsidP="00F17168">
            <w:pPr>
              <w:spacing w:after="0" w:line="276" w:lineRule="auto"/>
              <w:jc w:val="center"/>
              <w:rPr>
                <w:del w:id="3452" w:author="Nguyet Nguyen (Senior Legal Executive)" w:date="2026-05-05T10:13:00Z"/>
                <w:rFonts w:ascii="Times New Roman" w:hAnsi="Times New Roman"/>
                <w:b/>
                <w:bCs/>
                <w:i/>
                <w:iCs/>
                <w:sz w:val="24"/>
                <w:szCs w:val="24"/>
                <w:lang w:val="es-ES"/>
              </w:rPr>
            </w:pPr>
            <w:del w:id="3453" w:author="Nguyet Nguyen (Senior Legal Executive)" w:date="2026-05-05T10:13:00Z">
              <w:r w:rsidRPr="001A2642" w:rsidDel="00537462">
                <w:rPr>
                  <w:rFonts w:ascii="Times New Roman" w:hAnsi="Times New Roman"/>
                  <w:b/>
                  <w:bCs/>
                  <w:i/>
                  <w:iCs/>
                  <w:sz w:val="24"/>
                  <w:szCs w:val="24"/>
                </w:rPr>
                <w:delText>Nội dung gốc</w:delText>
              </w:r>
            </w:del>
          </w:p>
        </w:tc>
        <w:tc>
          <w:tcPr>
            <w:tcW w:w="2878" w:type="dxa"/>
            <w:shd w:val="clear" w:color="auto" w:fill="FAE2D5" w:themeFill="accent2" w:themeFillTint="33"/>
          </w:tcPr>
          <w:p w14:paraId="63661178" w14:textId="5B7E3434" w:rsidR="00F17168" w:rsidRPr="001A2642" w:rsidDel="00537462" w:rsidRDefault="00F17168" w:rsidP="00F17168">
            <w:pPr>
              <w:spacing w:after="0" w:line="276" w:lineRule="auto"/>
              <w:jc w:val="center"/>
              <w:rPr>
                <w:del w:id="3454" w:author="Nguyet Nguyen (Senior Legal Executive)" w:date="2026-05-05T10:13:00Z"/>
                <w:rFonts w:ascii="Times New Roman" w:hAnsi="Times New Roman"/>
                <w:b/>
                <w:bCs/>
                <w:i/>
                <w:iCs/>
                <w:sz w:val="24"/>
                <w:szCs w:val="24"/>
                <w:lang w:val="es-ES"/>
              </w:rPr>
            </w:pPr>
            <w:del w:id="3455" w:author="Nguyet Nguyen (Senior Legal Executive)" w:date="2026-05-05T10:13:00Z">
              <w:r w:rsidRPr="001A2642" w:rsidDel="00537462">
                <w:rPr>
                  <w:rFonts w:ascii="Times New Roman" w:hAnsi="Times New Roman"/>
                  <w:b/>
                  <w:bCs/>
                  <w:i/>
                  <w:iCs/>
                  <w:sz w:val="24"/>
                  <w:szCs w:val="24"/>
                </w:rPr>
                <w:delText>Nội dung điều chỉnh</w:delText>
              </w:r>
            </w:del>
          </w:p>
        </w:tc>
      </w:tr>
      <w:tr w:rsidR="00F17168" w:rsidRPr="001A2642" w:rsidDel="00537462" w14:paraId="5DBAAD71" w14:textId="5BC0D624" w:rsidTr="003837AF">
        <w:trPr>
          <w:del w:id="3456" w:author="Nguyet Nguyen (Senior Legal Executive)" w:date="2026-05-05T10:13:00Z"/>
        </w:trPr>
        <w:tc>
          <w:tcPr>
            <w:tcW w:w="715" w:type="dxa"/>
          </w:tcPr>
          <w:p w14:paraId="208A8C60" w14:textId="65C0F579" w:rsidR="00F17168" w:rsidRPr="001A2642" w:rsidDel="00537462" w:rsidRDefault="00F17168" w:rsidP="00F17168">
            <w:pPr>
              <w:spacing w:after="0" w:line="276" w:lineRule="auto"/>
              <w:rPr>
                <w:del w:id="3457" w:author="Nguyet Nguyen (Senior Legal Executive)" w:date="2026-05-05T10:13:00Z"/>
                <w:rFonts w:ascii="Times New Roman" w:hAnsi="Times New Roman"/>
                <w:b/>
                <w:bCs/>
                <w:i/>
                <w:iCs/>
                <w:sz w:val="24"/>
                <w:szCs w:val="24"/>
                <w:lang w:val="es-ES"/>
              </w:rPr>
            </w:pPr>
            <w:del w:id="3458" w:author="Nguyet Nguyen (Senior Legal Executive)" w:date="2026-05-05T10:13:00Z">
              <w:r w:rsidRPr="001A2642" w:rsidDel="00537462">
                <w:rPr>
                  <w:rFonts w:ascii="Times New Roman" w:hAnsi="Times New Roman"/>
                  <w:i/>
                  <w:iCs/>
                  <w:sz w:val="24"/>
                  <w:szCs w:val="24"/>
                </w:rPr>
                <w:delText>1</w:delText>
              </w:r>
            </w:del>
          </w:p>
        </w:tc>
        <w:tc>
          <w:tcPr>
            <w:tcW w:w="2700" w:type="dxa"/>
          </w:tcPr>
          <w:p w14:paraId="7E37F498" w14:textId="33CDA73F" w:rsidR="00F17168" w:rsidRPr="001A2642" w:rsidDel="00537462" w:rsidRDefault="00F17168" w:rsidP="00F17168">
            <w:pPr>
              <w:spacing w:after="0" w:line="276" w:lineRule="auto"/>
              <w:rPr>
                <w:del w:id="3459" w:author="Nguyet Nguyen (Senior Legal Executive)" w:date="2026-05-05T10:13:00Z"/>
                <w:rFonts w:ascii="Times New Roman" w:hAnsi="Times New Roman"/>
                <w:b/>
                <w:bCs/>
                <w:i/>
                <w:iCs/>
                <w:color w:val="0E2841" w:themeColor="text2"/>
                <w:sz w:val="24"/>
                <w:szCs w:val="24"/>
                <w:lang w:val="es-ES"/>
              </w:rPr>
            </w:pPr>
            <w:del w:id="3460"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c>
          <w:tcPr>
            <w:tcW w:w="3057" w:type="dxa"/>
          </w:tcPr>
          <w:p w14:paraId="43AF747D" w14:textId="5A6B38F7" w:rsidR="00F17168" w:rsidRPr="001A2642" w:rsidDel="00537462" w:rsidRDefault="00F17168" w:rsidP="00F17168">
            <w:pPr>
              <w:spacing w:after="0" w:line="276" w:lineRule="auto"/>
              <w:rPr>
                <w:del w:id="3461" w:author="Nguyet Nguyen (Senior Legal Executive)" w:date="2026-05-05T10:13:00Z"/>
                <w:rFonts w:ascii="Times New Roman" w:hAnsi="Times New Roman"/>
                <w:b/>
                <w:bCs/>
                <w:i/>
                <w:iCs/>
                <w:color w:val="0E2841" w:themeColor="text2"/>
                <w:sz w:val="24"/>
                <w:szCs w:val="24"/>
                <w:lang w:val="es-ES"/>
              </w:rPr>
            </w:pPr>
            <w:del w:id="3462"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c>
          <w:tcPr>
            <w:tcW w:w="2878" w:type="dxa"/>
          </w:tcPr>
          <w:p w14:paraId="3D14B042" w14:textId="54E7CD6E" w:rsidR="00F17168" w:rsidRPr="001A2642" w:rsidDel="00537462" w:rsidRDefault="00F17168" w:rsidP="00F17168">
            <w:pPr>
              <w:spacing w:after="0" w:line="276" w:lineRule="auto"/>
              <w:rPr>
                <w:del w:id="3463" w:author="Nguyet Nguyen (Senior Legal Executive)" w:date="2026-05-05T10:13:00Z"/>
                <w:rFonts w:ascii="Times New Roman" w:hAnsi="Times New Roman"/>
                <w:b/>
                <w:bCs/>
                <w:i/>
                <w:iCs/>
                <w:color w:val="0E2841" w:themeColor="text2"/>
                <w:sz w:val="24"/>
                <w:szCs w:val="24"/>
                <w:lang w:val="es-ES"/>
              </w:rPr>
            </w:pPr>
            <w:del w:id="3464"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r>
      <w:tr w:rsidR="00F17168" w:rsidRPr="001A2642" w:rsidDel="00537462" w14:paraId="05E30CF7" w14:textId="3A35919F" w:rsidTr="003837AF">
        <w:trPr>
          <w:del w:id="3465" w:author="Nguyet Nguyen (Senior Legal Executive)" w:date="2026-05-05T10:13:00Z"/>
        </w:trPr>
        <w:tc>
          <w:tcPr>
            <w:tcW w:w="715" w:type="dxa"/>
          </w:tcPr>
          <w:p w14:paraId="5D9C9D3E" w14:textId="0FE41379" w:rsidR="00F17168" w:rsidRPr="001A2642" w:rsidDel="00537462" w:rsidRDefault="00F17168" w:rsidP="00F17168">
            <w:pPr>
              <w:spacing w:after="0" w:line="276" w:lineRule="auto"/>
              <w:rPr>
                <w:del w:id="3466" w:author="Nguyet Nguyen (Senior Legal Executive)" w:date="2026-05-05T10:13:00Z"/>
                <w:rFonts w:ascii="Times New Roman" w:hAnsi="Times New Roman"/>
                <w:i/>
                <w:iCs/>
                <w:sz w:val="24"/>
                <w:szCs w:val="24"/>
              </w:rPr>
            </w:pPr>
            <w:del w:id="3467" w:author="Nguyet Nguyen (Senior Legal Executive)" w:date="2026-05-05T10:13:00Z">
              <w:r w:rsidRPr="001A2642" w:rsidDel="00537462">
                <w:rPr>
                  <w:rFonts w:ascii="Times New Roman" w:hAnsi="Times New Roman"/>
                  <w:i/>
                  <w:iCs/>
                  <w:sz w:val="24"/>
                  <w:szCs w:val="24"/>
                </w:rPr>
                <w:delText>2</w:delText>
              </w:r>
            </w:del>
          </w:p>
        </w:tc>
        <w:tc>
          <w:tcPr>
            <w:tcW w:w="2700" w:type="dxa"/>
          </w:tcPr>
          <w:p w14:paraId="5C494184" w14:textId="3BCBCE1E" w:rsidR="00F17168" w:rsidRPr="001A2642" w:rsidDel="00537462" w:rsidRDefault="00F17168" w:rsidP="00F17168">
            <w:pPr>
              <w:spacing w:after="0" w:line="276" w:lineRule="auto"/>
              <w:rPr>
                <w:del w:id="3468" w:author="Nguyet Nguyen (Senior Legal Executive)" w:date="2026-05-05T10:13:00Z"/>
                <w:rFonts w:ascii="Times New Roman" w:hAnsi="Times New Roman"/>
                <w:i/>
                <w:iCs/>
                <w:color w:val="45B0E1" w:themeColor="accent1" w:themeTint="99"/>
                <w:sz w:val="24"/>
                <w:szCs w:val="24"/>
                <w:lang w:val="x-none" w:eastAsia="x-none"/>
              </w:rPr>
            </w:pPr>
            <w:del w:id="3469"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c>
          <w:tcPr>
            <w:tcW w:w="3057" w:type="dxa"/>
          </w:tcPr>
          <w:p w14:paraId="016357AC" w14:textId="14AF217A" w:rsidR="00F17168" w:rsidRPr="001A2642" w:rsidDel="00537462" w:rsidRDefault="00F17168" w:rsidP="00F17168">
            <w:pPr>
              <w:spacing w:after="0" w:line="276" w:lineRule="auto"/>
              <w:rPr>
                <w:del w:id="3470" w:author="Nguyet Nguyen (Senior Legal Executive)" w:date="2026-05-05T10:13:00Z"/>
                <w:rFonts w:ascii="Times New Roman" w:hAnsi="Times New Roman"/>
                <w:i/>
                <w:iCs/>
                <w:color w:val="45B0E1" w:themeColor="accent1" w:themeTint="99"/>
                <w:sz w:val="24"/>
                <w:szCs w:val="24"/>
                <w:lang w:val="x-none" w:eastAsia="x-none"/>
              </w:rPr>
            </w:pPr>
            <w:del w:id="3471"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c>
          <w:tcPr>
            <w:tcW w:w="2878" w:type="dxa"/>
          </w:tcPr>
          <w:p w14:paraId="5B27187B" w14:textId="1DA4113A" w:rsidR="00F17168" w:rsidRPr="001A2642" w:rsidDel="00537462" w:rsidRDefault="00F17168" w:rsidP="00F17168">
            <w:pPr>
              <w:spacing w:after="0" w:line="276" w:lineRule="auto"/>
              <w:rPr>
                <w:del w:id="3472" w:author="Nguyet Nguyen (Senior Legal Executive)" w:date="2026-05-05T10:13:00Z"/>
                <w:rFonts w:ascii="Times New Roman" w:hAnsi="Times New Roman"/>
                <w:i/>
                <w:iCs/>
                <w:color w:val="45B0E1" w:themeColor="accent1" w:themeTint="99"/>
                <w:sz w:val="24"/>
                <w:szCs w:val="24"/>
                <w:lang w:val="x-none" w:eastAsia="x-none"/>
              </w:rPr>
            </w:pPr>
            <w:del w:id="3473" w:author="Nguyet Nguyen (Senior Legal Executive)" w:date="2026-05-05T10:13:00Z">
              <w:r w:rsidRPr="001A2642" w:rsidDel="00537462">
                <w:rPr>
                  <w:rFonts w:ascii="Times New Roman" w:hAnsi="Times New Roman"/>
                  <w:i/>
                  <w:iCs/>
                  <w:color w:val="45B0E1" w:themeColor="accent1" w:themeTint="99"/>
                  <w:sz w:val="24"/>
                  <w:szCs w:val="24"/>
                  <w:lang w:val="x-none" w:eastAsia="x-none"/>
                </w:rPr>
                <w:delText>[__]</w:delText>
              </w:r>
            </w:del>
          </w:p>
        </w:tc>
      </w:tr>
    </w:tbl>
    <w:p w14:paraId="72751C58" w14:textId="34205967" w:rsidR="00F17168" w:rsidRPr="001A2642" w:rsidDel="00537462" w:rsidRDefault="00F17168" w:rsidP="00F17168">
      <w:pPr>
        <w:spacing w:before="240" w:after="0" w:line="276" w:lineRule="auto"/>
        <w:rPr>
          <w:del w:id="3474" w:author="Nguyet Nguyen (Senior Legal Executive)" w:date="2026-05-05T10:13:00Z"/>
          <w:rFonts w:ascii="Times New Roman" w:eastAsia="Times New Roman" w:hAnsi="Times New Roman"/>
          <w:b/>
          <w:bCs/>
          <w:i/>
          <w:iCs/>
          <w:sz w:val="24"/>
          <w:szCs w:val="24"/>
        </w:rPr>
      </w:pPr>
      <w:del w:id="3475" w:author="Nguyet Nguyen (Senior Legal Executive)" w:date="2026-05-05T10:13:00Z">
        <w:r w:rsidRPr="001A2642" w:rsidDel="00537462">
          <w:rPr>
            <w:rFonts w:ascii="Times New Roman" w:eastAsia="Times New Roman" w:hAnsi="Times New Roman"/>
            <w:b/>
            <w:bCs/>
            <w:i/>
            <w:iCs/>
            <w:sz w:val="24"/>
            <w:szCs w:val="24"/>
          </w:rPr>
          <w:delText>ĐIỀU 2. ĐIỀU KHOẢN CHUNG</w:delText>
        </w:r>
      </w:del>
    </w:p>
    <w:p w14:paraId="11CD5A27" w14:textId="2796F454" w:rsidR="00F17168" w:rsidRPr="001A2642" w:rsidDel="00537462" w:rsidRDefault="00F17168" w:rsidP="00F17168">
      <w:pPr>
        <w:pStyle w:val="ListParagraph"/>
        <w:numPr>
          <w:ilvl w:val="0"/>
          <w:numId w:val="49"/>
        </w:numPr>
        <w:pBdr>
          <w:top w:val="nil"/>
          <w:left w:val="nil"/>
          <w:bottom w:val="nil"/>
          <w:right w:val="nil"/>
          <w:between w:val="nil"/>
        </w:pBdr>
        <w:shd w:val="clear" w:color="auto" w:fill="FFFFFF"/>
        <w:suppressAutoHyphens/>
        <w:spacing w:line="276" w:lineRule="auto"/>
        <w:ind w:hanging="720"/>
        <w:contextualSpacing/>
        <w:jc w:val="both"/>
        <w:textDirection w:val="btLr"/>
        <w:textAlignment w:val="top"/>
        <w:rPr>
          <w:del w:id="3476" w:author="Nguyet Nguyen (Senior Legal Executive)" w:date="2026-05-05T10:13:00Z"/>
          <w:rFonts w:eastAsia="Cambria"/>
          <w:i/>
          <w:iCs/>
          <w:color w:val="000000"/>
        </w:rPr>
      </w:pPr>
      <w:del w:id="3477" w:author="Nguyet Nguyen (Senior Legal Executive)" w:date="2026-05-05T10:13:00Z">
        <w:r w:rsidRPr="001A2642" w:rsidDel="00537462">
          <w:rPr>
            <w:rFonts w:eastAsia="Cambria"/>
            <w:i/>
            <w:iCs/>
            <w:color w:val="000000"/>
          </w:rPr>
          <w:delText xml:space="preserve">Các Bên hiểu và đồng ý toàn bộ nội dung quy định tại </w:delText>
        </w:r>
        <w:r w:rsidR="00337EDC" w:rsidRPr="001A2642" w:rsidDel="00537462">
          <w:rPr>
            <w:b/>
            <w:bCs/>
            <w:i/>
            <w:iCs/>
            <w:noProof/>
            <w:lang w:val="vi-VN"/>
          </w:rPr>
          <w:delText xml:space="preserve">Phụ </w:delText>
        </w:r>
        <w:r w:rsidR="00337EDC" w:rsidRPr="001A2642" w:rsidDel="00537462">
          <w:rPr>
            <w:b/>
            <w:bCs/>
            <w:i/>
            <w:iCs/>
            <w:noProof/>
            <w:lang w:val="en-US"/>
          </w:rPr>
          <w:delText>Lụ</w:delText>
        </w:r>
        <w:r w:rsidR="00337EDC" w:rsidRPr="001A2642" w:rsidDel="00537462">
          <w:rPr>
            <w:b/>
            <w:bCs/>
            <w:i/>
            <w:iCs/>
            <w:noProof/>
            <w:lang w:val="vi-VN"/>
          </w:rPr>
          <w:delText>c 3 – Điều Khoản Đặc Biệt</w:delText>
        </w:r>
        <w:r w:rsidR="00521E64" w:rsidRPr="001A2642" w:rsidDel="00537462">
          <w:rPr>
            <w:rFonts w:eastAsia="Cambria"/>
            <w:i/>
            <w:iCs/>
          </w:rPr>
          <w:delText>.</w:delText>
        </w:r>
      </w:del>
    </w:p>
    <w:p w14:paraId="0E083927" w14:textId="0AB5DB2C" w:rsidR="00F17168" w:rsidRPr="001A2642" w:rsidDel="00537462" w:rsidRDefault="00F17168" w:rsidP="00F17168">
      <w:pPr>
        <w:pStyle w:val="ListParagraph"/>
        <w:numPr>
          <w:ilvl w:val="0"/>
          <w:numId w:val="49"/>
        </w:numPr>
        <w:pBdr>
          <w:top w:val="nil"/>
          <w:left w:val="nil"/>
          <w:bottom w:val="nil"/>
          <w:right w:val="nil"/>
          <w:between w:val="nil"/>
        </w:pBdr>
        <w:shd w:val="clear" w:color="auto" w:fill="FFFFFF"/>
        <w:suppressAutoHyphens/>
        <w:spacing w:line="276" w:lineRule="auto"/>
        <w:ind w:hanging="720"/>
        <w:contextualSpacing/>
        <w:jc w:val="both"/>
        <w:textDirection w:val="btLr"/>
        <w:textAlignment w:val="top"/>
        <w:rPr>
          <w:del w:id="3478" w:author="Nguyet Nguyen (Senior Legal Executive)" w:date="2026-05-05T10:13:00Z"/>
          <w:rFonts w:eastAsia="Cambria"/>
          <w:i/>
          <w:iCs/>
          <w:color w:val="000000"/>
        </w:rPr>
      </w:pPr>
      <w:del w:id="3479" w:author="Nguyet Nguyen (Senior Legal Executive)" w:date="2026-05-05T10:13:00Z">
        <w:r w:rsidRPr="001A2642" w:rsidDel="00537462">
          <w:rPr>
            <w:rFonts w:eastAsia="Cambria"/>
            <w:i/>
            <w:iCs/>
            <w:color w:val="000000"/>
          </w:rPr>
          <w:delText xml:space="preserve">Các nội dung khác không quy định trong </w:delText>
        </w:r>
        <w:r w:rsidR="00751C2C" w:rsidRPr="001A2642" w:rsidDel="00537462">
          <w:rPr>
            <w:b/>
            <w:bCs/>
            <w:i/>
            <w:iCs/>
            <w:noProof/>
            <w:lang w:val="vi-VN"/>
          </w:rPr>
          <w:delText xml:space="preserve">Phụ </w:delText>
        </w:r>
        <w:r w:rsidR="00337EDC" w:rsidRPr="001A2642" w:rsidDel="00537462">
          <w:rPr>
            <w:b/>
            <w:bCs/>
            <w:i/>
            <w:iCs/>
            <w:noProof/>
            <w:lang w:val="en-US"/>
          </w:rPr>
          <w:delText>Lụ</w:delText>
        </w:r>
        <w:r w:rsidR="00337EDC" w:rsidRPr="001A2642" w:rsidDel="00537462">
          <w:rPr>
            <w:b/>
            <w:bCs/>
            <w:i/>
            <w:iCs/>
            <w:noProof/>
            <w:lang w:val="vi-VN"/>
          </w:rPr>
          <w:delText xml:space="preserve">c </w:delText>
        </w:r>
        <w:r w:rsidR="00751C2C" w:rsidRPr="001A2642" w:rsidDel="00537462">
          <w:rPr>
            <w:b/>
            <w:bCs/>
            <w:i/>
            <w:iCs/>
            <w:noProof/>
            <w:lang w:val="vi-VN"/>
          </w:rPr>
          <w:delText xml:space="preserve">3 – </w:delText>
        </w:r>
        <w:r w:rsidR="00BE6399" w:rsidRPr="001A2642" w:rsidDel="00537462">
          <w:rPr>
            <w:b/>
            <w:bCs/>
            <w:i/>
            <w:iCs/>
            <w:noProof/>
            <w:lang w:val="vi-VN"/>
          </w:rPr>
          <w:delText xml:space="preserve">Điều Khoản Đặc Biệt </w:delText>
        </w:r>
        <w:r w:rsidRPr="001A2642" w:rsidDel="00537462">
          <w:rPr>
            <w:rFonts w:eastAsia="Cambria"/>
            <w:i/>
            <w:iCs/>
            <w:color w:val="000000"/>
          </w:rPr>
          <w:delText xml:space="preserve">được giữ nguyên giá trị thi hành. Trong trường hợp có sự mâu thuẫn giữa nội dung ghi nhận tại </w:delText>
        </w:r>
        <w:r w:rsidR="00337EDC" w:rsidRPr="001A2642" w:rsidDel="00537462">
          <w:rPr>
            <w:b/>
            <w:bCs/>
            <w:i/>
            <w:iCs/>
            <w:noProof/>
            <w:lang w:val="vi-VN"/>
          </w:rPr>
          <w:delText xml:space="preserve">Phụ </w:delText>
        </w:r>
        <w:r w:rsidR="00337EDC" w:rsidRPr="001A2642" w:rsidDel="00537462">
          <w:rPr>
            <w:b/>
            <w:bCs/>
            <w:i/>
            <w:iCs/>
            <w:noProof/>
            <w:lang w:val="en-US"/>
          </w:rPr>
          <w:delText>Lụ</w:delText>
        </w:r>
        <w:r w:rsidR="00337EDC" w:rsidRPr="001A2642" w:rsidDel="00537462">
          <w:rPr>
            <w:b/>
            <w:bCs/>
            <w:i/>
            <w:iCs/>
            <w:noProof/>
            <w:lang w:val="vi-VN"/>
          </w:rPr>
          <w:delText xml:space="preserve">c 3 – Điều Khoản Đặc Biệt </w:delText>
        </w:r>
        <w:r w:rsidRPr="001A2642" w:rsidDel="00537462">
          <w:rPr>
            <w:rFonts w:eastAsia="Cambria"/>
            <w:i/>
            <w:iCs/>
            <w:color w:val="000000"/>
          </w:rPr>
          <w:delText xml:space="preserve">và </w:delText>
        </w:r>
        <w:r w:rsidRPr="001A2642" w:rsidDel="00537462">
          <w:rPr>
            <w:i/>
            <w:iCs/>
          </w:rPr>
          <w:delText xml:space="preserve">phần </w:delText>
        </w:r>
        <w:r w:rsidRPr="001A2642" w:rsidDel="00537462">
          <w:rPr>
            <w:b/>
            <w:bCs/>
            <w:i/>
            <w:iCs/>
          </w:rPr>
          <w:delText xml:space="preserve">A – Điều </w:delText>
        </w:r>
        <w:r w:rsidR="00337EDC" w:rsidRPr="001A2642" w:rsidDel="00537462">
          <w:rPr>
            <w:b/>
            <w:bCs/>
            <w:i/>
            <w:iCs/>
          </w:rPr>
          <w:delText>K</w:delText>
        </w:r>
        <w:r w:rsidR="003D1C43" w:rsidRPr="001A2642" w:rsidDel="00537462">
          <w:rPr>
            <w:b/>
            <w:bCs/>
            <w:i/>
            <w:iCs/>
          </w:rPr>
          <w:delText xml:space="preserve">hoản </w:delText>
        </w:r>
        <w:r w:rsidR="00337EDC" w:rsidRPr="001A2642" w:rsidDel="00537462">
          <w:rPr>
            <w:b/>
            <w:bCs/>
            <w:i/>
            <w:iCs/>
          </w:rPr>
          <w:delText>Ph</w:delText>
        </w:r>
        <w:r w:rsidR="003D1C43" w:rsidRPr="001A2642" w:rsidDel="00537462">
          <w:rPr>
            <w:b/>
            <w:bCs/>
            <w:i/>
            <w:iCs/>
          </w:rPr>
          <w:delText xml:space="preserve">áp </w:delText>
        </w:r>
        <w:r w:rsidR="00337EDC" w:rsidRPr="001A2642" w:rsidDel="00537462">
          <w:rPr>
            <w:b/>
            <w:bCs/>
            <w:i/>
            <w:iCs/>
          </w:rPr>
          <w:delText>L</w:delText>
        </w:r>
        <w:r w:rsidR="003D1C43" w:rsidRPr="001A2642" w:rsidDel="00537462">
          <w:rPr>
            <w:b/>
            <w:bCs/>
            <w:i/>
            <w:iCs/>
          </w:rPr>
          <w:delText>ý</w:delText>
        </w:r>
        <w:r w:rsidRPr="001A2642" w:rsidDel="00537462">
          <w:rPr>
            <w:rFonts w:eastAsia="Cambria"/>
            <w:i/>
            <w:iCs/>
            <w:color w:val="000000"/>
          </w:rPr>
          <w:delText xml:space="preserve">, nội dung ghi nhận tại </w:delText>
        </w:r>
        <w:r w:rsidR="00337EDC" w:rsidRPr="001A2642" w:rsidDel="00537462">
          <w:rPr>
            <w:b/>
            <w:bCs/>
            <w:i/>
            <w:iCs/>
            <w:noProof/>
            <w:lang w:val="vi-VN"/>
          </w:rPr>
          <w:delText xml:space="preserve">Phụ </w:delText>
        </w:r>
        <w:r w:rsidR="00337EDC" w:rsidRPr="001A2642" w:rsidDel="00537462">
          <w:rPr>
            <w:b/>
            <w:bCs/>
            <w:i/>
            <w:iCs/>
            <w:noProof/>
            <w:lang w:val="en-US"/>
          </w:rPr>
          <w:delText>Lụ</w:delText>
        </w:r>
        <w:r w:rsidR="00337EDC" w:rsidRPr="001A2642" w:rsidDel="00537462">
          <w:rPr>
            <w:b/>
            <w:bCs/>
            <w:i/>
            <w:iCs/>
            <w:noProof/>
            <w:lang w:val="vi-VN"/>
          </w:rPr>
          <w:delText xml:space="preserve">c 3 – Điều Khoản Đặc Biệt </w:delText>
        </w:r>
        <w:r w:rsidRPr="001A2642" w:rsidDel="00537462">
          <w:rPr>
            <w:rFonts w:eastAsia="Cambria"/>
            <w:i/>
            <w:iCs/>
            <w:color w:val="000000"/>
          </w:rPr>
          <w:delText xml:space="preserve">được áp dụng. </w:delText>
        </w:r>
      </w:del>
    </w:p>
    <w:p w14:paraId="6C853C5F" w14:textId="1A00F14C" w:rsidR="00F17168" w:rsidRPr="001A2642" w:rsidDel="00537462" w:rsidRDefault="00337EDC" w:rsidP="00F17168">
      <w:pPr>
        <w:pStyle w:val="ListParagraph"/>
        <w:numPr>
          <w:ilvl w:val="0"/>
          <w:numId w:val="49"/>
        </w:numPr>
        <w:pBdr>
          <w:top w:val="nil"/>
          <w:left w:val="nil"/>
          <w:bottom w:val="nil"/>
          <w:right w:val="nil"/>
          <w:between w:val="nil"/>
        </w:pBdr>
        <w:shd w:val="clear" w:color="auto" w:fill="FFFFFF"/>
        <w:suppressAutoHyphens/>
        <w:spacing w:line="276" w:lineRule="auto"/>
        <w:ind w:hanging="720"/>
        <w:contextualSpacing/>
        <w:jc w:val="both"/>
        <w:textDirection w:val="btLr"/>
        <w:textAlignment w:val="top"/>
        <w:rPr>
          <w:del w:id="3480" w:author="Nguyet Nguyen (Senior Legal Executive)" w:date="2026-05-05T10:13:00Z"/>
          <w:rFonts w:eastAsia="Cambria"/>
          <w:i/>
          <w:iCs/>
          <w:color w:val="000000"/>
        </w:rPr>
      </w:pPr>
      <w:del w:id="3481" w:author="Nguyet Nguyen (Senior Legal Executive)" w:date="2026-05-05T10:13:00Z">
        <w:r w:rsidRPr="001A2642" w:rsidDel="00537462">
          <w:rPr>
            <w:b/>
            <w:bCs/>
            <w:i/>
            <w:iCs/>
            <w:noProof/>
            <w:lang w:val="vi-VN"/>
          </w:rPr>
          <w:delText xml:space="preserve">Phụ </w:delText>
        </w:r>
        <w:r w:rsidRPr="001A2642" w:rsidDel="00537462">
          <w:rPr>
            <w:b/>
            <w:bCs/>
            <w:i/>
            <w:iCs/>
            <w:noProof/>
            <w:lang w:val="en-US"/>
          </w:rPr>
          <w:delText>Lụ</w:delText>
        </w:r>
        <w:r w:rsidRPr="001A2642" w:rsidDel="00537462">
          <w:rPr>
            <w:b/>
            <w:bCs/>
            <w:i/>
            <w:iCs/>
            <w:noProof/>
            <w:lang w:val="vi-VN"/>
          </w:rPr>
          <w:delText xml:space="preserve">c 3 – Điều Khoản Đặc Biệt </w:delText>
        </w:r>
        <w:r w:rsidR="00BE6399" w:rsidRPr="001A2642" w:rsidDel="00537462">
          <w:rPr>
            <w:b/>
            <w:bCs/>
            <w:i/>
            <w:iCs/>
            <w:noProof/>
            <w:lang w:val="vi-VN"/>
          </w:rPr>
          <w:delText xml:space="preserve"> </w:delText>
        </w:r>
        <w:r w:rsidR="00F17168" w:rsidRPr="001A2642" w:rsidDel="00537462">
          <w:rPr>
            <w:rFonts w:eastAsia="Cambria"/>
            <w:i/>
            <w:iCs/>
            <w:color w:val="000000"/>
          </w:rPr>
          <w:delText xml:space="preserve">là một phần tất yếu, không thể tách rời của Hợp Đồng, có hiệu lực theo thời hạn của Hợp Đồng. </w:delText>
        </w:r>
      </w:del>
    </w:p>
    <w:p w14:paraId="4E69F2FC" w14:textId="5C400C24" w:rsidR="00F17168" w:rsidRPr="001A2642" w:rsidDel="00537462" w:rsidRDefault="00337EDC" w:rsidP="00F17168">
      <w:pPr>
        <w:pStyle w:val="ListParagraph"/>
        <w:numPr>
          <w:ilvl w:val="0"/>
          <w:numId w:val="49"/>
        </w:numPr>
        <w:pBdr>
          <w:top w:val="nil"/>
          <w:left w:val="nil"/>
          <w:bottom w:val="nil"/>
          <w:right w:val="nil"/>
          <w:between w:val="nil"/>
        </w:pBdr>
        <w:shd w:val="clear" w:color="auto" w:fill="FFFFFF"/>
        <w:suppressAutoHyphens/>
        <w:spacing w:after="240" w:line="276" w:lineRule="auto"/>
        <w:ind w:hanging="720"/>
        <w:contextualSpacing/>
        <w:jc w:val="both"/>
        <w:textAlignment w:val="top"/>
        <w:rPr>
          <w:del w:id="3482" w:author="Nguyet Nguyen (Senior Legal Executive)" w:date="2026-05-05T10:13:00Z"/>
          <w:rFonts w:eastAsia="Cambria"/>
          <w:i/>
          <w:iCs/>
          <w:color w:val="000000"/>
        </w:rPr>
      </w:pPr>
      <w:del w:id="3483" w:author="Nguyet Nguyen (Senior Legal Executive)" w:date="2026-05-05T10:13:00Z">
        <w:r w:rsidRPr="001A2642" w:rsidDel="00537462">
          <w:rPr>
            <w:b/>
            <w:bCs/>
            <w:i/>
            <w:iCs/>
            <w:noProof/>
            <w:lang w:val="vi-VN"/>
          </w:rPr>
          <w:delText xml:space="preserve">Phụ </w:delText>
        </w:r>
        <w:r w:rsidRPr="001A2642" w:rsidDel="00537462">
          <w:rPr>
            <w:b/>
            <w:bCs/>
            <w:i/>
            <w:iCs/>
            <w:noProof/>
            <w:lang w:val="en-US"/>
          </w:rPr>
          <w:delText>Lụ</w:delText>
        </w:r>
        <w:r w:rsidRPr="001A2642" w:rsidDel="00537462">
          <w:rPr>
            <w:b/>
            <w:bCs/>
            <w:i/>
            <w:iCs/>
            <w:noProof/>
            <w:lang w:val="vi-VN"/>
          </w:rPr>
          <w:delText xml:space="preserve">c 3 – Điều Khoản Đặc Biệt </w:delText>
        </w:r>
        <w:r w:rsidR="00F17168" w:rsidRPr="001A2642" w:rsidDel="00537462">
          <w:rPr>
            <w:rFonts w:eastAsia="Cambria"/>
            <w:i/>
            <w:iCs/>
            <w:color w:val="000000"/>
          </w:rPr>
          <w:delText>có hiệu lực từ ngày ký và được lập thành hai (02) bản có giá trị pháp lý như nhau, mỗi bên giữ một (01) bản.</w:delText>
        </w:r>
      </w:del>
    </w:p>
    <w:tbl>
      <w:tblPr>
        <w:tblW w:w="9918" w:type="dxa"/>
        <w:tblInd w:w="-270" w:type="dxa"/>
        <w:tblLook w:val="04A0" w:firstRow="1" w:lastRow="0" w:firstColumn="1" w:lastColumn="0" w:noHBand="0" w:noVBand="1"/>
      </w:tblPr>
      <w:tblGrid>
        <w:gridCol w:w="4963"/>
        <w:gridCol w:w="4955"/>
      </w:tblGrid>
      <w:tr w:rsidR="00F17168" w:rsidRPr="001A2642" w:rsidDel="00537462" w14:paraId="7D3251B2" w14:textId="4BC96EBC" w:rsidTr="003837AF">
        <w:trPr>
          <w:trHeight w:val="2300"/>
          <w:del w:id="3484" w:author="Nguyet Nguyen (Senior Legal Executive)" w:date="2026-05-05T10:13:00Z"/>
        </w:trPr>
        <w:tc>
          <w:tcPr>
            <w:tcW w:w="4963" w:type="dxa"/>
          </w:tcPr>
          <w:p w14:paraId="519B8BBB" w14:textId="431E82D1" w:rsidR="00F17168" w:rsidRPr="001A2642" w:rsidDel="00537462" w:rsidRDefault="00F17168" w:rsidP="00F17168">
            <w:pPr>
              <w:keepNext/>
              <w:keepLines/>
              <w:widowControl w:val="0"/>
              <w:spacing w:after="0" w:line="276" w:lineRule="auto"/>
              <w:jc w:val="center"/>
              <w:rPr>
                <w:del w:id="3485" w:author="Nguyet Nguyen (Senior Legal Executive)" w:date="2026-05-05T10:13:00Z"/>
                <w:rFonts w:ascii="Times New Roman" w:hAnsi="Times New Roman"/>
                <w:b/>
                <w:i/>
                <w:iCs/>
                <w:sz w:val="24"/>
                <w:szCs w:val="24"/>
                <w:lang w:val="nl-NL"/>
              </w:rPr>
            </w:pPr>
            <w:del w:id="3486" w:author="Nguyet Nguyen (Senior Legal Executive)" w:date="2026-05-05T10:13:00Z">
              <w:r w:rsidRPr="001A2642" w:rsidDel="00537462">
                <w:rPr>
                  <w:rFonts w:ascii="Times New Roman" w:hAnsi="Times New Roman"/>
                  <w:b/>
                  <w:i/>
                  <w:iCs/>
                  <w:sz w:val="24"/>
                  <w:szCs w:val="24"/>
                  <w:lang w:val="nl-NL"/>
                </w:rPr>
                <w:delText>ĐẠI DIỆN BÊN A</w:delText>
              </w:r>
            </w:del>
          </w:p>
          <w:p w14:paraId="574C6B22" w14:textId="048D6877" w:rsidR="00F17168" w:rsidRPr="001A2642" w:rsidDel="00537462" w:rsidRDefault="00F17168" w:rsidP="00F17168">
            <w:pPr>
              <w:keepNext/>
              <w:keepLines/>
              <w:widowControl w:val="0"/>
              <w:spacing w:after="0" w:line="276" w:lineRule="auto"/>
              <w:ind w:hanging="821"/>
              <w:jc w:val="center"/>
              <w:rPr>
                <w:del w:id="3487" w:author="Nguyet Nguyen (Senior Legal Executive)" w:date="2026-05-05T10:13:00Z"/>
                <w:rFonts w:ascii="Times New Roman" w:hAnsi="Times New Roman"/>
                <w:b/>
                <w:i/>
                <w:iCs/>
                <w:sz w:val="24"/>
                <w:szCs w:val="24"/>
                <w:lang w:val="nl-NL"/>
              </w:rPr>
            </w:pPr>
          </w:p>
          <w:p w14:paraId="313A283B" w14:textId="3FED5D38" w:rsidR="00F17168" w:rsidRPr="001A2642" w:rsidDel="00537462" w:rsidRDefault="00F17168" w:rsidP="00F17168">
            <w:pPr>
              <w:keepNext/>
              <w:keepLines/>
              <w:widowControl w:val="0"/>
              <w:spacing w:after="0" w:line="276" w:lineRule="auto"/>
              <w:jc w:val="center"/>
              <w:rPr>
                <w:del w:id="3488" w:author="Nguyet Nguyen (Senior Legal Executive)" w:date="2026-05-05T10:13:00Z"/>
                <w:rFonts w:ascii="Times New Roman" w:hAnsi="Times New Roman"/>
                <w:b/>
                <w:i/>
                <w:iCs/>
                <w:sz w:val="24"/>
                <w:szCs w:val="24"/>
                <w:lang w:val="nl-NL"/>
              </w:rPr>
            </w:pPr>
          </w:p>
          <w:p w14:paraId="4744E4A0" w14:textId="101E0BD5" w:rsidR="00F17168" w:rsidRPr="001A2642" w:rsidDel="00537462" w:rsidRDefault="00F17168" w:rsidP="00F17168">
            <w:pPr>
              <w:keepNext/>
              <w:keepLines/>
              <w:widowControl w:val="0"/>
              <w:spacing w:after="0" w:line="276" w:lineRule="auto"/>
              <w:jc w:val="center"/>
              <w:rPr>
                <w:del w:id="3489" w:author="Nguyet Nguyen (Senior Legal Executive)" w:date="2026-05-05T10:13:00Z"/>
                <w:rFonts w:ascii="Times New Roman" w:hAnsi="Times New Roman"/>
                <w:b/>
                <w:i/>
                <w:iCs/>
                <w:sz w:val="24"/>
                <w:szCs w:val="24"/>
                <w:lang w:val="nl-NL"/>
              </w:rPr>
            </w:pPr>
          </w:p>
          <w:p w14:paraId="5CDC5A10" w14:textId="6BB89FBA" w:rsidR="00F17168" w:rsidRPr="001A2642" w:rsidDel="00537462" w:rsidRDefault="00F17168" w:rsidP="00F17168">
            <w:pPr>
              <w:keepNext/>
              <w:keepLines/>
              <w:widowControl w:val="0"/>
              <w:spacing w:after="0" w:line="276" w:lineRule="auto"/>
              <w:jc w:val="center"/>
              <w:rPr>
                <w:del w:id="3490" w:author="Nguyet Nguyen (Senior Legal Executive)" w:date="2026-05-05T10:13:00Z"/>
                <w:rFonts w:ascii="Times New Roman" w:hAnsi="Times New Roman"/>
                <w:b/>
                <w:i/>
                <w:iCs/>
                <w:sz w:val="24"/>
                <w:szCs w:val="24"/>
                <w:lang w:val="nl-NL"/>
              </w:rPr>
            </w:pPr>
          </w:p>
          <w:p w14:paraId="1F2639E0" w14:textId="24D48900" w:rsidR="00F17168" w:rsidRPr="001A2642" w:rsidDel="00537462" w:rsidRDefault="00F17168" w:rsidP="00F17168">
            <w:pPr>
              <w:keepNext/>
              <w:keepLines/>
              <w:widowControl w:val="0"/>
              <w:spacing w:after="0" w:line="276" w:lineRule="auto"/>
              <w:jc w:val="center"/>
              <w:rPr>
                <w:del w:id="3491" w:author="Nguyet Nguyen (Senior Legal Executive)" w:date="2026-05-05T10:13:00Z"/>
                <w:rFonts w:ascii="Times New Roman" w:hAnsi="Times New Roman"/>
                <w:b/>
                <w:i/>
                <w:iCs/>
                <w:sz w:val="24"/>
                <w:szCs w:val="24"/>
                <w:lang w:val="nl-NL"/>
              </w:rPr>
            </w:pPr>
          </w:p>
          <w:p w14:paraId="18870312" w14:textId="438AFDDD" w:rsidR="00F17168" w:rsidRPr="001A2642" w:rsidDel="00537462" w:rsidRDefault="00F17168" w:rsidP="00F17168">
            <w:pPr>
              <w:keepNext/>
              <w:keepLines/>
              <w:widowControl w:val="0"/>
              <w:spacing w:after="0" w:line="276" w:lineRule="auto"/>
              <w:jc w:val="center"/>
              <w:rPr>
                <w:del w:id="3492" w:author="Nguyet Nguyen (Senior Legal Executive)" w:date="2026-05-05T10:13:00Z"/>
                <w:rFonts w:ascii="Times New Roman" w:hAnsi="Times New Roman"/>
                <w:b/>
                <w:i/>
                <w:iCs/>
                <w:sz w:val="24"/>
                <w:szCs w:val="24"/>
                <w:lang w:val="nl-NL"/>
              </w:rPr>
            </w:pPr>
            <w:del w:id="3493" w:author="Nguyet Nguyen (Senior Legal Executive)" w:date="2026-05-05T10:13:00Z">
              <w:r w:rsidRPr="001A2642" w:rsidDel="00537462">
                <w:rPr>
                  <w:rFonts w:ascii="Times New Roman" w:hAnsi="Times New Roman"/>
                  <w:b/>
                  <w:i/>
                  <w:iCs/>
                  <w:sz w:val="24"/>
                  <w:szCs w:val="24"/>
                  <w:lang w:val="nl-NL"/>
                </w:rPr>
                <w:delText>PHAN HỒNG NGỌC</w:delText>
              </w:r>
            </w:del>
          </w:p>
          <w:p w14:paraId="0E8D81F7" w14:textId="74C83268" w:rsidR="00F17168" w:rsidRPr="001A2642" w:rsidDel="00537462" w:rsidRDefault="009F1D8F" w:rsidP="00F17168">
            <w:pPr>
              <w:keepNext/>
              <w:keepLines/>
              <w:widowControl w:val="0"/>
              <w:spacing w:after="0" w:line="276" w:lineRule="auto"/>
              <w:jc w:val="center"/>
              <w:rPr>
                <w:del w:id="3494" w:author="Nguyet Nguyen (Senior Legal Executive)" w:date="2026-05-05T10:13:00Z"/>
                <w:rFonts w:ascii="Times New Roman" w:hAnsi="Times New Roman"/>
                <w:b/>
                <w:i/>
                <w:iCs/>
                <w:sz w:val="24"/>
                <w:szCs w:val="24"/>
                <w:lang w:val="nl-NL"/>
              </w:rPr>
            </w:pPr>
            <w:ins w:id="3495" w:author="Nguyet Nguyen (Senior Legal Executive)" w:date="2026-04-22T10:14:00Z">
              <w:del w:id="3496" w:author="Nguyet Nguyen (Senior Legal Executive)" w:date="2026-05-05T10:13:00Z">
                <w:r w:rsidRPr="001A2642" w:rsidDel="00537462">
                  <w:rPr>
                    <w:rFonts w:ascii="Times New Roman" w:hAnsi="Times New Roman"/>
                    <w:b/>
                    <w:bCs/>
                    <w:color w:val="45B0E1" w:themeColor="accent1" w:themeTint="99"/>
                    <w:sz w:val="24"/>
                    <w:szCs w:val="24"/>
                  </w:rPr>
                  <w:delText>[__]</w:delText>
                </w:r>
              </w:del>
            </w:ins>
            <w:del w:id="3497" w:author="Nguyet Nguyen (Senior Legal Executive)" w:date="2026-05-05T10:13:00Z">
              <w:r w:rsidR="00F17168" w:rsidRPr="001A2642" w:rsidDel="00537462">
                <w:rPr>
                  <w:rFonts w:ascii="Times New Roman" w:hAnsi="Times New Roman"/>
                  <w:b/>
                  <w:i/>
                  <w:iCs/>
                  <w:sz w:val="24"/>
                  <w:szCs w:val="24"/>
                  <w:lang w:val="nl-NL"/>
                </w:rPr>
                <w:delText>Phó Giám Đốc</w:delText>
              </w:r>
            </w:del>
          </w:p>
        </w:tc>
        <w:tc>
          <w:tcPr>
            <w:tcW w:w="4955" w:type="dxa"/>
          </w:tcPr>
          <w:p w14:paraId="65BF8B96" w14:textId="41E37F74" w:rsidR="00F17168" w:rsidRPr="001A2642" w:rsidDel="00537462" w:rsidRDefault="00F17168" w:rsidP="00F17168">
            <w:pPr>
              <w:keepNext/>
              <w:keepLines/>
              <w:widowControl w:val="0"/>
              <w:spacing w:after="0" w:line="276" w:lineRule="auto"/>
              <w:jc w:val="center"/>
              <w:rPr>
                <w:del w:id="3498" w:author="Nguyet Nguyen (Senior Legal Executive)" w:date="2026-05-05T10:13:00Z"/>
                <w:rFonts w:ascii="Times New Roman" w:hAnsi="Times New Roman"/>
                <w:b/>
                <w:i/>
                <w:iCs/>
                <w:sz w:val="24"/>
                <w:szCs w:val="24"/>
                <w:lang w:val="nl-NL"/>
              </w:rPr>
            </w:pPr>
            <w:del w:id="3499" w:author="Nguyet Nguyen (Senior Legal Executive)" w:date="2026-05-05T10:13:00Z">
              <w:r w:rsidRPr="001A2642" w:rsidDel="00537462">
                <w:rPr>
                  <w:rFonts w:ascii="Times New Roman" w:hAnsi="Times New Roman"/>
                  <w:b/>
                  <w:i/>
                  <w:iCs/>
                  <w:sz w:val="24"/>
                  <w:szCs w:val="24"/>
                  <w:lang w:val="nl-NL"/>
                </w:rPr>
                <w:delText>ĐẠI DIỆN BÊN B</w:delText>
              </w:r>
            </w:del>
          </w:p>
          <w:p w14:paraId="005AF5CD" w14:textId="4F9D4C52" w:rsidR="00F17168" w:rsidRPr="001A2642" w:rsidDel="00537462" w:rsidRDefault="00F17168" w:rsidP="00F17168">
            <w:pPr>
              <w:keepNext/>
              <w:keepLines/>
              <w:widowControl w:val="0"/>
              <w:spacing w:after="0" w:line="276" w:lineRule="auto"/>
              <w:jc w:val="center"/>
              <w:rPr>
                <w:del w:id="3500" w:author="Nguyet Nguyen (Senior Legal Executive)" w:date="2026-05-05T10:13:00Z"/>
                <w:rFonts w:ascii="Times New Roman" w:hAnsi="Times New Roman"/>
                <w:b/>
                <w:i/>
                <w:iCs/>
                <w:sz w:val="24"/>
                <w:szCs w:val="24"/>
                <w:lang w:val="nl-NL"/>
              </w:rPr>
            </w:pPr>
          </w:p>
          <w:p w14:paraId="74A8D55B" w14:textId="6085D50E" w:rsidR="00F17168" w:rsidRPr="001A2642" w:rsidDel="00537462" w:rsidRDefault="00F17168" w:rsidP="00F17168">
            <w:pPr>
              <w:keepNext/>
              <w:keepLines/>
              <w:widowControl w:val="0"/>
              <w:spacing w:after="0" w:line="276" w:lineRule="auto"/>
              <w:jc w:val="center"/>
              <w:rPr>
                <w:del w:id="3501" w:author="Nguyet Nguyen (Senior Legal Executive)" w:date="2026-05-05T10:13:00Z"/>
                <w:rFonts w:ascii="Times New Roman" w:hAnsi="Times New Roman"/>
                <w:b/>
                <w:i/>
                <w:iCs/>
                <w:sz w:val="24"/>
                <w:szCs w:val="24"/>
                <w:lang w:val="nl-NL"/>
              </w:rPr>
            </w:pPr>
          </w:p>
          <w:p w14:paraId="118CA717" w14:textId="094B702D" w:rsidR="00F17168" w:rsidRPr="001A2642" w:rsidDel="00537462" w:rsidRDefault="00F17168" w:rsidP="00F17168">
            <w:pPr>
              <w:keepNext/>
              <w:keepLines/>
              <w:widowControl w:val="0"/>
              <w:spacing w:after="0" w:line="276" w:lineRule="auto"/>
              <w:jc w:val="center"/>
              <w:rPr>
                <w:del w:id="3502" w:author="Nguyet Nguyen (Senior Legal Executive)" w:date="2026-05-05T10:13:00Z"/>
                <w:rFonts w:ascii="Times New Roman" w:hAnsi="Times New Roman"/>
                <w:b/>
                <w:i/>
                <w:iCs/>
                <w:sz w:val="24"/>
                <w:szCs w:val="24"/>
                <w:lang w:val="nl-NL"/>
              </w:rPr>
            </w:pPr>
          </w:p>
          <w:p w14:paraId="6DCCEEFF" w14:textId="2E1B2C04" w:rsidR="00F17168" w:rsidRPr="001A2642" w:rsidDel="00537462" w:rsidRDefault="00F17168" w:rsidP="00F17168">
            <w:pPr>
              <w:keepNext/>
              <w:keepLines/>
              <w:widowControl w:val="0"/>
              <w:spacing w:after="0" w:line="276" w:lineRule="auto"/>
              <w:jc w:val="center"/>
              <w:rPr>
                <w:del w:id="3503" w:author="Nguyet Nguyen (Senior Legal Executive)" w:date="2026-05-05T10:13:00Z"/>
                <w:rFonts w:ascii="Times New Roman" w:hAnsi="Times New Roman"/>
                <w:b/>
                <w:i/>
                <w:iCs/>
                <w:sz w:val="24"/>
                <w:szCs w:val="24"/>
                <w:lang w:val="nl-NL"/>
              </w:rPr>
            </w:pPr>
          </w:p>
          <w:p w14:paraId="69F9AAAA" w14:textId="63745BBC" w:rsidR="00F17168" w:rsidRPr="001A2642" w:rsidDel="00537462" w:rsidRDefault="00F17168" w:rsidP="00F17168">
            <w:pPr>
              <w:keepNext/>
              <w:keepLines/>
              <w:widowControl w:val="0"/>
              <w:spacing w:after="0" w:line="276" w:lineRule="auto"/>
              <w:jc w:val="center"/>
              <w:rPr>
                <w:del w:id="3504" w:author="Nguyet Nguyen (Senior Legal Executive)" w:date="2026-05-05T10:13:00Z"/>
                <w:rFonts w:ascii="Times New Roman" w:hAnsi="Times New Roman"/>
                <w:b/>
                <w:i/>
                <w:iCs/>
                <w:sz w:val="24"/>
                <w:szCs w:val="24"/>
                <w:lang w:val="nl-NL"/>
              </w:rPr>
            </w:pPr>
          </w:p>
          <w:p w14:paraId="2A1529AE" w14:textId="7D204097" w:rsidR="00F17168" w:rsidRPr="001A2642" w:rsidDel="00537462" w:rsidRDefault="008434CD" w:rsidP="00F17168">
            <w:pPr>
              <w:keepNext/>
              <w:keepLines/>
              <w:widowControl w:val="0"/>
              <w:spacing w:after="0" w:line="276" w:lineRule="auto"/>
              <w:jc w:val="center"/>
              <w:rPr>
                <w:del w:id="3505" w:author="Nguyet Nguyen (Senior Legal Executive)" w:date="2026-05-05T10:13:00Z"/>
                <w:rFonts w:ascii="Times New Roman" w:hAnsi="Times New Roman"/>
                <w:b/>
                <w:bCs/>
                <w:i/>
                <w:iCs/>
                <w:color w:val="000099"/>
                <w:sz w:val="24"/>
                <w:szCs w:val="24"/>
              </w:rPr>
            </w:pPr>
            <w:ins w:id="3506" w:author="Nguyen Quynh Thuy Tien (Senior Social &amp; Digital Marketing Executive)" w:date="2026-04-24T11:24:00Z">
              <w:del w:id="3507" w:author="Nguyet Nguyen (Senior Legal Executive)" w:date="2026-05-05T10:13:00Z">
                <w:r w:rsidRPr="001A2642" w:rsidDel="00537462">
                  <w:rPr>
                    <w:rFonts w:ascii="Times New Roman" w:hAnsi="Times New Roman"/>
                    <w:b/>
                    <w:bCs/>
                    <w:color w:val="45B0E1" w:themeColor="accent1" w:themeTint="99"/>
                    <w:sz w:val="24"/>
                    <w:szCs w:val="24"/>
                    <w:lang w:val="vi-VN"/>
                  </w:rPr>
                  <w:delText xml:space="preserve">TRẦN THỊ THUỲ TRANG </w:delText>
                </w:r>
              </w:del>
            </w:ins>
            <w:del w:id="3508" w:author="Nguyet Nguyen (Senior Legal Executive)" w:date="2026-05-05T10:13:00Z">
              <w:r w:rsidR="00F17168" w:rsidRPr="001A2642" w:rsidDel="00537462">
                <w:rPr>
                  <w:rFonts w:ascii="Times New Roman" w:hAnsi="Times New Roman"/>
                  <w:b/>
                  <w:bCs/>
                  <w:i/>
                  <w:iCs/>
                  <w:color w:val="45B0E1" w:themeColor="accent1" w:themeTint="99"/>
                  <w:sz w:val="24"/>
                  <w:szCs w:val="24"/>
                  <w:u w:color="8FAADC"/>
                </w:rPr>
                <w:delText>[__]</w:delText>
              </w:r>
            </w:del>
          </w:p>
          <w:p w14:paraId="08ECBD99" w14:textId="0D031F03" w:rsidR="00F17168" w:rsidRPr="001A2642" w:rsidDel="00537462" w:rsidRDefault="00F17168" w:rsidP="00F17168">
            <w:pPr>
              <w:keepNext/>
              <w:keepLines/>
              <w:widowControl w:val="0"/>
              <w:spacing w:after="0" w:line="276" w:lineRule="auto"/>
              <w:jc w:val="center"/>
              <w:rPr>
                <w:del w:id="3509" w:author="Nguyet Nguyen (Senior Legal Executive)" w:date="2026-05-05T10:13:00Z"/>
                <w:rFonts w:ascii="Times New Roman" w:hAnsi="Times New Roman"/>
                <w:b/>
                <w:i/>
                <w:iCs/>
                <w:sz w:val="24"/>
                <w:szCs w:val="24"/>
                <w:lang w:val="nl-NL"/>
              </w:rPr>
            </w:pPr>
            <w:del w:id="3510" w:author="Nguyet Nguyen (Senior Legal Executive)" w:date="2026-05-05T10:13:00Z">
              <w:r w:rsidRPr="001A2642" w:rsidDel="00537462">
                <w:rPr>
                  <w:rFonts w:ascii="Times New Roman" w:hAnsi="Times New Roman"/>
                  <w:b/>
                  <w:bCs/>
                  <w:i/>
                  <w:iCs/>
                  <w:color w:val="45B0E1" w:themeColor="accent1" w:themeTint="99"/>
                  <w:sz w:val="24"/>
                  <w:szCs w:val="24"/>
                  <w:u w:color="8FAADC"/>
                </w:rPr>
                <w:delText>[__]</w:delText>
              </w:r>
            </w:del>
          </w:p>
        </w:tc>
      </w:tr>
    </w:tbl>
    <w:p w14:paraId="4F676C7A" w14:textId="0FA76FD9" w:rsidR="00752A01" w:rsidRPr="001A2642" w:rsidRDefault="00752A01" w:rsidP="00244DFD">
      <w:pPr>
        <w:pStyle w:val="Heading1"/>
        <w:spacing w:after="240"/>
        <w:jc w:val="center"/>
        <w:rPr>
          <w:rFonts w:ascii="Times New Roman" w:hAnsi="Times New Roman" w:cs="Times New Roman"/>
          <w:b/>
          <w:bCs/>
          <w:noProof/>
          <w:color w:val="1D1B11"/>
          <w:sz w:val="24"/>
          <w:szCs w:val="24"/>
          <w:lang w:val="vi-VN"/>
        </w:rPr>
      </w:pPr>
      <w:r w:rsidRPr="001A2642">
        <w:rPr>
          <w:rFonts w:ascii="Times New Roman" w:hAnsi="Times New Roman" w:cs="Times New Roman"/>
          <w:b/>
          <w:bCs/>
          <w:noProof/>
          <w:color w:val="1D1B11"/>
          <w:sz w:val="24"/>
          <w:szCs w:val="24"/>
          <w:lang w:val="vi-VN"/>
        </w:rPr>
        <w:br w:type="page"/>
      </w:r>
      <w:bookmarkStart w:id="3511" w:name="_Toc163831867"/>
      <w:r w:rsidRPr="001A2642">
        <w:rPr>
          <w:rFonts w:ascii="Times New Roman" w:hAnsi="Times New Roman" w:cs="Times New Roman"/>
          <w:b/>
          <w:bCs/>
          <w:noProof/>
          <w:color w:val="1D1B11"/>
          <w:sz w:val="24"/>
          <w:szCs w:val="24"/>
          <w:lang w:val="vi-VN"/>
        </w:rPr>
        <w:lastRenderedPageBreak/>
        <w:t xml:space="preserve">PHỤ LỤC </w:t>
      </w:r>
      <w:r w:rsidR="00AA2EEA" w:rsidRPr="001A2642">
        <w:rPr>
          <w:rFonts w:ascii="Times New Roman" w:hAnsi="Times New Roman" w:cs="Times New Roman"/>
          <w:b/>
          <w:bCs/>
          <w:noProof/>
          <w:color w:val="1D1B11"/>
          <w:sz w:val="24"/>
          <w:szCs w:val="24"/>
        </w:rPr>
        <w:t>4</w:t>
      </w:r>
      <w:r w:rsidRPr="001A2642">
        <w:rPr>
          <w:rFonts w:ascii="Times New Roman" w:hAnsi="Times New Roman" w:cs="Times New Roman"/>
          <w:b/>
          <w:bCs/>
          <w:noProof/>
          <w:color w:val="1D1B11"/>
          <w:sz w:val="24"/>
          <w:szCs w:val="24"/>
          <w:lang w:val="vi-VN"/>
        </w:rPr>
        <w:t xml:space="preserve"> – CÁC QUY ĐỊNH VỀ KPIs CAM KẾT VÀ CHẾ TÀI ÁP DỤNG</w:t>
      </w:r>
      <w:bookmarkEnd w:id="3511"/>
    </w:p>
    <w:p w14:paraId="4DB97503" w14:textId="05DB12CE" w:rsidR="00752A01" w:rsidRPr="001A2642" w:rsidRDefault="00D3588F" w:rsidP="00F21133">
      <w:pPr>
        <w:pStyle w:val="ListParagraph"/>
        <w:spacing w:line="276" w:lineRule="auto"/>
        <w:ind w:left="0"/>
        <w:jc w:val="both"/>
        <w:rPr>
          <w:lang w:val="vi-VN"/>
        </w:rPr>
      </w:pPr>
      <w:r w:rsidRPr="001A2642">
        <w:t>Bên A và Bê</w:t>
      </w:r>
      <w:r w:rsidR="004E2333" w:rsidRPr="001A2642">
        <w:t>n</w:t>
      </w:r>
      <w:r w:rsidR="00752A01" w:rsidRPr="001A2642">
        <w:t xml:space="preserve"> thống nhất ký kết </w:t>
      </w:r>
      <w:r w:rsidR="00752A01" w:rsidRPr="005B3B96">
        <w:rPr>
          <w:b/>
          <w:bCs/>
          <w:noProof/>
          <w:color w:val="1D1B11"/>
          <w:lang w:val="vi-VN"/>
        </w:rPr>
        <w:t xml:space="preserve">Phụ </w:t>
      </w:r>
      <w:r w:rsidR="00D35217" w:rsidRPr="00126A73">
        <w:rPr>
          <w:b/>
          <w:bCs/>
          <w:noProof/>
          <w:color w:val="1D1B11"/>
          <w:lang w:val="vi-VN"/>
          <w:rPrChange w:id="3512" w:author="Nguyet Nguyen (Senior Legal Executive)" w:date="2026-05-05T10:15:00Z">
            <w:rPr>
              <w:b/>
              <w:bCs/>
              <w:noProof/>
              <w:color w:val="1D1B11"/>
              <w:lang w:val="en-US"/>
            </w:rPr>
          </w:rPrChange>
        </w:rPr>
        <w:t>L</w:t>
      </w:r>
      <w:r w:rsidR="00752A01" w:rsidRPr="005B3B96">
        <w:rPr>
          <w:b/>
          <w:bCs/>
          <w:noProof/>
          <w:color w:val="1D1B11"/>
          <w:lang w:val="vi-VN"/>
        </w:rPr>
        <w:t xml:space="preserve">ục </w:t>
      </w:r>
      <w:r w:rsidR="00AA2EEA" w:rsidRPr="005B3B96">
        <w:rPr>
          <w:b/>
          <w:bCs/>
          <w:noProof/>
          <w:color w:val="1D1B11"/>
          <w:lang w:val="vi-VN"/>
        </w:rPr>
        <w:t>4</w:t>
      </w:r>
      <w:r w:rsidR="00752A01" w:rsidRPr="00126A73">
        <w:rPr>
          <w:b/>
          <w:bCs/>
          <w:noProof/>
          <w:color w:val="1D1B11"/>
          <w:lang w:val="vi-VN"/>
          <w:rPrChange w:id="3513" w:author="Nguyet Nguyen (Senior Legal Executive)" w:date="2026-05-05T10:15:00Z">
            <w:rPr>
              <w:b/>
              <w:bCs/>
              <w:noProof/>
              <w:color w:val="1D1B11"/>
              <w:lang w:val="vi-VN"/>
            </w:rPr>
          </w:rPrChange>
        </w:rPr>
        <w:t xml:space="preserve"> – Các </w:t>
      </w:r>
      <w:r w:rsidR="00D35217" w:rsidRPr="00126A73">
        <w:rPr>
          <w:b/>
          <w:bCs/>
          <w:noProof/>
          <w:color w:val="1D1B11"/>
          <w:lang w:val="vi-VN"/>
          <w:rPrChange w:id="3514" w:author="Nguyet Nguyen (Senior Legal Executive)" w:date="2026-05-05T10:15:00Z">
            <w:rPr>
              <w:b/>
              <w:bCs/>
              <w:noProof/>
              <w:color w:val="1D1B11"/>
              <w:lang w:val="en-US"/>
            </w:rPr>
          </w:rPrChange>
        </w:rPr>
        <w:t>Q</w:t>
      </w:r>
      <w:r w:rsidR="00752A01" w:rsidRPr="005B3B96">
        <w:rPr>
          <w:b/>
          <w:bCs/>
          <w:noProof/>
          <w:color w:val="1D1B11"/>
          <w:lang w:val="vi-VN"/>
        </w:rPr>
        <w:t xml:space="preserve">uy </w:t>
      </w:r>
      <w:r w:rsidR="00D35217" w:rsidRPr="00126A73">
        <w:rPr>
          <w:b/>
          <w:bCs/>
          <w:noProof/>
          <w:color w:val="1D1B11"/>
          <w:lang w:val="vi-VN"/>
          <w:rPrChange w:id="3515" w:author="Nguyet Nguyen (Senior Legal Executive)" w:date="2026-05-05T10:15:00Z">
            <w:rPr>
              <w:b/>
              <w:bCs/>
              <w:noProof/>
              <w:color w:val="1D1B11"/>
              <w:lang w:val="en-US"/>
            </w:rPr>
          </w:rPrChange>
        </w:rPr>
        <w:t>Đ</w:t>
      </w:r>
      <w:r w:rsidR="00752A01" w:rsidRPr="005B3B96">
        <w:rPr>
          <w:b/>
          <w:bCs/>
          <w:noProof/>
          <w:color w:val="1D1B11"/>
          <w:lang w:val="vi-VN"/>
        </w:rPr>
        <w:t xml:space="preserve">ịnh </w:t>
      </w:r>
      <w:r w:rsidR="00D35217" w:rsidRPr="00126A73">
        <w:rPr>
          <w:b/>
          <w:bCs/>
          <w:noProof/>
          <w:color w:val="1D1B11"/>
          <w:lang w:val="vi-VN"/>
          <w:rPrChange w:id="3516" w:author="Nguyet Nguyen (Senior Legal Executive)" w:date="2026-05-05T10:15:00Z">
            <w:rPr>
              <w:b/>
              <w:bCs/>
              <w:noProof/>
              <w:color w:val="1D1B11"/>
              <w:lang w:val="en-US"/>
            </w:rPr>
          </w:rPrChange>
        </w:rPr>
        <w:t>V</w:t>
      </w:r>
      <w:r w:rsidR="00752A01" w:rsidRPr="005B3B96">
        <w:rPr>
          <w:b/>
          <w:bCs/>
          <w:noProof/>
          <w:color w:val="1D1B11"/>
          <w:lang w:val="vi-VN"/>
        </w:rPr>
        <w:t xml:space="preserve">ề KPIs </w:t>
      </w:r>
      <w:r w:rsidR="00D35217" w:rsidRPr="00126A73">
        <w:rPr>
          <w:b/>
          <w:bCs/>
          <w:noProof/>
          <w:color w:val="1D1B11"/>
          <w:lang w:val="vi-VN"/>
          <w:rPrChange w:id="3517" w:author="Nguyet Nguyen (Senior Legal Executive)" w:date="2026-05-05T10:15:00Z">
            <w:rPr>
              <w:b/>
              <w:bCs/>
              <w:noProof/>
              <w:color w:val="1D1B11"/>
              <w:lang w:val="en-US"/>
            </w:rPr>
          </w:rPrChange>
        </w:rPr>
        <w:t>C</w:t>
      </w:r>
      <w:r w:rsidR="00752A01" w:rsidRPr="005B3B96">
        <w:rPr>
          <w:b/>
          <w:bCs/>
          <w:noProof/>
          <w:color w:val="1D1B11"/>
          <w:lang w:val="vi-VN"/>
        </w:rPr>
        <w:t xml:space="preserve">am </w:t>
      </w:r>
      <w:r w:rsidR="00D35217" w:rsidRPr="00126A73">
        <w:rPr>
          <w:b/>
          <w:bCs/>
          <w:noProof/>
          <w:color w:val="1D1B11"/>
          <w:lang w:val="vi-VN"/>
          <w:rPrChange w:id="3518" w:author="Nguyet Nguyen (Senior Legal Executive)" w:date="2026-05-05T10:15:00Z">
            <w:rPr>
              <w:b/>
              <w:bCs/>
              <w:noProof/>
              <w:color w:val="1D1B11"/>
              <w:lang w:val="en-US"/>
            </w:rPr>
          </w:rPrChange>
        </w:rPr>
        <w:t>K</w:t>
      </w:r>
      <w:r w:rsidR="00752A01" w:rsidRPr="005B3B96">
        <w:rPr>
          <w:b/>
          <w:bCs/>
          <w:noProof/>
          <w:color w:val="1D1B11"/>
          <w:lang w:val="vi-VN"/>
        </w:rPr>
        <w:t xml:space="preserve">ết </w:t>
      </w:r>
      <w:r w:rsidR="00D35217" w:rsidRPr="00126A73">
        <w:rPr>
          <w:b/>
          <w:bCs/>
          <w:noProof/>
          <w:color w:val="1D1B11"/>
          <w:lang w:val="vi-VN"/>
          <w:rPrChange w:id="3519" w:author="Nguyet Nguyen (Senior Legal Executive)" w:date="2026-05-05T10:15:00Z">
            <w:rPr>
              <w:b/>
              <w:bCs/>
              <w:noProof/>
              <w:color w:val="1D1B11"/>
              <w:lang w:val="en-US"/>
            </w:rPr>
          </w:rPrChange>
        </w:rPr>
        <w:t>V</w:t>
      </w:r>
      <w:r w:rsidR="00752A01" w:rsidRPr="005B3B96">
        <w:rPr>
          <w:b/>
          <w:bCs/>
          <w:noProof/>
          <w:color w:val="1D1B11"/>
          <w:lang w:val="vi-VN"/>
        </w:rPr>
        <w:t xml:space="preserve">à </w:t>
      </w:r>
      <w:r w:rsidR="00D35217" w:rsidRPr="00126A73">
        <w:rPr>
          <w:b/>
          <w:bCs/>
          <w:noProof/>
          <w:color w:val="1D1B11"/>
          <w:lang w:val="vi-VN"/>
          <w:rPrChange w:id="3520" w:author="Nguyet Nguyen (Senior Legal Executive)" w:date="2026-05-05T10:15:00Z">
            <w:rPr>
              <w:b/>
              <w:bCs/>
              <w:noProof/>
              <w:color w:val="1D1B11"/>
              <w:lang w:val="en-US"/>
            </w:rPr>
          </w:rPrChange>
        </w:rPr>
        <w:t>C</w:t>
      </w:r>
      <w:r w:rsidR="00752A01" w:rsidRPr="005B3B96">
        <w:rPr>
          <w:b/>
          <w:bCs/>
          <w:noProof/>
          <w:color w:val="1D1B11"/>
          <w:lang w:val="vi-VN"/>
        </w:rPr>
        <w:t xml:space="preserve">hế </w:t>
      </w:r>
      <w:r w:rsidR="00D35217" w:rsidRPr="00126A73">
        <w:rPr>
          <w:b/>
          <w:bCs/>
          <w:noProof/>
          <w:color w:val="1D1B11"/>
          <w:lang w:val="vi-VN"/>
          <w:rPrChange w:id="3521" w:author="Nguyet Nguyen (Senior Legal Executive)" w:date="2026-05-05T10:15:00Z">
            <w:rPr>
              <w:b/>
              <w:bCs/>
              <w:noProof/>
              <w:color w:val="1D1B11"/>
              <w:lang w:val="en-US"/>
            </w:rPr>
          </w:rPrChange>
        </w:rPr>
        <w:t>T</w:t>
      </w:r>
      <w:r w:rsidR="00752A01" w:rsidRPr="005B3B96">
        <w:rPr>
          <w:b/>
          <w:bCs/>
          <w:noProof/>
          <w:color w:val="1D1B11"/>
          <w:lang w:val="vi-VN"/>
        </w:rPr>
        <w:t xml:space="preserve">ài </w:t>
      </w:r>
      <w:r w:rsidR="00D35217" w:rsidRPr="00126A73">
        <w:rPr>
          <w:b/>
          <w:bCs/>
          <w:noProof/>
          <w:color w:val="1D1B11"/>
          <w:lang w:val="vi-VN"/>
          <w:rPrChange w:id="3522" w:author="Nguyet Nguyen (Senior Legal Executive)" w:date="2026-05-05T10:15:00Z">
            <w:rPr>
              <w:b/>
              <w:bCs/>
              <w:noProof/>
              <w:color w:val="1D1B11"/>
              <w:lang w:val="en-US"/>
            </w:rPr>
          </w:rPrChange>
        </w:rPr>
        <w:t>Á</w:t>
      </w:r>
      <w:r w:rsidR="00752A01" w:rsidRPr="005B3B96">
        <w:rPr>
          <w:b/>
          <w:bCs/>
          <w:noProof/>
          <w:color w:val="1D1B11"/>
          <w:lang w:val="vi-VN"/>
        </w:rPr>
        <w:t xml:space="preserve">p </w:t>
      </w:r>
      <w:r w:rsidR="00D35217" w:rsidRPr="00126A73">
        <w:rPr>
          <w:b/>
          <w:bCs/>
          <w:noProof/>
          <w:color w:val="1D1B11"/>
          <w:lang w:val="vi-VN"/>
          <w:rPrChange w:id="3523" w:author="Nguyet Nguyen (Senior Legal Executive)" w:date="2026-05-05T10:15:00Z">
            <w:rPr>
              <w:b/>
              <w:bCs/>
              <w:noProof/>
              <w:color w:val="1D1B11"/>
              <w:lang w:val="en-US"/>
            </w:rPr>
          </w:rPrChange>
        </w:rPr>
        <w:t>D</w:t>
      </w:r>
      <w:r w:rsidR="00752A01" w:rsidRPr="005B3B96">
        <w:rPr>
          <w:b/>
          <w:bCs/>
          <w:noProof/>
          <w:color w:val="1D1B11"/>
          <w:lang w:val="vi-VN"/>
        </w:rPr>
        <w:t>ụng</w:t>
      </w:r>
      <w:r w:rsidR="00752A01" w:rsidRPr="005B3B96">
        <w:rPr>
          <w:noProof/>
          <w:color w:val="1D1B11"/>
          <w:lang w:val="vi-VN"/>
        </w:rPr>
        <w:t xml:space="preserve"> </w:t>
      </w:r>
      <w:r w:rsidR="00B40183" w:rsidRPr="00126A73">
        <w:rPr>
          <w:rFonts w:eastAsia="Times New Roman"/>
          <w:lang w:val="vi-VN"/>
          <w:rPrChange w:id="3524" w:author="Nguyet Nguyen (Senior Legal Executive)" w:date="2026-05-05T10:15:00Z">
            <w:rPr>
              <w:rFonts w:eastAsia="Times New Roman"/>
              <w:lang w:val="vi-VN"/>
            </w:rPr>
          </w:rPrChange>
        </w:rPr>
        <w:t xml:space="preserve">là một phần không thể tách rời của </w:t>
      </w:r>
      <w:r w:rsidR="00AC38C7" w:rsidRPr="00126A73">
        <w:rPr>
          <w:rFonts w:eastAsia="Times New Roman"/>
          <w:lang w:val="vi-VN"/>
          <w:rPrChange w:id="3525" w:author="Nguyet Nguyen (Senior Legal Executive)" w:date="2026-05-05T10:15:00Z">
            <w:rPr>
              <w:rFonts w:eastAsia="Times New Roman"/>
              <w:lang w:val="vi-VN"/>
            </w:rPr>
          </w:rPrChange>
        </w:rPr>
        <w:t>Hợp Đồng</w:t>
      </w:r>
      <w:r w:rsidR="00B40183" w:rsidRPr="00126A73">
        <w:rPr>
          <w:rFonts w:eastAsia="Times New Roman"/>
          <w:lang w:val="vi-VN"/>
          <w:rPrChange w:id="3526" w:author="Nguyet Nguyen (Senior Legal Executive)" w:date="2026-05-05T10:15:00Z">
            <w:rPr>
              <w:rFonts w:eastAsia="Times New Roman"/>
              <w:lang w:val="vi-VN"/>
            </w:rPr>
          </w:rPrChange>
        </w:rPr>
        <w:t xml:space="preserve"> </w:t>
      </w:r>
      <w:r w:rsidR="00664D33" w:rsidRPr="00126A73">
        <w:rPr>
          <w:rFonts w:eastAsia="Times New Roman"/>
          <w:lang w:val="vi-VN"/>
          <w:rPrChange w:id="3527" w:author="Nguyet Nguyen (Senior Legal Executive)" w:date="2026-05-05T10:15:00Z">
            <w:rPr>
              <w:rFonts w:eastAsia="Times New Roman"/>
              <w:lang w:val="vi-VN"/>
            </w:rPr>
          </w:rPrChange>
        </w:rPr>
        <w:t>Dịch Vụ</w:t>
      </w:r>
      <w:r w:rsidR="00B40183" w:rsidRPr="00126A73">
        <w:rPr>
          <w:rFonts w:eastAsia="Times New Roman"/>
          <w:lang w:val="vi-VN"/>
          <w:rPrChange w:id="3528" w:author="Nguyet Nguyen (Senior Legal Executive)" w:date="2026-05-05T10:15:00Z">
            <w:rPr>
              <w:rFonts w:eastAsia="Times New Roman"/>
              <w:lang w:val="vi-VN"/>
            </w:rPr>
          </w:rPrChange>
        </w:rPr>
        <w:t xml:space="preserve"> số </w:t>
      </w:r>
      <w:ins w:id="3529" w:author="Nguyet Nguyen (Senior Legal Executive)" w:date="2026-05-05T10:13:00Z">
        <w:r w:rsidR="00537462" w:rsidRPr="00126A73">
          <w:rPr>
            <w:b/>
            <w:bCs/>
            <w:color w:val="0000CC"/>
            <w:rPrChange w:id="3530" w:author="Nguyet Nguyen (Senior Legal Executive)" w:date="2026-05-05T10:15:00Z">
              <w:rPr>
                <w:b/>
                <w:bCs/>
                <w:color w:val="0000CC"/>
                <w:sz w:val="22"/>
                <w:szCs w:val="22"/>
              </w:rPr>
            </w:rPrChange>
          </w:rPr>
          <w:t>779/</w:t>
        </w:r>
        <w:r w:rsidR="00537462" w:rsidRPr="00126A73">
          <w:rPr>
            <w:b/>
            <w:bCs/>
            <w:rPrChange w:id="3531" w:author="Nguyet Nguyen (Senior Legal Executive)" w:date="2026-05-05T10:15:00Z">
              <w:rPr>
                <w:b/>
                <w:bCs/>
                <w:sz w:val="22"/>
                <w:szCs w:val="22"/>
              </w:rPr>
            </w:rPrChange>
          </w:rPr>
          <w:t>2026/1106-ESE/ACFC-CROSSOVERS</w:t>
        </w:r>
        <w:r w:rsidR="00537462" w:rsidRPr="00126A73">
          <w:rPr>
            <w:b/>
            <w:bCs/>
            <w:lang w:val="en-US"/>
            <w:rPrChange w:id="3532" w:author="Nguyet Nguyen (Senior Legal Executive)" w:date="2026-05-05T10:15:00Z">
              <w:rPr>
                <w:b/>
                <w:bCs/>
                <w:sz w:val="22"/>
                <w:szCs w:val="22"/>
                <w:lang w:val="en-US"/>
              </w:rPr>
            </w:rPrChange>
          </w:rPr>
          <w:t>,</w:t>
        </w:r>
        <w:r w:rsidR="00537462" w:rsidRPr="005B3B96" w:rsidDel="00537462">
          <w:rPr>
            <w:color w:val="45B0E1" w:themeColor="accent1" w:themeTint="99"/>
          </w:rPr>
          <w:t xml:space="preserve"> </w:t>
        </w:r>
      </w:ins>
      <w:del w:id="3533" w:author="Nguyet Nguyen (Senior Legal Executive)" w:date="2026-05-05T10:13:00Z">
        <w:r w:rsidR="00470121" w:rsidRPr="005B3B96" w:rsidDel="00537462">
          <w:rPr>
            <w:color w:val="45B0E1" w:themeColor="accent1" w:themeTint="99"/>
          </w:rPr>
          <w:delText>[__]</w:delText>
        </w:r>
        <w:r w:rsidR="00B40183" w:rsidRPr="005B3B96" w:rsidDel="00537462">
          <w:delText xml:space="preserve"> ký ngày </w:delText>
        </w:r>
        <w:r w:rsidR="00470121" w:rsidRPr="00126A73" w:rsidDel="00537462">
          <w:rPr>
            <w:color w:val="45B0E1" w:themeColor="accent1" w:themeTint="99"/>
            <w:rPrChange w:id="3534" w:author="Nguyet Nguyen (Senior Legal Executive)" w:date="2026-05-05T10:15:00Z">
              <w:rPr>
                <w:color w:val="45B0E1" w:themeColor="accent1" w:themeTint="99"/>
              </w:rPr>
            </w:rPrChange>
          </w:rPr>
          <w:delText>[__]</w:delText>
        </w:r>
        <w:r w:rsidR="00B40183" w:rsidRPr="00126A73" w:rsidDel="00537462">
          <w:rPr>
            <w:rPrChange w:id="3535" w:author="Nguyet Nguyen (Senior Legal Executive)" w:date="2026-05-05T10:15:00Z">
              <w:rPr/>
            </w:rPrChange>
          </w:rPr>
          <w:delText xml:space="preserve">, </w:delText>
        </w:r>
      </w:del>
      <w:r w:rsidR="00B40183" w:rsidRPr="00126A73">
        <w:rPr>
          <w:rPrChange w:id="3536" w:author="Nguyet Nguyen (Senior Legal Executive)" w:date="2026-05-05T10:15:00Z">
            <w:rPr/>
          </w:rPrChange>
        </w:rPr>
        <w:t xml:space="preserve">với nội dung cụ thể </w:t>
      </w:r>
      <w:r w:rsidR="00B40183" w:rsidRPr="00126A73">
        <w:rPr>
          <w:rFonts w:eastAsia="Times New Roman"/>
          <w:lang w:val="vi-VN"/>
          <w:rPrChange w:id="3537" w:author="Nguyet Nguyen (Senior Legal Executive)" w:date="2026-05-05T10:15:00Z">
            <w:rPr>
              <w:rFonts w:eastAsia="Times New Roman"/>
              <w:lang w:val="vi-VN"/>
            </w:rPr>
          </w:rPrChange>
        </w:rPr>
        <w:t>như sau</w:t>
      </w:r>
      <w:r w:rsidR="00B40183" w:rsidRPr="00126A73">
        <w:rPr>
          <w:lang w:val="vi-VN"/>
          <w:rPrChange w:id="3538" w:author="Nguyet Nguyen (Senior Legal Executive)" w:date="2026-05-05T10:15:00Z">
            <w:rPr>
              <w:lang w:val="vi-VN"/>
            </w:rPr>
          </w:rPrChange>
        </w:rPr>
        <w:t xml:space="preserve"> </w:t>
      </w:r>
      <w:r w:rsidR="00752A01" w:rsidRPr="00126A73">
        <w:rPr>
          <w:lang w:val="vi-VN"/>
          <w:rPrChange w:id="3539" w:author="Nguyet Nguyen (Senior Legal Executive)" w:date="2026-05-05T10:15:00Z">
            <w:rPr>
              <w:lang w:val="vi-VN"/>
            </w:rPr>
          </w:rPrChange>
        </w:rPr>
        <w:t xml:space="preserve">KPIs cam kết đối với </w:t>
      </w:r>
      <w:r w:rsidR="00664D33" w:rsidRPr="00126A73">
        <w:rPr>
          <w:lang w:val="vi-VN"/>
          <w:rPrChange w:id="3540" w:author="Nguyet Nguyen (Senior Legal Executive)" w:date="2026-05-05T10:15:00Z">
            <w:rPr>
              <w:lang w:val="vi-VN"/>
            </w:rPr>
          </w:rPrChange>
        </w:rPr>
        <w:t>Dịch Vụ</w:t>
      </w:r>
      <w:r w:rsidR="00752A01" w:rsidRPr="00126A73">
        <w:rPr>
          <w:lang w:val="vi-VN"/>
          <w:rPrChange w:id="3541" w:author="Nguyet Nguyen (Senior Legal Executive)" w:date="2026-05-05T10:15:00Z">
            <w:rPr>
              <w:lang w:val="vi-VN"/>
            </w:rPr>
          </w:rPrChange>
        </w:rPr>
        <w:t>:</w:t>
      </w:r>
      <w:r w:rsidR="00752A01" w:rsidRPr="001A2642">
        <w:rPr>
          <w:lang w:val="vi-VN"/>
        </w:rPr>
        <w:t xml:space="preserve"> </w:t>
      </w:r>
    </w:p>
    <w:p w14:paraId="5ECAD51F" w14:textId="46DDB978" w:rsidR="00752A01" w:rsidRPr="001A2642" w:rsidRDefault="00752A01" w:rsidP="00537462">
      <w:pPr>
        <w:widowControl w:val="0"/>
        <w:spacing w:after="0" w:line="276" w:lineRule="auto"/>
        <w:rPr>
          <w:rFonts w:ascii="Times New Roman" w:hAnsi="Times New Roman"/>
          <w:bCs/>
          <w:sz w:val="24"/>
          <w:szCs w:val="24"/>
          <w:lang w:val="vi-VN"/>
        </w:rPr>
        <w:pPrChange w:id="3542" w:author="Nguyet Nguyen (Senior Legal Executive)" w:date="2026-05-05T10:14:00Z">
          <w:pPr>
            <w:widowControl w:val="0"/>
            <w:spacing w:after="0" w:line="276" w:lineRule="auto"/>
            <w:jc w:val="both"/>
          </w:pPr>
        </w:pPrChange>
      </w:pPr>
      <w:r w:rsidRPr="001A2642">
        <w:rPr>
          <w:rFonts w:ascii="Times New Roman" w:hAnsi="Times New Roman"/>
          <w:bCs/>
          <w:sz w:val="24"/>
          <w:szCs w:val="24"/>
          <w:lang w:val="vi-VN"/>
        </w:rPr>
        <w:t xml:space="preserve">Có áp dụng </w:t>
      </w:r>
      <w:del w:id="3543" w:author="Nguyet Nguyen (Senior Legal Executive)" w:date="2026-05-05T10:14:00Z">
        <w:r w:rsidRPr="001A2642" w:rsidDel="00537462">
          <w:rPr>
            <w:rFonts w:ascii="Times New Roman" w:hAnsi="Times New Roman"/>
            <w:bCs/>
            <w:sz w:val="24"/>
            <w:szCs w:val="24"/>
            <w:lang w:val="vi-VN"/>
          </w:rPr>
          <w:tab/>
        </w:r>
        <w:r w:rsidRPr="001A2642" w:rsidDel="00537462">
          <w:rPr>
            <w:rFonts w:ascii="Times New Roman" w:hAnsi="Times New Roman"/>
            <w:bCs/>
            <w:sz w:val="24"/>
            <w:szCs w:val="24"/>
            <w:lang w:val="vi-VN"/>
          </w:rPr>
          <w:tab/>
        </w:r>
      </w:del>
      <w:sdt>
        <w:sdtPr>
          <w:rPr>
            <w:rFonts w:ascii="Times New Roman" w:hAnsi="Times New Roman"/>
            <w:sz w:val="24"/>
            <w:szCs w:val="24"/>
            <w:lang w:val="vi-VN"/>
          </w:rPr>
          <w:id w:val="-1591767779"/>
          <w14:checkbox>
            <w14:checked w14:val="1"/>
            <w14:checkedState w14:val="2612" w14:font="MS Gothic"/>
            <w14:uncheckedState w14:val="2610" w14:font="MS Gothic"/>
          </w14:checkbox>
        </w:sdtPr>
        <w:sdtContent>
          <w:ins w:id="3544" w:author="Nguyet Nguyen (Senior Legal Executive)" w:date="2026-05-05T10:13:00Z">
            <w:r w:rsidR="00537462">
              <w:rPr>
                <w:rFonts w:ascii="MS Gothic" w:eastAsia="MS Gothic" w:hAnsi="MS Gothic" w:cs="Segoe UI Symbol" w:hint="eastAsia"/>
                <w:sz w:val="24"/>
                <w:szCs w:val="24"/>
                <w:lang w:val="vi-VN"/>
              </w:rPr>
              <w:t>☒</w:t>
            </w:r>
          </w:ins>
          <w:del w:id="3545" w:author="Nguyet Nguyen (Senior Legal Executive)" w:date="2026-05-05T10:13:00Z">
            <w:r w:rsidR="00EB2BDF" w:rsidRPr="001A2642" w:rsidDel="00537462">
              <w:rPr>
                <w:rFonts w:ascii="Segoe UI Symbol" w:eastAsia="MS Gothic" w:hAnsi="Segoe UI Symbol" w:cs="Segoe UI Symbol"/>
                <w:sz w:val="24"/>
                <w:szCs w:val="24"/>
                <w:lang w:val="vi-VN"/>
              </w:rPr>
              <w:delText>☐</w:delText>
            </w:r>
          </w:del>
        </w:sdtContent>
      </w:sdt>
      <w:r w:rsidRPr="001A2642">
        <w:rPr>
          <w:rFonts w:ascii="Times New Roman" w:hAnsi="Times New Roman"/>
          <w:b/>
          <w:sz w:val="24"/>
          <w:szCs w:val="24"/>
          <w:lang w:val="vi-VN"/>
        </w:rPr>
        <w:tab/>
      </w:r>
      <w:r w:rsidRPr="001A2642">
        <w:rPr>
          <w:rFonts w:ascii="Times New Roman" w:hAnsi="Times New Roman"/>
          <w:b/>
          <w:sz w:val="24"/>
          <w:szCs w:val="24"/>
          <w:lang w:val="vi-VN"/>
        </w:rPr>
        <w:tab/>
      </w:r>
      <w:r w:rsidRPr="001A2642">
        <w:rPr>
          <w:rFonts w:ascii="Times New Roman" w:hAnsi="Times New Roman"/>
          <w:b/>
          <w:sz w:val="24"/>
          <w:szCs w:val="24"/>
          <w:lang w:val="vi-VN"/>
        </w:rPr>
        <w:tab/>
      </w:r>
      <w:r w:rsidRPr="001A2642">
        <w:rPr>
          <w:rFonts w:ascii="Times New Roman" w:hAnsi="Times New Roman"/>
          <w:b/>
          <w:sz w:val="24"/>
          <w:szCs w:val="24"/>
          <w:lang w:val="vi-VN"/>
        </w:rPr>
        <w:tab/>
      </w:r>
      <w:r w:rsidRPr="001A2642">
        <w:rPr>
          <w:rFonts w:ascii="Times New Roman" w:hAnsi="Times New Roman"/>
          <w:bCs/>
          <w:sz w:val="24"/>
          <w:szCs w:val="24"/>
          <w:lang w:val="vi-VN"/>
        </w:rPr>
        <w:t xml:space="preserve">Không áp dụng </w:t>
      </w:r>
      <w:del w:id="3546" w:author="Nguyet Nguyen (Senior Legal Executive)" w:date="2026-05-05T10:14:00Z">
        <w:r w:rsidRPr="001A2642" w:rsidDel="00537462">
          <w:rPr>
            <w:rFonts w:ascii="Times New Roman" w:hAnsi="Times New Roman"/>
            <w:bCs/>
            <w:sz w:val="24"/>
            <w:szCs w:val="24"/>
            <w:lang w:val="vi-VN"/>
          </w:rPr>
          <w:tab/>
        </w:r>
      </w:del>
      <w:sdt>
        <w:sdtPr>
          <w:rPr>
            <w:rFonts w:ascii="Times New Roman" w:hAnsi="Times New Roman"/>
            <w:sz w:val="24"/>
            <w:szCs w:val="24"/>
            <w:lang w:val="vi-VN"/>
          </w:rPr>
          <w:id w:val="991761018"/>
          <w14:checkbox>
            <w14:checked w14:val="0"/>
            <w14:checkedState w14:val="2612" w14:font="MS Gothic"/>
            <w14:uncheckedState w14:val="2610" w14:font="MS Gothic"/>
          </w14:checkbox>
        </w:sdtPr>
        <w:sdtContent>
          <w:r w:rsidR="00EB2BDF" w:rsidRPr="001A2642">
            <w:rPr>
              <w:rFonts w:ascii="Segoe UI Symbol" w:eastAsia="MS Gothic" w:hAnsi="Segoe UI Symbol" w:cs="Segoe UI Symbol"/>
              <w:sz w:val="24"/>
              <w:szCs w:val="24"/>
              <w:lang w:val="vi-VN"/>
            </w:rPr>
            <w:t>☐</w:t>
          </w:r>
        </w:sdtContent>
      </w:sdt>
    </w:p>
    <w:p w14:paraId="34B0DD8F" w14:textId="62BEF108" w:rsidR="003A45C0" w:rsidRPr="001A2642" w:rsidDel="00537462" w:rsidRDefault="00752A01" w:rsidP="00185357">
      <w:pPr>
        <w:pStyle w:val="ListParagraph"/>
        <w:spacing w:line="276" w:lineRule="auto"/>
        <w:ind w:left="0"/>
        <w:jc w:val="both"/>
        <w:rPr>
          <w:ins w:id="3547" w:author="Tien Nguyen" w:date="2026-04-23T21:32:00Z"/>
          <w:del w:id="3548" w:author="Nguyet Nguyen (Senior Legal Executive)" w:date="2026-05-05T10:13:00Z"/>
          <w:i/>
          <w:iCs/>
          <w:color w:val="8EAADB"/>
        </w:rPr>
      </w:pPr>
      <w:commentRangeStart w:id="3549"/>
      <w:del w:id="3550" w:author="Nguyet Nguyen (Senior Legal Executive)" w:date="2026-05-05T10:13:00Z">
        <w:r w:rsidRPr="001A2642" w:rsidDel="00537462">
          <w:rPr>
            <w:i/>
            <w:iCs/>
            <w:color w:val="8EAADB"/>
          </w:rPr>
          <w:delText>[</w:delText>
        </w:r>
        <w:r w:rsidR="009E051D" w:rsidRPr="001A2642" w:rsidDel="00537462">
          <w:rPr>
            <w:i/>
            <w:iCs/>
            <w:color w:val="8EAADB"/>
          </w:rPr>
          <w:delText>Các Bên</w:delText>
        </w:r>
        <w:r w:rsidRPr="001A2642" w:rsidDel="00537462">
          <w:rPr>
            <w:i/>
            <w:iCs/>
            <w:color w:val="8EAADB"/>
          </w:rPr>
          <w:delText xml:space="preserve"> vui lòng điền chi tiết về KPIs cam kết mà NCC cần đạt được và chế tài áp dụng khi NCC không đạt được bất kỳ hạng mục nào]</w:delText>
        </w:r>
        <w:commentRangeEnd w:id="3549"/>
        <w:r w:rsidR="00D349CA" w:rsidRPr="001A2642" w:rsidDel="00537462">
          <w:rPr>
            <w:rStyle w:val="CommentReference"/>
            <w:rFonts w:eastAsia="Times New Roman"/>
            <w:sz w:val="24"/>
            <w:szCs w:val="24"/>
            <w:lang w:val="en-US" w:eastAsia="en-US"/>
            <w:rPrChange w:id="3551" w:author="Nguyen Quynh Thuy Tien (Senior Social &amp; Digital Marketing Executive)" w:date="2026-04-24T11:21:00Z">
              <w:rPr>
                <w:rStyle w:val="CommentReference"/>
                <w:rFonts w:eastAsia="Times New Roman"/>
                <w:lang w:val="en-US" w:eastAsia="en-US"/>
              </w:rPr>
            </w:rPrChange>
          </w:rPr>
          <w:commentReference w:id="3549"/>
        </w:r>
      </w:del>
      <w:ins w:id="3552" w:author="Tien Nguyen" w:date="2026-04-23T22:06:00Z">
        <w:del w:id="3553" w:author="Nguyet Nguyen (Senior Legal Executive)" w:date="2026-05-05T10:13:00Z">
          <w:r w:rsidR="00C3375A" w:rsidRPr="001A2642" w:rsidDel="00537462">
            <w:rPr>
              <w:i/>
              <w:iCs/>
              <w:color w:val="8EAADB"/>
              <w:lang w:val="vi-VN"/>
            </w:rPr>
            <w:delText>s</w:delText>
          </w:r>
        </w:del>
      </w:ins>
    </w:p>
    <w:p w14:paraId="637FB7EC" w14:textId="77777777" w:rsidR="003A45C0" w:rsidRPr="001A2642" w:rsidRDefault="003A45C0" w:rsidP="00185357">
      <w:pPr>
        <w:pStyle w:val="ListParagraph"/>
        <w:spacing w:line="276" w:lineRule="auto"/>
        <w:ind w:left="0"/>
        <w:jc w:val="both"/>
        <w:rPr>
          <w:ins w:id="3554" w:author="Tien Nguyen" w:date="2026-04-23T21:32:00Z"/>
          <w:i/>
          <w:iCs/>
          <w:color w:val="8EAADB"/>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3320"/>
        <w:gridCol w:w="1417"/>
        <w:gridCol w:w="1418"/>
        <w:gridCol w:w="1276"/>
        <w:tblGridChange w:id="3555">
          <w:tblGrid>
            <w:gridCol w:w="2062"/>
            <w:gridCol w:w="2397"/>
            <w:gridCol w:w="923"/>
            <w:gridCol w:w="58"/>
            <w:gridCol w:w="976"/>
            <w:gridCol w:w="383"/>
            <w:gridCol w:w="593"/>
            <w:gridCol w:w="825"/>
            <w:gridCol w:w="1276"/>
          </w:tblGrid>
        </w:tblGridChange>
      </w:tblGrid>
      <w:tr w:rsidR="00C31EB7" w:rsidRPr="00537462" w14:paraId="4DCA84AA" w14:textId="77777777" w:rsidTr="00C31EB7">
        <w:trPr>
          <w:ins w:id="3556" w:author="Tien Nguyen" w:date="2026-04-23T21:34:00Z"/>
        </w:trPr>
        <w:tc>
          <w:tcPr>
            <w:tcW w:w="2062" w:type="dxa"/>
            <w:shd w:val="clear" w:color="auto" w:fill="D9F2D0" w:themeFill="accent6" w:themeFillTint="33"/>
          </w:tcPr>
          <w:p w14:paraId="2F4FE2C5" w14:textId="57951EC7" w:rsidR="003A45C0" w:rsidRPr="00537462" w:rsidRDefault="003A45C0" w:rsidP="00537462">
            <w:pPr>
              <w:widowControl w:val="0"/>
              <w:spacing w:after="0" w:line="276" w:lineRule="auto"/>
              <w:rPr>
                <w:ins w:id="3557" w:author="Tien Nguyen" w:date="2026-04-23T21:34:00Z"/>
                <w:rFonts w:ascii="Times New Roman" w:hAnsi="Times New Roman"/>
                <w:b/>
                <w:bCs/>
                <w:lang w:val="vi-VN" w:eastAsia="x-none"/>
                <w:rPrChange w:id="3558" w:author="Nguyet Nguyen (Senior Legal Executive)" w:date="2026-05-05T10:14:00Z">
                  <w:rPr>
                    <w:ins w:id="3559" w:author="Tien Nguyen" w:date="2026-04-23T21:34:00Z"/>
                    <w:rFonts w:ascii="Times New Roman" w:hAnsi="Times New Roman"/>
                    <w:b/>
                    <w:bCs/>
                    <w:color w:val="45B0E1" w:themeColor="accent1" w:themeTint="99"/>
                    <w:sz w:val="24"/>
                    <w:szCs w:val="24"/>
                    <w:lang w:val="vi-VN" w:eastAsia="x-none"/>
                  </w:rPr>
                </w:rPrChange>
              </w:rPr>
              <w:pPrChange w:id="3560" w:author="Nguyet Nguyen (Senior Legal Executive)" w:date="2026-05-05T10:14:00Z">
                <w:pPr>
                  <w:spacing w:after="0" w:line="276" w:lineRule="auto"/>
                </w:pPr>
              </w:pPrChange>
            </w:pPr>
            <w:ins w:id="3561" w:author="Tien Nguyen" w:date="2026-04-23T21:34:00Z">
              <w:r w:rsidRPr="00537462">
                <w:rPr>
                  <w:rFonts w:ascii="Times New Roman" w:hAnsi="Times New Roman"/>
                  <w:b/>
                  <w:bCs/>
                  <w:lang w:val="vi-VN" w:eastAsia="x-none"/>
                  <w:rPrChange w:id="3562" w:author="Nguyet Nguyen (Senior Legal Executive)" w:date="2026-05-05T10:14:00Z">
                    <w:rPr>
                      <w:rFonts w:ascii="Times New Roman" w:hAnsi="Times New Roman"/>
                      <w:b/>
                      <w:bCs/>
                      <w:color w:val="45B0E1" w:themeColor="accent1" w:themeTint="99"/>
                      <w:sz w:val="24"/>
                      <w:szCs w:val="24"/>
                      <w:lang w:val="vi-VN" w:eastAsia="x-none"/>
                    </w:rPr>
                  </w:rPrChange>
                </w:rPr>
                <w:t>Hạng mục</w:t>
              </w:r>
            </w:ins>
          </w:p>
        </w:tc>
        <w:tc>
          <w:tcPr>
            <w:tcW w:w="3320" w:type="dxa"/>
            <w:shd w:val="clear" w:color="auto" w:fill="D9F2D0" w:themeFill="accent6" w:themeFillTint="33"/>
          </w:tcPr>
          <w:p w14:paraId="26BB7510" w14:textId="0B83EE61" w:rsidR="003A45C0" w:rsidRPr="00537462" w:rsidRDefault="003A45C0" w:rsidP="00537462">
            <w:pPr>
              <w:widowControl w:val="0"/>
              <w:spacing w:after="0" w:line="276" w:lineRule="auto"/>
              <w:rPr>
                <w:ins w:id="3563" w:author="Tien Nguyen" w:date="2026-04-23T21:34:00Z"/>
                <w:rFonts w:ascii="Times New Roman" w:hAnsi="Times New Roman"/>
                <w:b/>
                <w:bCs/>
                <w:lang w:val="x-none" w:eastAsia="x-none"/>
                <w:rPrChange w:id="3564" w:author="Nguyet Nguyen (Senior Legal Executive)" w:date="2026-05-05T10:14:00Z">
                  <w:rPr>
                    <w:ins w:id="3565" w:author="Tien Nguyen" w:date="2026-04-23T21:34:00Z"/>
                    <w:rFonts w:ascii="Times New Roman" w:hAnsi="Times New Roman"/>
                    <w:b/>
                    <w:bCs/>
                    <w:color w:val="000099"/>
                    <w:sz w:val="24"/>
                    <w:szCs w:val="24"/>
                    <w:lang w:val="x-none" w:eastAsia="x-none"/>
                  </w:rPr>
                </w:rPrChange>
              </w:rPr>
              <w:pPrChange w:id="3566" w:author="Nguyet Nguyen (Senior Legal Executive)" w:date="2026-05-05T10:14:00Z">
                <w:pPr>
                  <w:spacing w:after="0" w:line="276" w:lineRule="auto"/>
                </w:pPr>
              </w:pPrChange>
            </w:pPr>
            <w:ins w:id="3567" w:author="Tien Nguyen" w:date="2026-04-23T21:34:00Z">
              <w:r w:rsidRPr="00537462">
                <w:rPr>
                  <w:rFonts w:ascii="Times New Roman" w:hAnsi="Times New Roman"/>
                  <w:b/>
                  <w:bCs/>
                  <w:lang w:val="vi-VN" w:eastAsia="x-none"/>
                  <w:rPrChange w:id="3568" w:author="Nguyet Nguyen (Senior Legal Executive)" w:date="2026-05-05T10:14:00Z">
                    <w:rPr>
                      <w:rFonts w:ascii="Times New Roman" w:hAnsi="Times New Roman"/>
                      <w:b/>
                      <w:bCs/>
                      <w:color w:val="000099"/>
                      <w:sz w:val="24"/>
                      <w:szCs w:val="24"/>
                      <w:lang w:val="vi-VN" w:eastAsia="x-none"/>
                    </w:rPr>
                  </w:rPrChange>
                </w:rPr>
                <w:t xml:space="preserve">Mô tả chi tiết </w:t>
              </w:r>
            </w:ins>
          </w:p>
        </w:tc>
        <w:tc>
          <w:tcPr>
            <w:tcW w:w="1417" w:type="dxa"/>
            <w:shd w:val="clear" w:color="auto" w:fill="D9F2D0" w:themeFill="accent6" w:themeFillTint="33"/>
            <w:vAlign w:val="center"/>
          </w:tcPr>
          <w:p w14:paraId="0086A3F5" w14:textId="32BF1D93" w:rsidR="003A45C0" w:rsidRPr="00537462" w:rsidRDefault="003A45C0" w:rsidP="00537462">
            <w:pPr>
              <w:widowControl w:val="0"/>
              <w:spacing w:after="0" w:line="276" w:lineRule="auto"/>
              <w:jc w:val="center"/>
              <w:rPr>
                <w:ins w:id="3569" w:author="Tien Nguyen" w:date="2026-04-23T21:34:00Z"/>
                <w:rFonts w:ascii="Times New Roman" w:hAnsi="Times New Roman"/>
                <w:b/>
                <w:bCs/>
                <w:lang w:val="vi-VN" w:eastAsia="x-none"/>
                <w:rPrChange w:id="3570" w:author="Nguyet Nguyen (Senior Legal Executive)" w:date="2026-05-05T10:14:00Z">
                  <w:rPr>
                    <w:ins w:id="3571" w:author="Tien Nguyen" w:date="2026-04-23T21:34:00Z"/>
                    <w:rFonts w:ascii="Times New Roman" w:hAnsi="Times New Roman"/>
                    <w:b/>
                    <w:bCs/>
                    <w:color w:val="45B0E1" w:themeColor="accent1" w:themeTint="99"/>
                    <w:sz w:val="24"/>
                    <w:szCs w:val="24"/>
                    <w:lang w:val="vi-VN" w:eastAsia="x-none"/>
                  </w:rPr>
                </w:rPrChange>
              </w:rPr>
              <w:pPrChange w:id="3572" w:author="Nguyet Nguyen (Senior Legal Executive)" w:date="2026-05-05T10:14:00Z">
                <w:pPr>
                  <w:spacing w:after="0" w:line="276" w:lineRule="auto"/>
                  <w:jc w:val="center"/>
                </w:pPr>
              </w:pPrChange>
            </w:pPr>
            <w:ins w:id="3573" w:author="Tien Nguyen" w:date="2026-04-23T21:34:00Z">
              <w:r w:rsidRPr="00537462">
                <w:rPr>
                  <w:rFonts w:ascii="Times New Roman" w:hAnsi="Times New Roman"/>
                  <w:b/>
                  <w:bCs/>
                  <w:lang w:val="vi-VN" w:eastAsia="x-none"/>
                  <w:rPrChange w:id="3574" w:author="Nguyet Nguyen (Senior Legal Executive)" w:date="2026-05-05T10:14:00Z">
                    <w:rPr>
                      <w:rFonts w:ascii="Times New Roman" w:hAnsi="Times New Roman"/>
                      <w:b/>
                      <w:bCs/>
                      <w:color w:val="45B0E1" w:themeColor="accent1" w:themeTint="99"/>
                      <w:sz w:val="24"/>
                      <w:szCs w:val="24"/>
                      <w:lang w:val="vi-VN" w:eastAsia="x-none"/>
                    </w:rPr>
                  </w:rPrChange>
                </w:rPr>
                <w:t>Đơn vị</w:t>
              </w:r>
            </w:ins>
          </w:p>
        </w:tc>
        <w:tc>
          <w:tcPr>
            <w:tcW w:w="1418" w:type="dxa"/>
            <w:shd w:val="clear" w:color="auto" w:fill="D9F2D0" w:themeFill="accent6" w:themeFillTint="33"/>
            <w:vAlign w:val="center"/>
          </w:tcPr>
          <w:p w14:paraId="484CA9DF" w14:textId="27D7FAC9" w:rsidR="003A45C0" w:rsidRPr="00537462" w:rsidRDefault="003A45C0" w:rsidP="00537462">
            <w:pPr>
              <w:widowControl w:val="0"/>
              <w:spacing w:after="0" w:line="276" w:lineRule="auto"/>
              <w:jc w:val="center"/>
              <w:rPr>
                <w:ins w:id="3575" w:author="Tien Nguyen" w:date="2026-04-23T21:34:00Z"/>
                <w:rFonts w:ascii="Times New Roman" w:hAnsi="Times New Roman"/>
                <w:b/>
                <w:bCs/>
                <w:lang w:val="vi-VN" w:eastAsia="x-none"/>
                <w:rPrChange w:id="3576" w:author="Nguyet Nguyen (Senior Legal Executive)" w:date="2026-05-05T10:14:00Z">
                  <w:rPr>
                    <w:ins w:id="3577" w:author="Tien Nguyen" w:date="2026-04-23T21:34:00Z"/>
                    <w:rFonts w:ascii="Times New Roman" w:hAnsi="Times New Roman"/>
                    <w:b/>
                    <w:bCs/>
                    <w:color w:val="45B0E1" w:themeColor="accent1" w:themeTint="99"/>
                    <w:sz w:val="24"/>
                    <w:szCs w:val="24"/>
                    <w:lang w:val="vi-VN" w:eastAsia="x-none"/>
                  </w:rPr>
                </w:rPrChange>
              </w:rPr>
              <w:pPrChange w:id="3578" w:author="Nguyet Nguyen (Senior Legal Executive)" w:date="2026-05-05T10:14:00Z">
                <w:pPr>
                  <w:spacing w:after="0" w:line="276" w:lineRule="auto"/>
                  <w:jc w:val="center"/>
                </w:pPr>
              </w:pPrChange>
            </w:pPr>
            <w:ins w:id="3579" w:author="Tien Nguyen" w:date="2026-04-23T21:34:00Z">
              <w:r w:rsidRPr="00537462">
                <w:rPr>
                  <w:rFonts w:ascii="Times New Roman" w:hAnsi="Times New Roman"/>
                  <w:b/>
                  <w:bCs/>
                  <w:lang w:val="vi-VN" w:eastAsia="x-none"/>
                  <w:rPrChange w:id="3580" w:author="Nguyet Nguyen (Senior Legal Executive)" w:date="2026-05-05T10:14:00Z">
                    <w:rPr>
                      <w:rFonts w:ascii="Times New Roman" w:hAnsi="Times New Roman"/>
                      <w:b/>
                      <w:bCs/>
                      <w:color w:val="45B0E1" w:themeColor="accent1" w:themeTint="99"/>
                      <w:sz w:val="24"/>
                      <w:szCs w:val="24"/>
                      <w:lang w:val="vi-VN" w:eastAsia="x-none"/>
                    </w:rPr>
                  </w:rPrChange>
                </w:rPr>
                <w:t>Số lượng</w:t>
              </w:r>
            </w:ins>
          </w:p>
        </w:tc>
        <w:tc>
          <w:tcPr>
            <w:tcW w:w="1276" w:type="dxa"/>
            <w:shd w:val="clear" w:color="auto" w:fill="D9F2D0" w:themeFill="accent6" w:themeFillTint="33"/>
          </w:tcPr>
          <w:p w14:paraId="401DAEDF" w14:textId="1955F8B8" w:rsidR="003A45C0" w:rsidRPr="00537462" w:rsidRDefault="003A45C0" w:rsidP="00537462">
            <w:pPr>
              <w:widowControl w:val="0"/>
              <w:spacing w:after="0" w:line="276" w:lineRule="auto"/>
              <w:jc w:val="center"/>
              <w:rPr>
                <w:ins w:id="3581" w:author="Tien Nguyen" w:date="2026-04-23T21:34:00Z"/>
                <w:rFonts w:ascii="Times New Roman" w:hAnsi="Times New Roman"/>
                <w:b/>
                <w:bCs/>
                <w:lang w:val="x-none" w:eastAsia="x-none"/>
                <w:rPrChange w:id="3582" w:author="Nguyet Nguyen (Senior Legal Executive)" w:date="2026-05-05T10:14:00Z">
                  <w:rPr>
                    <w:ins w:id="3583" w:author="Tien Nguyen" w:date="2026-04-23T21:34:00Z"/>
                    <w:rFonts w:ascii="Times New Roman" w:hAnsi="Times New Roman"/>
                    <w:b/>
                    <w:bCs/>
                    <w:color w:val="000099"/>
                    <w:sz w:val="24"/>
                    <w:szCs w:val="24"/>
                    <w:lang w:val="x-none" w:eastAsia="x-none"/>
                  </w:rPr>
                </w:rPrChange>
              </w:rPr>
              <w:pPrChange w:id="3584" w:author="Nguyet Nguyen (Senior Legal Executive)" w:date="2026-05-05T10:14:00Z">
                <w:pPr>
                  <w:spacing w:after="0" w:line="276" w:lineRule="auto"/>
                </w:pPr>
              </w:pPrChange>
            </w:pPr>
            <w:ins w:id="3585" w:author="Tien Nguyen" w:date="2026-04-23T21:34:00Z">
              <w:r w:rsidRPr="00537462">
                <w:rPr>
                  <w:rFonts w:ascii="Times New Roman" w:hAnsi="Times New Roman"/>
                  <w:b/>
                  <w:bCs/>
                  <w:lang w:val="vi-VN" w:eastAsia="x-none"/>
                  <w:rPrChange w:id="3586" w:author="Nguyet Nguyen (Senior Legal Executive)" w:date="2026-05-05T10:14:00Z">
                    <w:rPr>
                      <w:rFonts w:ascii="Times New Roman" w:hAnsi="Times New Roman"/>
                      <w:b/>
                      <w:bCs/>
                      <w:color w:val="000099"/>
                      <w:sz w:val="24"/>
                      <w:szCs w:val="24"/>
                      <w:lang w:val="vi-VN" w:eastAsia="x-none"/>
                    </w:rPr>
                  </w:rPrChange>
                </w:rPr>
                <w:t>KPI</w:t>
              </w:r>
            </w:ins>
          </w:p>
        </w:tc>
      </w:tr>
      <w:tr w:rsidR="003A45C0" w:rsidRPr="00537462" w14:paraId="3B9905BA"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587" w:author="Tien Nguyen" w:date="2026-04-23T21:35: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588" w:author="Tien Nguyen" w:date="2026-04-23T21:32:00Z"/>
          <w:trPrChange w:id="3589" w:author="Tien Nguyen" w:date="2026-04-23T21:35:00Z">
            <w:trPr>
              <w:gridAfter w:val="0"/>
            </w:trPr>
          </w:trPrChange>
        </w:trPr>
        <w:tc>
          <w:tcPr>
            <w:tcW w:w="2062" w:type="dxa"/>
            <w:tcPrChange w:id="3590" w:author="Tien Nguyen" w:date="2026-04-23T21:35:00Z">
              <w:tcPr>
                <w:tcW w:w="2062" w:type="dxa"/>
              </w:tcPr>
            </w:tcPrChange>
          </w:tcPr>
          <w:p w14:paraId="14B48516" w14:textId="77777777" w:rsidR="003A45C0" w:rsidRPr="00537462" w:rsidRDefault="003A45C0" w:rsidP="00537462">
            <w:pPr>
              <w:widowControl w:val="0"/>
              <w:spacing w:after="0" w:line="276" w:lineRule="auto"/>
              <w:rPr>
                <w:ins w:id="3591" w:author="Tien Nguyen" w:date="2026-04-23T21:32:00Z"/>
                <w:rFonts w:ascii="Times New Roman" w:hAnsi="Times New Roman"/>
                <w:b/>
                <w:bCs/>
                <w:lang w:val="x-none" w:eastAsia="x-none"/>
                <w:rPrChange w:id="3592" w:author="Nguyet Nguyen (Senior Legal Executive)" w:date="2026-05-05T10:14:00Z">
                  <w:rPr>
                    <w:ins w:id="3593" w:author="Tien Nguyen" w:date="2026-04-23T21:32:00Z"/>
                    <w:rFonts w:ascii="Times New Roman" w:hAnsi="Times New Roman"/>
                    <w:b/>
                    <w:bCs/>
                    <w:color w:val="000099"/>
                    <w:sz w:val="24"/>
                    <w:szCs w:val="24"/>
                    <w:lang w:val="x-none" w:eastAsia="x-none"/>
                  </w:rPr>
                </w:rPrChange>
              </w:rPr>
              <w:pPrChange w:id="3594" w:author="Nguyet Nguyen (Senior Legal Executive)" w:date="2026-05-05T10:14:00Z">
                <w:pPr>
                  <w:spacing w:after="0" w:line="276" w:lineRule="auto"/>
                </w:pPr>
              </w:pPrChange>
            </w:pPr>
            <w:ins w:id="3595" w:author="Tien Nguyen" w:date="2026-04-23T21:32:00Z">
              <w:r w:rsidRPr="00C31EB7">
                <w:rPr>
                  <w:rFonts w:ascii="Times New Roman" w:hAnsi="Times New Roman"/>
                  <w:b/>
                  <w:bCs/>
                  <w:highlight w:val="green"/>
                  <w:lang w:val="vi-VN" w:eastAsia="x-none"/>
                  <w:rPrChange w:id="3596" w:author="Nguyet Nguyen (Senior Legal Executive)" w:date="2026-05-05T11:46:00Z">
                    <w:rPr>
                      <w:rFonts w:ascii="Times New Roman" w:hAnsi="Times New Roman"/>
                      <w:b/>
                      <w:bCs/>
                      <w:color w:val="45B0E1" w:themeColor="accent1" w:themeTint="99"/>
                      <w:sz w:val="24"/>
                      <w:szCs w:val="24"/>
                      <w:lang w:val="vi-VN" w:eastAsia="x-none"/>
                    </w:rPr>
                  </w:rPrChange>
                </w:rPr>
                <w:t>Social Media</w:t>
              </w:r>
              <w:r w:rsidRPr="00537462">
                <w:rPr>
                  <w:rFonts w:ascii="Times New Roman" w:hAnsi="Times New Roman"/>
                  <w:b/>
                  <w:bCs/>
                  <w:lang w:val="vi-VN" w:eastAsia="x-none"/>
                  <w:rPrChange w:id="3597" w:author="Nguyet Nguyen (Senior Legal Executive)" w:date="2026-05-05T10:14:00Z">
                    <w:rPr>
                      <w:rFonts w:ascii="Times New Roman" w:hAnsi="Times New Roman"/>
                      <w:b/>
                      <w:bCs/>
                      <w:color w:val="45B0E1" w:themeColor="accent1" w:themeTint="99"/>
                      <w:sz w:val="24"/>
                      <w:szCs w:val="24"/>
                      <w:lang w:val="vi-VN" w:eastAsia="x-none"/>
                    </w:rPr>
                  </w:rPrChange>
                </w:rPr>
                <w:t xml:space="preserve"> </w:t>
              </w:r>
            </w:ins>
          </w:p>
        </w:tc>
        <w:tc>
          <w:tcPr>
            <w:tcW w:w="3320" w:type="dxa"/>
            <w:tcPrChange w:id="3598" w:author="Tien Nguyen" w:date="2026-04-23T21:35:00Z">
              <w:tcPr>
                <w:tcW w:w="2397" w:type="dxa"/>
              </w:tcPr>
            </w:tcPrChange>
          </w:tcPr>
          <w:p w14:paraId="6C624A2C" w14:textId="77777777" w:rsidR="003A45C0" w:rsidRPr="00537462" w:rsidRDefault="003A45C0" w:rsidP="00537462">
            <w:pPr>
              <w:widowControl w:val="0"/>
              <w:spacing w:after="0" w:line="276" w:lineRule="auto"/>
              <w:rPr>
                <w:ins w:id="3599" w:author="Tien Nguyen" w:date="2026-04-23T21:32:00Z"/>
                <w:rFonts w:ascii="Times New Roman" w:hAnsi="Times New Roman"/>
                <w:b/>
                <w:bCs/>
                <w:lang w:val="x-none" w:eastAsia="x-none"/>
                <w:rPrChange w:id="3600" w:author="Nguyet Nguyen (Senior Legal Executive)" w:date="2026-05-05T10:14:00Z">
                  <w:rPr>
                    <w:ins w:id="3601" w:author="Tien Nguyen" w:date="2026-04-23T21:32:00Z"/>
                    <w:rFonts w:ascii="Times New Roman" w:hAnsi="Times New Roman"/>
                    <w:b/>
                    <w:bCs/>
                    <w:color w:val="000099"/>
                    <w:sz w:val="24"/>
                    <w:szCs w:val="24"/>
                    <w:lang w:val="x-none" w:eastAsia="x-none"/>
                  </w:rPr>
                </w:rPrChange>
              </w:rPr>
              <w:pPrChange w:id="3602" w:author="Nguyet Nguyen (Senior Legal Executive)" w:date="2026-05-05T10:14:00Z">
                <w:pPr>
                  <w:spacing w:after="0" w:line="276" w:lineRule="auto"/>
                </w:pPr>
              </w:pPrChange>
            </w:pPr>
            <w:ins w:id="3603" w:author="Tien Nguyen" w:date="2026-04-23T21:32:00Z">
              <w:r w:rsidRPr="00537462">
                <w:rPr>
                  <w:rFonts w:ascii="Times New Roman" w:hAnsi="Times New Roman"/>
                  <w:b/>
                  <w:bCs/>
                  <w:lang w:val="vi-VN" w:eastAsia="x-none"/>
                  <w:rPrChange w:id="3604" w:author="Nguyet Nguyen (Senior Legal Executive)" w:date="2026-05-05T10:14:00Z">
                    <w:rPr>
                      <w:rFonts w:ascii="Times New Roman" w:hAnsi="Times New Roman"/>
                      <w:b/>
                      <w:bCs/>
                      <w:color w:val="45B0E1" w:themeColor="accent1" w:themeTint="99"/>
                      <w:sz w:val="24"/>
                      <w:szCs w:val="24"/>
                      <w:lang w:val="vi-VN" w:eastAsia="x-none"/>
                    </w:rPr>
                  </w:rPrChange>
                </w:rPr>
                <w:t xml:space="preserve">Kế hoạch và nội dung chi tiết </w:t>
              </w:r>
            </w:ins>
          </w:p>
        </w:tc>
        <w:tc>
          <w:tcPr>
            <w:tcW w:w="1417" w:type="dxa"/>
            <w:vAlign w:val="center"/>
            <w:tcPrChange w:id="3605" w:author="Tien Nguyen" w:date="2026-04-23T21:35:00Z">
              <w:tcPr>
                <w:tcW w:w="981" w:type="dxa"/>
                <w:gridSpan w:val="2"/>
                <w:vAlign w:val="center"/>
              </w:tcPr>
            </w:tcPrChange>
          </w:tcPr>
          <w:p w14:paraId="11C46822" w14:textId="77777777" w:rsidR="003A45C0" w:rsidRPr="00537462" w:rsidRDefault="003A45C0" w:rsidP="00537462">
            <w:pPr>
              <w:widowControl w:val="0"/>
              <w:spacing w:after="0" w:line="276" w:lineRule="auto"/>
              <w:jc w:val="center"/>
              <w:rPr>
                <w:ins w:id="3606" w:author="Tien Nguyen" w:date="2026-04-23T21:32:00Z"/>
                <w:rFonts w:ascii="Times New Roman" w:hAnsi="Times New Roman"/>
                <w:b/>
                <w:bCs/>
                <w:lang w:val="x-none" w:eastAsia="x-none"/>
                <w:rPrChange w:id="3607" w:author="Nguyet Nguyen (Senior Legal Executive)" w:date="2026-05-05T10:14:00Z">
                  <w:rPr>
                    <w:ins w:id="3608" w:author="Tien Nguyen" w:date="2026-04-23T21:32:00Z"/>
                    <w:rFonts w:ascii="Times New Roman" w:hAnsi="Times New Roman"/>
                    <w:b/>
                    <w:bCs/>
                    <w:color w:val="000099"/>
                    <w:sz w:val="24"/>
                    <w:szCs w:val="24"/>
                    <w:lang w:val="x-none" w:eastAsia="x-none"/>
                  </w:rPr>
                </w:rPrChange>
              </w:rPr>
              <w:pPrChange w:id="3609" w:author="Nguyet Nguyen (Senior Legal Executive)" w:date="2026-05-05T10:14:00Z">
                <w:pPr>
                  <w:spacing w:after="0" w:line="276" w:lineRule="auto"/>
                  <w:jc w:val="center"/>
                </w:pPr>
              </w:pPrChange>
            </w:pPr>
          </w:p>
        </w:tc>
        <w:tc>
          <w:tcPr>
            <w:tcW w:w="1418" w:type="dxa"/>
            <w:vAlign w:val="center"/>
            <w:tcPrChange w:id="3610" w:author="Tien Nguyen" w:date="2026-04-23T21:35:00Z">
              <w:tcPr>
                <w:tcW w:w="976" w:type="dxa"/>
                <w:vAlign w:val="center"/>
              </w:tcPr>
            </w:tcPrChange>
          </w:tcPr>
          <w:p w14:paraId="36DB946D" w14:textId="77777777" w:rsidR="003A45C0" w:rsidRPr="00537462" w:rsidDel="00E67CBA" w:rsidRDefault="003A45C0" w:rsidP="00537462">
            <w:pPr>
              <w:widowControl w:val="0"/>
              <w:spacing w:after="0" w:line="276" w:lineRule="auto"/>
              <w:jc w:val="center"/>
              <w:rPr>
                <w:ins w:id="3611" w:author="Tien Nguyen" w:date="2026-04-23T21:32:00Z"/>
                <w:rFonts w:ascii="Times New Roman" w:hAnsi="Times New Roman"/>
                <w:b/>
                <w:bCs/>
                <w:lang w:val="x-none" w:eastAsia="x-none"/>
                <w:rPrChange w:id="3612" w:author="Nguyet Nguyen (Senior Legal Executive)" w:date="2026-05-05T10:14:00Z">
                  <w:rPr>
                    <w:ins w:id="3613" w:author="Tien Nguyen" w:date="2026-04-23T21:32:00Z"/>
                    <w:rFonts w:ascii="Times New Roman" w:hAnsi="Times New Roman"/>
                    <w:b/>
                    <w:bCs/>
                    <w:color w:val="45B0E1" w:themeColor="accent1" w:themeTint="99"/>
                    <w:sz w:val="24"/>
                    <w:szCs w:val="24"/>
                    <w:lang w:val="x-none" w:eastAsia="x-none"/>
                  </w:rPr>
                </w:rPrChange>
              </w:rPr>
              <w:pPrChange w:id="3614" w:author="Nguyet Nguyen (Senior Legal Executive)" w:date="2026-05-05T10:14:00Z">
                <w:pPr>
                  <w:spacing w:after="0" w:line="276" w:lineRule="auto"/>
                  <w:jc w:val="center"/>
                </w:pPr>
              </w:pPrChange>
            </w:pPr>
          </w:p>
        </w:tc>
        <w:tc>
          <w:tcPr>
            <w:tcW w:w="1276" w:type="dxa"/>
            <w:tcPrChange w:id="3615" w:author="Tien Nguyen" w:date="2026-04-23T21:35:00Z">
              <w:tcPr>
                <w:tcW w:w="976" w:type="dxa"/>
                <w:gridSpan w:val="2"/>
              </w:tcPr>
            </w:tcPrChange>
          </w:tcPr>
          <w:p w14:paraId="20D9FCA8" w14:textId="77777777" w:rsidR="003A45C0" w:rsidRPr="00537462" w:rsidRDefault="003A45C0" w:rsidP="00537462">
            <w:pPr>
              <w:widowControl w:val="0"/>
              <w:spacing w:after="0" w:line="276" w:lineRule="auto"/>
              <w:rPr>
                <w:ins w:id="3616" w:author="Tien Nguyen" w:date="2026-04-23T21:32:00Z"/>
                <w:rFonts w:ascii="Times New Roman" w:hAnsi="Times New Roman"/>
                <w:b/>
                <w:bCs/>
                <w:lang w:val="x-none" w:eastAsia="x-none"/>
                <w:rPrChange w:id="3617" w:author="Nguyet Nguyen (Senior Legal Executive)" w:date="2026-05-05T10:14:00Z">
                  <w:rPr>
                    <w:ins w:id="3618" w:author="Tien Nguyen" w:date="2026-04-23T21:32:00Z"/>
                    <w:rFonts w:ascii="Times New Roman" w:hAnsi="Times New Roman"/>
                    <w:b/>
                    <w:bCs/>
                    <w:color w:val="000099"/>
                    <w:sz w:val="24"/>
                    <w:szCs w:val="24"/>
                    <w:lang w:val="x-none" w:eastAsia="x-none"/>
                  </w:rPr>
                </w:rPrChange>
              </w:rPr>
              <w:pPrChange w:id="3619" w:author="Nguyet Nguyen (Senior Legal Executive)" w:date="2026-05-05T10:14:00Z">
                <w:pPr>
                  <w:spacing w:after="0" w:line="276" w:lineRule="auto"/>
                </w:pPr>
              </w:pPrChange>
            </w:pPr>
          </w:p>
        </w:tc>
      </w:tr>
      <w:tr w:rsidR="003A45C0" w:rsidRPr="00537462" w:rsidDel="00E67CBA" w14:paraId="0A90ACB2"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620"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621" w:author="Tien Nguyen" w:date="2026-04-23T21:32:00Z"/>
          <w:trPrChange w:id="3622" w:author="Tien Nguyen" w:date="2026-04-23T21:39:00Z">
            <w:trPr>
              <w:gridAfter w:val="0"/>
            </w:trPr>
          </w:trPrChange>
        </w:trPr>
        <w:tc>
          <w:tcPr>
            <w:tcW w:w="2062" w:type="dxa"/>
            <w:tcPrChange w:id="3623" w:author="Tien Nguyen" w:date="2026-04-23T21:39:00Z">
              <w:tcPr>
                <w:tcW w:w="2062" w:type="dxa"/>
              </w:tcPr>
            </w:tcPrChange>
          </w:tcPr>
          <w:p w14:paraId="779CA22F" w14:textId="77777777" w:rsidR="003A45C0" w:rsidRPr="00537462" w:rsidDel="00E67CBA" w:rsidRDefault="003A45C0" w:rsidP="00FA7C89">
            <w:pPr>
              <w:widowControl w:val="0"/>
              <w:spacing w:after="0" w:line="276" w:lineRule="auto"/>
              <w:jc w:val="both"/>
              <w:rPr>
                <w:ins w:id="3624" w:author="Tien Nguyen" w:date="2026-04-23T21:32:00Z"/>
                <w:rFonts w:ascii="Times New Roman" w:hAnsi="Times New Roman"/>
                <w:lang w:val="x-none" w:eastAsia="x-none"/>
                <w:rPrChange w:id="3625" w:author="Nguyet Nguyen (Senior Legal Executive)" w:date="2026-05-05T10:14:00Z">
                  <w:rPr>
                    <w:ins w:id="3626" w:author="Tien Nguyen" w:date="2026-04-23T21:32:00Z"/>
                    <w:rFonts w:ascii="Times New Roman" w:hAnsi="Times New Roman"/>
                    <w:color w:val="45B0E1" w:themeColor="accent1" w:themeTint="99"/>
                    <w:sz w:val="24"/>
                    <w:szCs w:val="24"/>
                    <w:lang w:val="x-none" w:eastAsia="x-none"/>
                  </w:rPr>
                </w:rPrChange>
              </w:rPr>
              <w:pPrChange w:id="3627" w:author="Nguyet Nguyen (Senior Legal Executive)" w:date="2026-05-05T10:19:00Z">
                <w:pPr>
                  <w:spacing w:after="0" w:line="276" w:lineRule="auto"/>
                </w:pPr>
              </w:pPrChange>
            </w:pPr>
            <w:commentRangeStart w:id="3628"/>
            <w:commentRangeEnd w:id="3628"/>
            <w:ins w:id="3629" w:author="Tien Nguyen" w:date="2026-04-23T21:32:00Z">
              <w:r w:rsidRPr="00537462">
                <w:rPr>
                  <w:rStyle w:val="CommentReference"/>
                  <w:rFonts w:ascii="Times New Roman" w:eastAsia="Times New Roman" w:hAnsi="Times New Roman"/>
                  <w:sz w:val="22"/>
                  <w:szCs w:val="22"/>
                  <w:rPrChange w:id="3630" w:author="Nguyet Nguyen (Senior Legal Executive)" w:date="2026-05-05T10:14:00Z">
                    <w:rPr>
                      <w:rStyle w:val="CommentReference"/>
                      <w:rFonts w:ascii="Times New Roman" w:eastAsia="Times New Roman" w:hAnsi="Times New Roman"/>
                    </w:rPr>
                  </w:rPrChange>
                </w:rPr>
                <w:commentReference w:id="3628"/>
              </w:r>
            </w:ins>
          </w:p>
        </w:tc>
        <w:tc>
          <w:tcPr>
            <w:tcW w:w="3320" w:type="dxa"/>
            <w:tcPrChange w:id="3631" w:author="Tien Nguyen" w:date="2026-04-23T21:39:00Z">
              <w:tcPr>
                <w:tcW w:w="2397" w:type="dxa"/>
              </w:tcPr>
            </w:tcPrChange>
          </w:tcPr>
          <w:p w14:paraId="4F06D458" w14:textId="77777777" w:rsidR="003A45C0" w:rsidRPr="00537462" w:rsidDel="00FA7C89" w:rsidRDefault="003A45C0" w:rsidP="00FA7C89">
            <w:pPr>
              <w:widowControl w:val="0"/>
              <w:spacing w:after="0" w:line="276" w:lineRule="auto"/>
              <w:jc w:val="both"/>
              <w:rPr>
                <w:ins w:id="3632" w:author="Tien Nguyen" w:date="2026-04-23T21:32:00Z"/>
                <w:del w:id="3633" w:author="Nguyet Nguyen (Senior Legal Executive)" w:date="2026-05-05T10:18:00Z"/>
                <w:rFonts w:ascii="Times New Roman" w:hAnsi="Times New Roman"/>
                <w:rPrChange w:id="3634" w:author="Nguyet Nguyen (Senior Legal Executive)" w:date="2026-05-05T10:14:00Z">
                  <w:rPr>
                    <w:ins w:id="3635" w:author="Tien Nguyen" w:date="2026-04-23T21:32:00Z"/>
                    <w:del w:id="3636" w:author="Nguyet Nguyen (Senior Legal Executive)" w:date="2026-05-05T10:18:00Z"/>
                    <w:rFonts w:ascii="Times New Roman" w:hAnsi="Times New Roman"/>
                    <w:sz w:val="24"/>
                    <w:szCs w:val="24"/>
                  </w:rPr>
                </w:rPrChange>
              </w:rPr>
              <w:pPrChange w:id="3637" w:author="Nguyet Nguyen (Senior Legal Executive)" w:date="2026-05-05T10:19:00Z">
                <w:pPr>
                  <w:spacing w:after="0" w:line="276" w:lineRule="auto"/>
                </w:pPr>
              </w:pPrChange>
            </w:pPr>
            <w:ins w:id="3638" w:author="Tien Nguyen" w:date="2026-04-23T21:32:00Z">
              <w:r w:rsidRPr="00537462">
                <w:rPr>
                  <w:rFonts w:ascii="Times New Roman" w:hAnsi="Times New Roman"/>
                  <w:lang w:val="vi-VN"/>
                  <w:rPrChange w:id="3639" w:author="Nguyet Nguyen (Senior Legal Executive)" w:date="2026-05-05T10:14:00Z">
                    <w:rPr>
                      <w:rFonts w:ascii="Times New Roman" w:hAnsi="Times New Roman"/>
                      <w:sz w:val="24"/>
                      <w:szCs w:val="24"/>
                      <w:lang w:val="vi-VN"/>
                    </w:rPr>
                  </w:rPrChange>
                </w:rPr>
                <w:t>S</w:t>
              </w:r>
              <w:r w:rsidRPr="00537462">
                <w:rPr>
                  <w:rFonts w:ascii="Times New Roman" w:hAnsi="Times New Roman"/>
                  <w:rPrChange w:id="3640" w:author="Nguyet Nguyen (Senior Legal Executive)" w:date="2026-05-05T10:14:00Z">
                    <w:rPr>
                      <w:rFonts w:ascii="Times New Roman" w:hAnsi="Times New Roman"/>
                      <w:sz w:val="24"/>
                      <w:szCs w:val="24"/>
                    </w:rPr>
                  </w:rPrChange>
                </w:rPr>
                <w:t>áng tạo</w:t>
              </w:r>
              <w:r w:rsidRPr="00537462">
                <w:rPr>
                  <w:rFonts w:ascii="Times New Roman" w:hAnsi="Times New Roman"/>
                  <w:lang w:val="vi-VN"/>
                  <w:rPrChange w:id="3641" w:author="Nguyet Nguyen (Senior Legal Executive)" w:date="2026-05-05T10:14:00Z">
                    <w:rPr>
                      <w:rFonts w:ascii="Times New Roman" w:hAnsi="Times New Roman"/>
                      <w:sz w:val="24"/>
                      <w:szCs w:val="24"/>
                      <w:lang w:val="vi-VN"/>
                    </w:rPr>
                  </w:rPrChange>
                </w:rPr>
                <w:t xml:space="preserve"> thiết kế tại thị trường</w:t>
              </w:r>
              <w:r w:rsidRPr="00537462">
                <w:rPr>
                  <w:rFonts w:ascii="Times New Roman" w:hAnsi="Times New Roman"/>
                  <w:rPrChange w:id="3642" w:author="Nguyet Nguyen (Senior Legal Executive)" w:date="2026-05-05T10:14:00Z">
                    <w:rPr>
                      <w:rFonts w:ascii="Times New Roman" w:hAnsi="Times New Roman"/>
                      <w:sz w:val="24"/>
                      <w:szCs w:val="24"/>
                    </w:rPr>
                  </w:rPrChange>
                </w:rPr>
                <w:t xml:space="preserve"> nội địa</w:t>
              </w:r>
            </w:ins>
          </w:p>
          <w:p w14:paraId="540D03C4" w14:textId="77777777" w:rsidR="003A45C0" w:rsidRPr="00537462" w:rsidRDefault="003A45C0" w:rsidP="00FA7C89">
            <w:pPr>
              <w:widowControl w:val="0"/>
              <w:spacing w:after="0" w:line="276" w:lineRule="auto"/>
              <w:jc w:val="both"/>
              <w:rPr>
                <w:ins w:id="3643" w:author="Tien Nguyen" w:date="2026-04-23T21:32:00Z"/>
                <w:rFonts w:ascii="Times New Roman" w:hAnsi="Times New Roman"/>
                <w:rPrChange w:id="3644" w:author="Nguyet Nguyen (Senior Legal Executive)" w:date="2026-05-05T10:14:00Z">
                  <w:rPr>
                    <w:ins w:id="3645" w:author="Tien Nguyen" w:date="2026-04-23T21:32:00Z"/>
                    <w:rFonts w:ascii="Times New Roman" w:hAnsi="Times New Roman"/>
                    <w:sz w:val="24"/>
                    <w:szCs w:val="24"/>
                  </w:rPr>
                </w:rPrChange>
              </w:rPr>
              <w:pPrChange w:id="3646" w:author="Nguyet Nguyen (Senior Legal Executive)" w:date="2026-05-05T10:19:00Z">
                <w:pPr>
                  <w:spacing w:after="0" w:line="276" w:lineRule="auto"/>
                </w:pPr>
              </w:pPrChange>
            </w:pPr>
          </w:p>
          <w:p w14:paraId="12566134" w14:textId="77777777" w:rsidR="003A45C0" w:rsidRPr="00537462" w:rsidDel="00E67CBA" w:rsidRDefault="003A45C0" w:rsidP="00FA7C89">
            <w:pPr>
              <w:widowControl w:val="0"/>
              <w:spacing w:after="0" w:line="276" w:lineRule="auto"/>
              <w:jc w:val="both"/>
              <w:rPr>
                <w:ins w:id="3647" w:author="Tien Nguyen" w:date="2026-04-23T21:32:00Z"/>
                <w:rFonts w:ascii="Times New Roman" w:hAnsi="Times New Roman"/>
                <w:rPrChange w:id="3648" w:author="Nguyet Nguyen (Senior Legal Executive)" w:date="2026-05-05T10:14:00Z">
                  <w:rPr>
                    <w:ins w:id="3649" w:author="Tien Nguyen" w:date="2026-04-23T21:32:00Z"/>
                    <w:rFonts w:ascii="Times New Roman" w:hAnsi="Times New Roman"/>
                    <w:sz w:val="24"/>
                    <w:szCs w:val="24"/>
                  </w:rPr>
                </w:rPrChange>
              </w:rPr>
              <w:pPrChange w:id="3650" w:author="Nguyet Nguyen (Senior Legal Executive)" w:date="2026-05-05T10:19:00Z">
                <w:pPr>
                  <w:spacing w:after="0" w:line="276" w:lineRule="auto"/>
                </w:pPr>
              </w:pPrChange>
            </w:pPr>
            <w:ins w:id="3651" w:author="Tien Nguyen" w:date="2026-04-23T21:32:00Z">
              <w:r w:rsidRPr="00537462">
                <w:rPr>
                  <w:rFonts w:ascii="Times New Roman" w:hAnsi="Times New Roman"/>
                  <w:rPrChange w:id="3652" w:author="Nguyet Nguyen (Senior Legal Executive)" w:date="2026-05-05T10:14:00Z">
                    <w:rPr>
                      <w:rFonts w:ascii="Times New Roman" w:hAnsi="Times New Roman"/>
                      <w:sz w:val="24"/>
                      <w:szCs w:val="24"/>
                    </w:rPr>
                  </w:rPrChange>
                </w:rPr>
                <w:t xml:space="preserve">Thiết kế nội dung </w:t>
              </w:r>
              <w:r w:rsidRPr="00C31EB7">
                <w:rPr>
                  <w:rFonts w:ascii="Times New Roman" w:hAnsi="Times New Roman"/>
                  <w:highlight w:val="green"/>
                  <w:rPrChange w:id="3653" w:author="Nguyet Nguyen (Senior Legal Executive)" w:date="2026-05-05T11:46:00Z">
                    <w:rPr>
                      <w:rFonts w:ascii="Times New Roman" w:hAnsi="Times New Roman"/>
                      <w:sz w:val="24"/>
                      <w:szCs w:val="24"/>
                    </w:rPr>
                  </w:rPrChange>
                </w:rPr>
                <w:t>social phục vụ các hoạt động</w:t>
              </w:r>
              <w:r w:rsidRPr="00C31EB7">
                <w:rPr>
                  <w:rFonts w:ascii="Times New Roman" w:hAnsi="Times New Roman"/>
                  <w:highlight w:val="green"/>
                  <w:lang w:val="vi-VN"/>
                  <w:rPrChange w:id="3654" w:author="Nguyet Nguyen (Senior Legal Executive)" w:date="2026-05-05T11:46:00Z">
                    <w:rPr>
                      <w:rFonts w:ascii="Times New Roman" w:hAnsi="Times New Roman"/>
                      <w:sz w:val="24"/>
                      <w:szCs w:val="24"/>
                      <w:lang w:val="vi-VN"/>
                    </w:rPr>
                  </w:rPrChange>
                </w:rPr>
                <w:t xml:space="preserve"> </w:t>
              </w:r>
              <w:r w:rsidRPr="00C31EB7">
                <w:rPr>
                  <w:rFonts w:ascii="Times New Roman" w:hAnsi="Times New Roman"/>
                  <w:highlight w:val="green"/>
                  <w:rPrChange w:id="3655" w:author="Nguyet Nguyen (Senior Legal Executive)" w:date="2026-05-05T11:46:00Z">
                    <w:rPr>
                      <w:rFonts w:ascii="Times New Roman" w:hAnsi="Times New Roman"/>
                      <w:sz w:val="24"/>
                      <w:szCs w:val="24"/>
                    </w:rPr>
                  </w:rPrChange>
                </w:rPr>
                <w:t>activation</w:t>
              </w:r>
            </w:ins>
          </w:p>
        </w:tc>
        <w:tc>
          <w:tcPr>
            <w:tcW w:w="1417" w:type="dxa"/>
            <w:vAlign w:val="center"/>
            <w:tcPrChange w:id="3656" w:author="Tien Nguyen" w:date="2026-04-23T21:39:00Z">
              <w:tcPr>
                <w:tcW w:w="981" w:type="dxa"/>
                <w:gridSpan w:val="2"/>
                <w:vAlign w:val="center"/>
              </w:tcPr>
            </w:tcPrChange>
          </w:tcPr>
          <w:p w14:paraId="16DBCA0E" w14:textId="77777777" w:rsidR="003A45C0" w:rsidRPr="00537462" w:rsidDel="00E67CBA" w:rsidRDefault="003A45C0" w:rsidP="00537462">
            <w:pPr>
              <w:widowControl w:val="0"/>
              <w:spacing w:after="0" w:line="276" w:lineRule="auto"/>
              <w:jc w:val="center"/>
              <w:rPr>
                <w:ins w:id="3657" w:author="Tien Nguyen" w:date="2026-04-23T21:32:00Z"/>
                <w:rFonts w:ascii="Times New Roman" w:hAnsi="Times New Roman"/>
                <w:lang w:val="vi-VN" w:eastAsia="x-none"/>
                <w:rPrChange w:id="3658" w:author="Nguyet Nguyen (Senior Legal Executive)" w:date="2026-05-05T10:14:00Z">
                  <w:rPr>
                    <w:ins w:id="3659" w:author="Tien Nguyen" w:date="2026-04-23T21:32:00Z"/>
                    <w:rFonts w:ascii="Times New Roman" w:hAnsi="Times New Roman"/>
                    <w:color w:val="45B0E1" w:themeColor="accent1" w:themeTint="99"/>
                    <w:sz w:val="24"/>
                    <w:szCs w:val="24"/>
                    <w:lang w:val="vi-VN" w:eastAsia="x-none"/>
                  </w:rPr>
                </w:rPrChange>
              </w:rPr>
              <w:pPrChange w:id="3660" w:author="Nguyet Nguyen (Senior Legal Executive)" w:date="2026-05-05T10:14:00Z">
                <w:pPr>
                  <w:spacing w:after="0" w:line="276" w:lineRule="auto"/>
                  <w:jc w:val="center"/>
                </w:pPr>
              </w:pPrChange>
            </w:pPr>
            <w:ins w:id="3661" w:author="Tien Nguyen" w:date="2026-04-23T21:32:00Z">
              <w:r w:rsidRPr="00537462">
                <w:rPr>
                  <w:rFonts w:ascii="Times New Roman" w:hAnsi="Times New Roman"/>
                  <w:lang w:val="vi-VN" w:eastAsia="x-none"/>
                  <w:rPrChange w:id="3662" w:author="Nguyet Nguyen (Senior Legal Executive)" w:date="2026-05-05T10:14:00Z">
                    <w:rPr>
                      <w:rFonts w:ascii="Times New Roman" w:hAnsi="Times New Roman"/>
                      <w:color w:val="45B0E1" w:themeColor="accent1" w:themeTint="99"/>
                      <w:sz w:val="24"/>
                      <w:szCs w:val="24"/>
                      <w:lang w:val="vi-VN" w:eastAsia="x-none"/>
                    </w:rPr>
                  </w:rPrChange>
                </w:rPr>
                <w:t>Bài viết</w:t>
              </w:r>
            </w:ins>
          </w:p>
        </w:tc>
        <w:tc>
          <w:tcPr>
            <w:tcW w:w="1418" w:type="dxa"/>
            <w:vAlign w:val="center"/>
            <w:tcPrChange w:id="3663" w:author="Tien Nguyen" w:date="2026-04-23T21:39:00Z">
              <w:tcPr>
                <w:tcW w:w="976" w:type="dxa"/>
                <w:vAlign w:val="center"/>
              </w:tcPr>
            </w:tcPrChange>
          </w:tcPr>
          <w:p w14:paraId="08E33D7A" w14:textId="77777777" w:rsidR="003A45C0" w:rsidRPr="00537462" w:rsidRDefault="003A45C0" w:rsidP="00537462">
            <w:pPr>
              <w:widowControl w:val="0"/>
              <w:spacing w:after="0" w:line="276" w:lineRule="auto"/>
              <w:jc w:val="center"/>
              <w:rPr>
                <w:ins w:id="3664" w:author="Tien Nguyen" w:date="2026-04-23T21:32:00Z"/>
                <w:rFonts w:ascii="Times New Roman" w:hAnsi="Times New Roman"/>
                <w:lang w:val="vi-VN" w:eastAsia="x-none"/>
                <w:rPrChange w:id="3665" w:author="Nguyet Nguyen (Senior Legal Executive)" w:date="2026-05-05T10:14:00Z">
                  <w:rPr>
                    <w:ins w:id="3666" w:author="Tien Nguyen" w:date="2026-04-23T21:32:00Z"/>
                    <w:rFonts w:ascii="Times New Roman" w:hAnsi="Times New Roman"/>
                    <w:color w:val="45B0E1" w:themeColor="accent1" w:themeTint="99"/>
                    <w:sz w:val="24"/>
                    <w:szCs w:val="24"/>
                    <w:lang w:val="vi-VN" w:eastAsia="x-none"/>
                  </w:rPr>
                </w:rPrChange>
              </w:rPr>
              <w:pPrChange w:id="3667" w:author="Nguyet Nguyen (Senior Legal Executive)" w:date="2026-05-05T10:14:00Z">
                <w:pPr>
                  <w:spacing w:after="0" w:line="276" w:lineRule="auto"/>
                  <w:jc w:val="center"/>
                </w:pPr>
              </w:pPrChange>
            </w:pPr>
            <w:ins w:id="3668" w:author="Tien Nguyen" w:date="2026-04-23T21:32:00Z">
              <w:r w:rsidRPr="00537462">
                <w:rPr>
                  <w:rFonts w:ascii="Times New Roman" w:hAnsi="Times New Roman"/>
                  <w:lang w:val="vi-VN" w:eastAsia="x-none"/>
                  <w:rPrChange w:id="3669" w:author="Nguyet Nguyen (Senior Legal Executive)" w:date="2026-05-05T10:14:00Z">
                    <w:rPr>
                      <w:rFonts w:ascii="Times New Roman" w:hAnsi="Times New Roman"/>
                      <w:color w:val="45B0E1" w:themeColor="accent1" w:themeTint="99"/>
                      <w:sz w:val="24"/>
                      <w:szCs w:val="24"/>
                      <w:lang w:val="vi-VN" w:eastAsia="x-none"/>
                    </w:rPr>
                  </w:rPrChange>
                </w:rPr>
                <w:t>15</w:t>
              </w:r>
            </w:ins>
          </w:p>
        </w:tc>
        <w:tc>
          <w:tcPr>
            <w:tcW w:w="1276" w:type="dxa"/>
            <w:vAlign w:val="center"/>
            <w:tcPrChange w:id="3670" w:author="Tien Nguyen" w:date="2026-04-23T21:39:00Z">
              <w:tcPr>
                <w:tcW w:w="976" w:type="dxa"/>
                <w:gridSpan w:val="2"/>
                <w:vAlign w:val="center"/>
              </w:tcPr>
            </w:tcPrChange>
          </w:tcPr>
          <w:p w14:paraId="10BA2240" w14:textId="464B0432" w:rsidR="003A45C0" w:rsidRPr="00537462" w:rsidDel="00E67CBA" w:rsidRDefault="003A45C0" w:rsidP="00537462">
            <w:pPr>
              <w:widowControl w:val="0"/>
              <w:spacing w:after="0" w:line="276" w:lineRule="auto"/>
              <w:jc w:val="center"/>
              <w:rPr>
                <w:ins w:id="3671" w:author="Tien Nguyen" w:date="2026-04-23T21:32:00Z"/>
                <w:rFonts w:ascii="Times New Roman" w:hAnsi="Times New Roman"/>
                <w:lang w:val="vi-VN" w:eastAsia="x-none"/>
                <w:rPrChange w:id="3672" w:author="Nguyet Nguyen (Senior Legal Executive)" w:date="2026-05-05T10:14:00Z">
                  <w:rPr>
                    <w:ins w:id="3673" w:author="Tien Nguyen" w:date="2026-04-23T21:32:00Z"/>
                    <w:rFonts w:ascii="Times New Roman" w:hAnsi="Times New Roman"/>
                    <w:color w:val="45B0E1" w:themeColor="accent1" w:themeTint="99"/>
                    <w:sz w:val="24"/>
                    <w:szCs w:val="24"/>
                    <w:lang w:val="vi-VN" w:eastAsia="x-none"/>
                  </w:rPr>
                </w:rPrChange>
              </w:rPr>
              <w:pPrChange w:id="3674" w:author="Nguyet Nguyen (Senior Legal Executive)" w:date="2026-05-05T10:14:00Z">
                <w:pPr>
                  <w:spacing w:after="0" w:line="276" w:lineRule="auto"/>
                  <w:jc w:val="center"/>
                </w:pPr>
              </w:pPrChange>
            </w:pPr>
            <w:ins w:id="3675" w:author="Tien Nguyen" w:date="2026-04-23T21:36:00Z">
              <w:r w:rsidRPr="00537462">
                <w:rPr>
                  <w:rFonts w:ascii="Times New Roman" w:hAnsi="Times New Roman"/>
                  <w:lang w:val="vi-VN" w:eastAsia="x-none"/>
                  <w:rPrChange w:id="3676" w:author="Nguyet Nguyen (Senior Legal Executive)" w:date="2026-05-05T10:14:00Z">
                    <w:rPr>
                      <w:rFonts w:ascii="Times New Roman" w:hAnsi="Times New Roman"/>
                      <w:color w:val="45B0E1" w:themeColor="accent1" w:themeTint="99"/>
                      <w:sz w:val="24"/>
                      <w:szCs w:val="24"/>
                      <w:lang w:val="vi-VN" w:eastAsia="x-none"/>
                    </w:rPr>
                  </w:rPrChange>
                </w:rPr>
                <w:t>15</w:t>
              </w:r>
            </w:ins>
          </w:p>
        </w:tc>
      </w:tr>
      <w:tr w:rsidR="003A45C0" w:rsidRPr="00537462" w:rsidDel="00E67CBA" w14:paraId="213B3C0D"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677" w:author="Tien Nguyen" w:date="2026-04-23T21:40: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678" w:author="Tien Nguyen" w:date="2026-04-23T21:32:00Z"/>
          <w:trPrChange w:id="3679" w:author="Tien Nguyen" w:date="2026-04-23T21:40:00Z">
            <w:trPr>
              <w:gridAfter w:val="0"/>
            </w:trPr>
          </w:trPrChange>
        </w:trPr>
        <w:tc>
          <w:tcPr>
            <w:tcW w:w="2062" w:type="dxa"/>
            <w:vAlign w:val="center"/>
            <w:tcPrChange w:id="3680" w:author="Tien Nguyen" w:date="2026-04-23T21:40:00Z">
              <w:tcPr>
                <w:tcW w:w="2062" w:type="dxa"/>
              </w:tcPr>
            </w:tcPrChange>
          </w:tcPr>
          <w:p w14:paraId="6B3DD2B2" w14:textId="2F381C3E" w:rsidR="003A45C0" w:rsidRPr="00537462" w:rsidDel="00E67CBA" w:rsidRDefault="003A45C0" w:rsidP="00FA7C89">
            <w:pPr>
              <w:widowControl w:val="0"/>
              <w:spacing w:after="0" w:line="276" w:lineRule="auto"/>
              <w:jc w:val="both"/>
              <w:rPr>
                <w:ins w:id="3681" w:author="Tien Nguyen" w:date="2026-04-23T21:32:00Z"/>
                <w:rFonts w:ascii="Times New Roman" w:hAnsi="Times New Roman"/>
                <w:lang w:val="vi-VN" w:eastAsia="x-none"/>
                <w:rPrChange w:id="3682" w:author="Nguyet Nguyen (Senior Legal Executive)" w:date="2026-05-05T10:14:00Z">
                  <w:rPr>
                    <w:ins w:id="3683" w:author="Tien Nguyen" w:date="2026-04-23T21:32:00Z"/>
                    <w:rFonts w:ascii="Times New Roman" w:hAnsi="Times New Roman"/>
                    <w:color w:val="45B0E1" w:themeColor="accent1" w:themeTint="99"/>
                    <w:sz w:val="24"/>
                    <w:szCs w:val="24"/>
                    <w:lang w:val="vi-VN" w:eastAsia="x-none"/>
                  </w:rPr>
                </w:rPrChange>
              </w:rPr>
              <w:pPrChange w:id="3684" w:author="Nguyet Nguyen (Senior Legal Executive)" w:date="2026-05-05T10:19:00Z">
                <w:pPr>
                  <w:spacing w:after="0" w:line="276" w:lineRule="auto"/>
                </w:pPr>
              </w:pPrChange>
            </w:pPr>
            <w:ins w:id="3685" w:author="Tien Nguyen" w:date="2026-04-23T21:32:00Z">
              <w:r w:rsidRPr="00C31EB7">
                <w:rPr>
                  <w:rFonts w:ascii="Times New Roman" w:hAnsi="Times New Roman"/>
                  <w:highlight w:val="green"/>
                  <w:lang w:val="vi-VN" w:eastAsia="x-none"/>
                  <w:rPrChange w:id="3686" w:author="Nguyet Nguyen (Senior Legal Executive)" w:date="2026-05-05T11:46:00Z">
                    <w:rPr>
                      <w:rFonts w:ascii="Times New Roman" w:hAnsi="Times New Roman"/>
                      <w:color w:val="45B0E1" w:themeColor="accent1" w:themeTint="99"/>
                      <w:sz w:val="24"/>
                      <w:szCs w:val="24"/>
                      <w:lang w:val="vi-VN" w:eastAsia="x-none"/>
                    </w:rPr>
                  </w:rPrChange>
                </w:rPr>
                <w:t>Copywriter</w:t>
              </w:r>
            </w:ins>
          </w:p>
        </w:tc>
        <w:tc>
          <w:tcPr>
            <w:tcW w:w="3320" w:type="dxa"/>
            <w:tcPrChange w:id="3687" w:author="Tien Nguyen" w:date="2026-04-23T21:40:00Z">
              <w:tcPr>
                <w:tcW w:w="2397" w:type="dxa"/>
              </w:tcPr>
            </w:tcPrChange>
          </w:tcPr>
          <w:p w14:paraId="3DC8F30C" w14:textId="77777777" w:rsidR="003A45C0" w:rsidRPr="00537462" w:rsidDel="00E67CBA" w:rsidRDefault="003A45C0" w:rsidP="00FA7C89">
            <w:pPr>
              <w:widowControl w:val="0"/>
              <w:spacing w:after="0" w:line="276" w:lineRule="auto"/>
              <w:jc w:val="both"/>
              <w:rPr>
                <w:ins w:id="3688" w:author="Tien Nguyen" w:date="2026-04-23T21:32:00Z"/>
                <w:rFonts w:ascii="Times New Roman" w:hAnsi="Times New Roman"/>
                <w:lang w:val="x-none" w:eastAsia="x-none"/>
                <w:rPrChange w:id="3689" w:author="Nguyet Nguyen (Senior Legal Executive)" w:date="2026-05-05T10:14:00Z">
                  <w:rPr>
                    <w:ins w:id="3690" w:author="Tien Nguyen" w:date="2026-04-23T21:32:00Z"/>
                    <w:rFonts w:ascii="Times New Roman" w:hAnsi="Times New Roman"/>
                    <w:color w:val="45B0E1" w:themeColor="accent1" w:themeTint="99"/>
                    <w:sz w:val="24"/>
                    <w:szCs w:val="24"/>
                    <w:lang w:val="x-none" w:eastAsia="x-none"/>
                  </w:rPr>
                </w:rPrChange>
              </w:rPr>
              <w:pPrChange w:id="3691" w:author="Nguyet Nguyen (Senior Legal Executive)" w:date="2026-05-05T10:19:00Z">
                <w:pPr>
                  <w:spacing w:after="0" w:line="276" w:lineRule="auto"/>
                </w:pPr>
              </w:pPrChange>
            </w:pPr>
            <w:ins w:id="3692" w:author="Tien Nguyen" w:date="2026-04-23T21:32:00Z">
              <w:r w:rsidRPr="00537462">
                <w:rPr>
                  <w:rFonts w:ascii="Times New Roman" w:hAnsi="Times New Roman"/>
                  <w:rPrChange w:id="3693" w:author="Nguyet Nguyen (Senior Legal Executive)" w:date="2026-05-05T10:14:00Z">
                    <w:rPr>
                      <w:rFonts w:ascii="Times New Roman" w:hAnsi="Times New Roman"/>
                      <w:sz w:val="24"/>
                      <w:szCs w:val="24"/>
                    </w:rPr>
                  </w:rPrChange>
                </w:rPr>
                <w:t xml:space="preserve">Adapt nội dung/thiết kế từ bộ </w:t>
              </w:r>
              <w:r w:rsidRPr="00C31EB7">
                <w:rPr>
                  <w:rFonts w:ascii="Times New Roman" w:hAnsi="Times New Roman"/>
                  <w:highlight w:val="green"/>
                  <w:rPrChange w:id="3694" w:author="Nguyet Nguyen (Senior Legal Executive)" w:date="2026-05-05T11:46:00Z">
                    <w:rPr>
                      <w:rFonts w:ascii="Times New Roman" w:hAnsi="Times New Roman"/>
                      <w:sz w:val="24"/>
                      <w:szCs w:val="24"/>
                    </w:rPr>
                  </w:rPrChange>
                </w:rPr>
                <w:t>asset global</w:t>
              </w:r>
            </w:ins>
          </w:p>
        </w:tc>
        <w:tc>
          <w:tcPr>
            <w:tcW w:w="1417" w:type="dxa"/>
            <w:vAlign w:val="center"/>
            <w:tcPrChange w:id="3695" w:author="Tien Nguyen" w:date="2026-04-23T21:40:00Z">
              <w:tcPr>
                <w:tcW w:w="981" w:type="dxa"/>
                <w:gridSpan w:val="2"/>
                <w:vAlign w:val="center"/>
              </w:tcPr>
            </w:tcPrChange>
          </w:tcPr>
          <w:p w14:paraId="6120DAEA" w14:textId="77777777" w:rsidR="003A45C0" w:rsidRPr="00537462" w:rsidDel="00E67CBA" w:rsidRDefault="003A45C0" w:rsidP="00537462">
            <w:pPr>
              <w:widowControl w:val="0"/>
              <w:spacing w:after="0" w:line="276" w:lineRule="auto"/>
              <w:jc w:val="center"/>
              <w:rPr>
                <w:ins w:id="3696" w:author="Tien Nguyen" w:date="2026-04-23T21:32:00Z"/>
                <w:rFonts w:ascii="Times New Roman" w:hAnsi="Times New Roman"/>
                <w:lang w:val="x-none" w:eastAsia="x-none"/>
                <w:rPrChange w:id="3697" w:author="Nguyet Nguyen (Senior Legal Executive)" w:date="2026-05-05T10:14:00Z">
                  <w:rPr>
                    <w:ins w:id="3698" w:author="Tien Nguyen" w:date="2026-04-23T21:32:00Z"/>
                    <w:rFonts w:ascii="Times New Roman" w:hAnsi="Times New Roman"/>
                    <w:color w:val="45B0E1" w:themeColor="accent1" w:themeTint="99"/>
                    <w:sz w:val="24"/>
                    <w:szCs w:val="24"/>
                    <w:lang w:val="x-none" w:eastAsia="x-none"/>
                  </w:rPr>
                </w:rPrChange>
              </w:rPr>
              <w:pPrChange w:id="3699" w:author="Nguyet Nguyen (Senior Legal Executive)" w:date="2026-05-05T10:14:00Z">
                <w:pPr>
                  <w:spacing w:after="0" w:line="276" w:lineRule="auto"/>
                  <w:jc w:val="center"/>
                </w:pPr>
              </w:pPrChange>
            </w:pPr>
            <w:ins w:id="3700" w:author="Tien Nguyen" w:date="2026-04-23T21:32:00Z">
              <w:r w:rsidRPr="00537462">
                <w:rPr>
                  <w:rFonts w:ascii="Times New Roman" w:hAnsi="Times New Roman"/>
                  <w:lang w:val="vi-VN" w:eastAsia="x-none"/>
                  <w:rPrChange w:id="3701" w:author="Nguyet Nguyen (Senior Legal Executive)" w:date="2026-05-05T10:14:00Z">
                    <w:rPr>
                      <w:rFonts w:ascii="Times New Roman" w:hAnsi="Times New Roman"/>
                      <w:color w:val="45B0E1" w:themeColor="accent1" w:themeTint="99"/>
                      <w:sz w:val="24"/>
                      <w:szCs w:val="24"/>
                      <w:lang w:val="vi-VN" w:eastAsia="x-none"/>
                    </w:rPr>
                  </w:rPrChange>
                </w:rPr>
                <w:t>Bài viết</w:t>
              </w:r>
            </w:ins>
          </w:p>
        </w:tc>
        <w:tc>
          <w:tcPr>
            <w:tcW w:w="1418" w:type="dxa"/>
            <w:vAlign w:val="center"/>
            <w:tcPrChange w:id="3702" w:author="Tien Nguyen" w:date="2026-04-23T21:40:00Z">
              <w:tcPr>
                <w:tcW w:w="976" w:type="dxa"/>
                <w:vAlign w:val="center"/>
              </w:tcPr>
            </w:tcPrChange>
          </w:tcPr>
          <w:p w14:paraId="447B2EC1" w14:textId="77777777" w:rsidR="003A45C0" w:rsidRPr="00537462" w:rsidRDefault="003A45C0" w:rsidP="00537462">
            <w:pPr>
              <w:widowControl w:val="0"/>
              <w:spacing w:after="0" w:line="276" w:lineRule="auto"/>
              <w:jc w:val="center"/>
              <w:rPr>
                <w:ins w:id="3703" w:author="Tien Nguyen" w:date="2026-04-23T21:32:00Z"/>
                <w:rFonts w:ascii="Times New Roman" w:hAnsi="Times New Roman"/>
                <w:lang w:val="vi-VN" w:eastAsia="x-none"/>
                <w:rPrChange w:id="3704" w:author="Nguyet Nguyen (Senior Legal Executive)" w:date="2026-05-05T10:14:00Z">
                  <w:rPr>
                    <w:ins w:id="3705" w:author="Tien Nguyen" w:date="2026-04-23T21:32:00Z"/>
                    <w:rFonts w:ascii="Times New Roman" w:hAnsi="Times New Roman"/>
                    <w:color w:val="45B0E1" w:themeColor="accent1" w:themeTint="99"/>
                    <w:sz w:val="24"/>
                    <w:szCs w:val="24"/>
                    <w:lang w:val="vi-VN" w:eastAsia="x-none"/>
                  </w:rPr>
                </w:rPrChange>
              </w:rPr>
              <w:pPrChange w:id="3706" w:author="Nguyet Nguyen (Senior Legal Executive)" w:date="2026-05-05T10:14:00Z">
                <w:pPr>
                  <w:spacing w:after="0" w:line="276" w:lineRule="auto"/>
                  <w:jc w:val="center"/>
                </w:pPr>
              </w:pPrChange>
            </w:pPr>
            <w:ins w:id="3707" w:author="Tien Nguyen" w:date="2026-04-23T21:32:00Z">
              <w:r w:rsidRPr="00537462">
                <w:rPr>
                  <w:rFonts w:ascii="Times New Roman" w:hAnsi="Times New Roman"/>
                  <w:lang w:val="vi-VN" w:eastAsia="x-none"/>
                  <w:rPrChange w:id="3708" w:author="Nguyet Nguyen (Senior Legal Executive)" w:date="2026-05-05T10:14:00Z">
                    <w:rPr>
                      <w:rFonts w:ascii="Times New Roman" w:hAnsi="Times New Roman"/>
                      <w:color w:val="45B0E1" w:themeColor="accent1" w:themeTint="99"/>
                      <w:sz w:val="24"/>
                      <w:szCs w:val="24"/>
                      <w:lang w:val="vi-VN" w:eastAsia="x-none"/>
                    </w:rPr>
                  </w:rPrChange>
                </w:rPr>
                <w:t>5</w:t>
              </w:r>
            </w:ins>
          </w:p>
        </w:tc>
        <w:tc>
          <w:tcPr>
            <w:tcW w:w="1276" w:type="dxa"/>
            <w:vAlign w:val="center"/>
            <w:tcPrChange w:id="3709" w:author="Tien Nguyen" w:date="2026-04-23T21:40:00Z">
              <w:tcPr>
                <w:tcW w:w="976" w:type="dxa"/>
                <w:gridSpan w:val="2"/>
                <w:vAlign w:val="center"/>
              </w:tcPr>
            </w:tcPrChange>
          </w:tcPr>
          <w:p w14:paraId="44BD8398" w14:textId="51C4B255" w:rsidR="003A45C0" w:rsidRPr="00537462" w:rsidDel="00E67CBA" w:rsidRDefault="003A45C0" w:rsidP="00537462">
            <w:pPr>
              <w:widowControl w:val="0"/>
              <w:spacing w:after="0" w:line="276" w:lineRule="auto"/>
              <w:jc w:val="center"/>
              <w:rPr>
                <w:ins w:id="3710" w:author="Tien Nguyen" w:date="2026-04-23T21:32:00Z"/>
                <w:rFonts w:ascii="Times New Roman" w:hAnsi="Times New Roman"/>
                <w:lang w:val="vi-VN" w:eastAsia="x-none"/>
                <w:rPrChange w:id="3711" w:author="Nguyet Nguyen (Senior Legal Executive)" w:date="2026-05-05T10:14:00Z">
                  <w:rPr>
                    <w:ins w:id="3712" w:author="Tien Nguyen" w:date="2026-04-23T21:32:00Z"/>
                    <w:rFonts w:ascii="Times New Roman" w:hAnsi="Times New Roman"/>
                    <w:color w:val="45B0E1" w:themeColor="accent1" w:themeTint="99"/>
                    <w:sz w:val="24"/>
                    <w:szCs w:val="24"/>
                    <w:lang w:val="vi-VN" w:eastAsia="x-none"/>
                  </w:rPr>
                </w:rPrChange>
              </w:rPr>
              <w:pPrChange w:id="3713" w:author="Nguyet Nguyen (Senior Legal Executive)" w:date="2026-05-05T10:14:00Z">
                <w:pPr>
                  <w:spacing w:after="0" w:line="276" w:lineRule="auto"/>
                  <w:jc w:val="center"/>
                </w:pPr>
              </w:pPrChange>
            </w:pPr>
            <w:ins w:id="3714" w:author="Tien Nguyen" w:date="2026-04-23T21:36:00Z">
              <w:r w:rsidRPr="00537462">
                <w:rPr>
                  <w:rFonts w:ascii="Times New Roman" w:hAnsi="Times New Roman"/>
                  <w:lang w:val="vi-VN" w:eastAsia="x-none"/>
                  <w:rPrChange w:id="3715" w:author="Nguyet Nguyen (Senior Legal Executive)" w:date="2026-05-05T10:14:00Z">
                    <w:rPr>
                      <w:rFonts w:ascii="Times New Roman" w:hAnsi="Times New Roman"/>
                      <w:color w:val="45B0E1" w:themeColor="accent1" w:themeTint="99"/>
                      <w:sz w:val="24"/>
                      <w:szCs w:val="24"/>
                      <w:lang w:val="vi-VN" w:eastAsia="x-none"/>
                    </w:rPr>
                  </w:rPrChange>
                </w:rPr>
                <w:t>5</w:t>
              </w:r>
            </w:ins>
          </w:p>
        </w:tc>
      </w:tr>
      <w:tr w:rsidR="003A45C0" w:rsidRPr="00537462" w:rsidDel="00E67CBA" w14:paraId="6223CECD"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16"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717" w:author="Tien Nguyen" w:date="2026-04-23T21:32:00Z"/>
          <w:trPrChange w:id="3718" w:author="Tien Nguyen" w:date="2026-04-23T21:39:00Z">
            <w:trPr>
              <w:gridAfter w:val="0"/>
            </w:trPr>
          </w:trPrChange>
        </w:trPr>
        <w:tc>
          <w:tcPr>
            <w:tcW w:w="2062" w:type="dxa"/>
            <w:tcPrChange w:id="3719" w:author="Tien Nguyen" w:date="2026-04-23T21:39:00Z">
              <w:tcPr>
                <w:tcW w:w="2062" w:type="dxa"/>
              </w:tcPr>
            </w:tcPrChange>
          </w:tcPr>
          <w:p w14:paraId="787B7C89" w14:textId="77777777" w:rsidR="003A45C0" w:rsidRPr="00537462" w:rsidDel="00E67CBA" w:rsidRDefault="003A45C0" w:rsidP="00FA7C89">
            <w:pPr>
              <w:widowControl w:val="0"/>
              <w:spacing w:after="0" w:line="276" w:lineRule="auto"/>
              <w:jc w:val="both"/>
              <w:rPr>
                <w:ins w:id="3720" w:author="Tien Nguyen" w:date="2026-04-23T21:32:00Z"/>
                <w:rFonts w:ascii="Times New Roman" w:hAnsi="Times New Roman"/>
                <w:lang w:val="x-none" w:eastAsia="x-none"/>
                <w:rPrChange w:id="3721" w:author="Nguyet Nguyen (Senior Legal Executive)" w:date="2026-05-05T10:14:00Z">
                  <w:rPr>
                    <w:ins w:id="3722" w:author="Tien Nguyen" w:date="2026-04-23T21:32:00Z"/>
                    <w:rFonts w:ascii="Times New Roman" w:hAnsi="Times New Roman"/>
                    <w:color w:val="45B0E1" w:themeColor="accent1" w:themeTint="99"/>
                    <w:sz w:val="24"/>
                    <w:szCs w:val="24"/>
                    <w:lang w:val="x-none" w:eastAsia="x-none"/>
                  </w:rPr>
                </w:rPrChange>
              </w:rPr>
              <w:pPrChange w:id="3723" w:author="Nguyet Nguyen (Senior Legal Executive)" w:date="2026-05-05T10:19:00Z">
                <w:pPr>
                  <w:spacing w:after="0" w:line="276" w:lineRule="auto"/>
                </w:pPr>
              </w:pPrChange>
            </w:pPr>
          </w:p>
        </w:tc>
        <w:tc>
          <w:tcPr>
            <w:tcW w:w="3320" w:type="dxa"/>
            <w:tcPrChange w:id="3724" w:author="Tien Nguyen" w:date="2026-04-23T21:39:00Z">
              <w:tcPr>
                <w:tcW w:w="2397" w:type="dxa"/>
              </w:tcPr>
            </w:tcPrChange>
          </w:tcPr>
          <w:p w14:paraId="34658E5A" w14:textId="77777777" w:rsidR="003A45C0" w:rsidRPr="00537462" w:rsidDel="00FA7C89" w:rsidRDefault="003A45C0" w:rsidP="00FA7C89">
            <w:pPr>
              <w:widowControl w:val="0"/>
              <w:spacing w:after="0" w:line="276" w:lineRule="auto"/>
              <w:jc w:val="both"/>
              <w:rPr>
                <w:ins w:id="3725" w:author="Tien Nguyen" w:date="2026-04-23T21:32:00Z"/>
                <w:del w:id="3726" w:author="Nguyet Nguyen (Senior Legal Executive)" w:date="2026-05-05T10:18:00Z"/>
                <w:rFonts w:ascii="Times New Roman" w:hAnsi="Times New Roman"/>
                <w:rPrChange w:id="3727" w:author="Nguyet Nguyen (Senior Legal Executive)" w:date="2026-05-05T10:14:00Z">
                  <w:rPr>
                    <w:ins w:id="3728" w:author="Tien Nguyen" w:date="2026-04-23T21:32:00Z"/>
                    <w:del w:id="3729" w:author="Nguyet Nguyen (Senior Legal Executive)" w:date="2026-05-05T10:18:00Z"/>
                    <w:rFonts w:ascii="Times New Roman" w:hAnsi="Times New Roman"/>
                    <w:sz w:val="24"/>
                    <w:szCs w:val="24"/>
                  </w:rPr>
                </w:rPrChange>
              </w:rPr>
              <w:pPrChange w:id="3730" w:author="Nguyet Nguyen (Senior Legal Executive)" w:date="2026-05-05T10:19:00Z">
                <w:pPr>
                  <w:spacing w:after="0" w:line="276" w:lineRule="auto"/>
                </w:pPr>
              </w:pPrChange>
            </w:pPr>
            <w:ins w:id="3731" w:author="Tien Nguyen" w:date="2026-04-23T21:32:00Z">
              <w:r w:rsidRPr="00537462">
                <w:rPr>
                  <w:rFonts w:ascii="Times New Roman" w:hAnsi="Times New Roman"/>
                  <w:rPrChange w:id="3732" w:author="Nguyet Nguyen (Senior Legal Executive)" w:date="2026-05-05T10:14:00Z">
                    <w:rPr>
                      <w:rFonts w:ascii="Times New Roman" w:hAnsi="Times New Roman"/>
                      <w:sz w:val="24"/>
                      <w:szCs w:val="24"/>
                    </w:rPr>
                  </w:rPrChange>
                </w:rPr>
                <w:t xml:space="preserve">Sáng tạo nội dung cho thị trường Triển khai theo định hướng </w:t>
              </w:r>
              <w:r w:rsidRPr="00C31EB7">
                <w:rPr>
                  <w:rFonts w:ascii="Times New Roman" w:hAnsi="Times New Roman"/>
                  <w:highlight w:val="green"/>
                  <w:rPrChange w:id="3733" w:author="Nguyet Nguyen (Senior Legal Executive)" w:date="2026-05-05T11:47:00Z">
                    <w:rPr>
                      <w:rFonts w:ascii="Times New Roman" w:hAnsi="Times New Roman"/>
                      <w:sz w:val="24"/>
                      <w:szCs w:val="24"/>
                    </w:rPr>
                  </w:rPrChange>
                </w:rPr>
                <w:t>activation</w:t>
              </w:r>
              <w:r w:rsidRPr="00537462">
                <w:rPr>
                  <w:rFonts w:ascii="Times New Roman" w:hAnsi="Times New Roman"/>
                  <w:rPrChange w:id="3734" w:author="Nguyet Nguyen (Senior Legal Executive)" w:date="2026-05-05T10:14:00Z">
                    <w:rPr>
                      <w:rFonts w:ascii="Times New Roman" w:hAnsi="Times New Roman"/>
                      <w:sz w:val="24"/>
                      <w:szCs w:val="24"/>
                    </w:rPr>
                  </w:rPrChange>
                </w:rPr>
                <w:t xml:space="preserve"> &amp; KOL</w:t>
              </w:r>
            </w:ins>
          </w:p>
          <w:p w14:paraId="3712F2D4" w14:textId="77777777" w:rsidR="003A45C0" w:rsidRPr="00537462" w:rsidDel="00E67CBA" w:rsidRDefault="003A45C0" w:rsidP="00FA7C89">
            <w:pPr>
              <w:widowControl w:val="0"/>
              <w:spacing w:after="0" w:line="276" w:lineRule="auto"/>
              <w:jc w:val="both"/>
              <w:rPr>
                <w:ins w:id="3735" w:author="Tien Nguyen" w:date="2026-04-23T21:32:00Z"/>
                <w:rFonts w:ascii="Times New Roman" w:hAnsi="Times New Roman"/>
                <w:lang w:val="vi-VN" w:eastAsia="x-none"/>
                <w:rPrChange w:id="3736" w:author="Nguyet Nguyen (Senior Legal Executive)" w:date="2026-05-05T10:14:00Z">
                  <w:rPr>
                    <w:ins w:id="3737" w:author="Tien Nguyen" w:date="2026-04-23T21:32:00Z"/>
                    <w:rFonts w:ascii="Times New Roman" w:hAnsi="Times New Roman"/>
                    <w:color w:val="45B0E1" w:themeColor="accent1" w:themeTint="99"/>
                    <w:sz w:val="24"/>
                    <w:szCs w:val="24"/>
                    <w:lang w:val="vi-VN" w:eastAsia="x-none"/>
                  </w:rPr>
                </w:rPrChange>
              </w:rPr>
              <w:pPrChange w:id="3738" w:author="Nguyet Nguyen (Senior Legal Executive)" w:date="2026-05-05T10:19:00Z">
                <w:pPr>
                  <w:spacing w:after="0" w:line="276" w:lineRule="auto"/>
                </w:pPr>
              </w:pPrChange>
            </w:pPr>
          </w:p>
        </w:tc>
        <w:tc>
          <w:tcPr>
            <w:tcW w:w="1417" w:type="dxa"/>
            <w:vAlign w:val="center"/>
            <w:tcPrChange w:id="3739" w:author="Tien Nguyen" w:date="2026-04-23T21:39:00Z">
              <w:tcPr>
                <w:tcW w:w="981" w:type="dxa"/>
                <w:gridSpan w:val="2"/>
                <w:vAlign w:val="center"/>
              </w:tcPr>
            </w:tcPrChange>
          </w:tcPr>
          <w:p w14:paraId="6CFA8A93" w14:textId="77777777" w:rsidR="003A45C0" w:rsidRPr="00537462" w:rsidDel="00E67CBA" w:rsidRDefault="003A45C0" w:rsidP="00537462">
            <w:pPr>
              <w:widowControl w:val="0"/>
              <w:spacing w:after="0" w:line="276" w:lineRule="auto"/>
              <w:jc w:val="center"/>
              <w:rPr>
                <w:ins w:id="3740" w:author="Tien Nguyen" w:date="2026-04-23T21:32:00Z"/>
                <w:rFonts w:ascii="Times New Roman" w:hAnsi="Times New Roman"/>
                <w:lang w:val="x-none" w:eastAsia="x-none"/>
                <w:rPrChange w:id="3741" w:author="Nguyet Nguyen (Senior Legal Executive)" w:date="2026-05-05T10:14:00Z">
                  <w:rPr>
                    <w:ins w:id="3742" w:author="Tien Nguyen" w:date="2026-04-23T21:32:00Z"/>
                    <w:rFonts w:ascii="Times New Roman" w:hAnsi="Times New Roman"/>
                    <w:color w:val="45B0E1" w:themeColor="accent1" w:themeTint="99"/>
                    <w:sz w:val="24"/>
                    <w:szCs w:val="24"/>
                    <w:lang w:val="x-none" w:eastAsia="x-none"/>
                  </w:rPr>
                </w:rPrChange>
              </w:rPr>
              <w:pPrChange w:id="3743" w:author="Nguyet Nguyen (Senior Legal Executive)" w:date="2026-05-05T10:14:00Z">
                <w:pPr>
                  <w:spacing w:after="0" w:line="276" w:lineRule="auto"/>
                  <w:jc w:val="center"/>
                </w:pPr>
              </w:pPrChange>
            </w:pPr>
            <w:ins w:id="3744" w:author="Tien Nguyen" w:date="2026-04-23T21:32:00Z">
              <w:r w:rsidRPr="00537462">
                <w:rPr>
                  <w:rFonts w:ascii="Times New Roman" w:hAnsi="Times New Roman"/>
                  <w:lang w:val="vi-VN" w:eastAsia="x-none"/>
                  <w:rPrChange w:id="3745" w:author="Nguyet Nguyen (Senior Legal Executive)" w:date="2026-05-05T10:14:00Z">
                    <w:rPr>
                      <w:rFonts w:ascii="Times New Roman" w:hAnsi="Times New Roman"/>
                      <w:color w:val="45B0E1" w:themeColor="accent1" w:themeTint="99"/>
                      <w:sz w:val="24"/>
                      <w:szCs w:val="24"/>
                      <w:lang w:val="vi-VN" w:eastAsia="x-none"/>
                    </w:rPr>
                  </w:rPrChange>
                </w:rPr>
                <w:t>Bài viết</w:t>
              </w:r>
            </w:ins>
          </w:p>
        </w:tc>
        <w:tc>
          <w:tcPr>
            <w:tcW w:w="1418" w:type="dxa"/>
            <w:vAlign w:val="center"/>
            <w:tcPrChange w:id="3746" w:author="Tien Nguyen" w:date="2026-04-23T21:39:00Z">
              <w:tcPr>
                <w:tcW w:w="976" w:type="dxa"/>
                <w:vAlign w:val="center"/>
              </w:tcPr>
            </w:tcPrChange>
          </w:tcPr>
          <w:p w14:paraId="62A32841" w14:textId="77777777" w:rsidR="003A45C0" w:rsidRPr="00537462" w:rsidRDefault="003A45C0" w:rsidP="00537462">
            <w:pPr>
              <w:widowControl w:val="0"/>
              <w:spacing w:after="0" w:line="276" w:lineRule="auto"/>
              <w:jc w:val="center"/>
              <w:rPr>
                <w:ins w:id="3747" w:author="Tien Nguyen" w:date="2026-04-23T21:32:00Z"/>
                <w:rFonts w:ascii="Times New Roman" w:hAnsi="Times New Roman"/>
                <w:lang w:val="vi-VN" w:eastAsia="x-none"/>
                <w:rPrChange w:id="3748" w:author="Nguyet Nguyen (Senior Legal Executive)" w:date="2026-05-05T10:14:00Z">
                  <w:rPr>
                    <w:ins w:id="3749" w:author="Tien Nguyen" w:date="2026-04-23T21:32:00Z"/>
                    <w:rFonts w:ascii="Times New Roman" w:hAnsi="Times New Roman"/>
                    <w:color w:val="45B0E1" w:themeColor="accent1" w:themeTint="99"/>
                    <w:sz w:val="24"/>
                    <w:szCs w:val="24"/>
                    <w:lang w:val="vi-VN" w:eastAsia="x-none"/>
                  </w:rPr>
                </w:rPrChange>
              </w:rPr>
              <w:pPrChange w:id="3750" w:author="Nguyet Nguyen (Senior Legal Executive)" w:date="2026-05-05T10:14:00Z">
                <w:pPr>
                  <w:spacing w:after="0" w:line="276" w:lineRule="auto"/>
                  <w:jc w:val="center"/>
                </w:pPr>
              </w:pPrChange>
            </w:pPr>
            <w:ins w:id="3751" w:author="Tien Nguyen" w:date="2026-04-23T21:32:00Z">
              <w:r w:rsidRPr="00537462">
                <w:rPr>
                  <w:rFonts w:ascii="Times New Roman" w:hAnsi="Times New Roman"/>
                  <w:lang w:val="vi-VN" w:eastAsia="x-none"/>
                  <w:rPrChange w:id="3752" w:author="Nguyet Nguyen (Senior Legal Executive)" w:date="2026-05-05T10:14:00Z">
                    <w:rPr>
                      <w:rFonts w:ascii="Times New Roman" w:hAnsi="Times New Roman"/>
                      <w:color w:val="45B0E1" w:themeColor="accent1" w:themeTint="99"/>
                      <w:sz w:val="24"/>
                      <w:szCs w:val="24"/>
                      <w:lang w:val="vi-VN" w:eastAsia="x-none"/>
                    </w:rPr>
                  </w:rPrChange>
                </w:rPr>
                <w:t>30</w:t>
              </w:r>
            </w:ins>
          </w:p>
        </w:tc>
        <w:tc>
          <w:tcPr>
            <w:tcW w:w="1276" w:type="dxa"/>
            <w:vAlign w:val="center"/>
            <w:tcPrChange w:id="3753" w:author="Tien Nguyen" w:date="2026-04-23T21:39:00Z">
              <w:tcPr>
                <w:tcW w:w="976" w:type="dxa"/>
                <w:gridSpan w:val="2"/>
                <w:vAlign w:val="center"/>
              </w:tcPr>
            </w:tcPrChange>
          </w:tcPr>
          <w:p w14:paraId="284C3363" w14:textId="5F153CCA" w:rsidR="003A45C0" w:rsidRPr="00537462" w:rsidDel="00E67CBA" w:rsidRDefault="003A45C0" w:rsidP="00537462">
            <w:pPr>
              <w:widowControl w:val="0"/>
              <w:spacing w:after="0" w:line="276" w:lineRule="auto"/>
              <w:jc w:val="center"/>
              <w:rPr>
                <w:ins w:id="3754" w:author="Tien Nguyen" w:date="2026-04-23T21:32:00Z"/>
                <w:rFonts w:ascii="Times New Roman" w:hAnsi="Times New Roman"/>
                <w:lang w:val="vi-VN" w:eastAsia="x-none"/>
                <w:rPrChange w:id="3755" w:author="Nguyet Nguyen (Senior Legal Executive)" w:date="2026-05-05T10:14:00Z">
                  <w:rPr>
                    <w:ins w:id="3756" w:author="Tien Nguyen" w:date="2026-04-23T21:32:00Z"/>
                    <w:rFonts w:ascii="Times New Roman" w:hAnsi="Times New Roman"/>
                    <w:color w:val="45B0E1" w:themeColor="accent1" w:themeTint="99"/>
                    <w:sz w:val="24"/>
                    <w:szCs w:val="24"/>
                    <w:lang w:val="vi-VN" w:eastAsia="x-none"/>
                  </w:rPr>
                </w:rPrChange>
              </w:rPr>
              <w:pPrChange w:id="3757" w:author="Nguyet Nguyen (Senior Legal Executive)" w:date="2026-05-05T10:14:00Z">
                <w:pPr>
                  <w:spacing w:after="0" w:line="276" w:lineRule="auto"/>
                  <w:jc w:val="center"/>
                </w:pPr>
              </w:pPrChange>
            </w:pPr>
            <w:ins w:id="3758" w:author="Tien Nguyen" w:date="2026-04-23T21:36:00Z">
              <w:r w:rsidRPr="00537462">
                <w:rPr>
                  <w:rFonts w:ascii="Times New Roman" w:hAnsi="Times New Roman"/>
                  <w:lang w:val="vi-VN" w:eastAsia="x-none"/>
                  <w:rPrChange w:id="3759" w:author="Nguyet Nguyen (Senior Legal Executive)" w:date="2026-05-05T10:14:00Z">
                    <w:rPr>
                      <w:rFonts w:ascii="Times New Roman" w:hAnsi="Times New Roman"/>
                      <w:color w:val="45B0E1" w:themeColor="accent1" w:themeTint="99"/>
                      <w:sz w:val="24"/>
                      <w:szCs w:val="24"/>
                      <w:lang w:val="vi-VN" w:eastAsia="x-none"/>
                    </w:rPr>
                  </w:rPrChange>
                </w:rPr>
                <w:t>30</w:t>
              </w:r>
            </w:ins>
          </w:p>
        </w:tc>
      </w:tr>
      <w:tr w:rsidR="003A45C0" w:rsidRPr="00537462" w:rsidDel="00E67CBA" w14:paraId="74AC086D"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60" w:author="Tien Nguyen" w:date="2026-04-23T21:40: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761" w:author="Tien Nguyen" w:date="2026-04-23T21:32:00Z"/>
          <w:trPrChange w:id="3762" w:author="Tien Nguyen" w:date="2026-04-23T21:40:00Z">
            <w:trPr>
              <w:gridAfter w:val="0"/>
            </w:trPr>
          </w:trPrChange>
        </w:trPr>
        <w:tc>
          <w:tcPr>
            <w:tcW w:w="2062" w:type="dxa"/>
            <w:vAlign w:val="center"/>
            <w:tcPrChange w:id="3763" w:author="Tien Nguyen" w:date="2026-04-23T21:40:00Z">
              <w:tcPr>
                <w:tcW w:w="2062" w:type="dxa"/>
              </w:tcPr>
            </w:tcPrChange>
          </w:tcPr>
          <w:p w14:paraId="12C170B5" w14:textId="77777777" w:rsidR="003A45C0" w:rsidRPr="00537462" w:rsidDel="00E67CBA" w:rsidRDefault="003A45C0" w:rsidP="00FA7C89">
            <w:pPr>
              <w:widowControl w:val="0"/>
              <w:spacing w:after="0" w:line="276" w:lineRule="auto"/>
              <w:jc w:val="both"/>
              <w:rPr>
                <w:ins w:id="3764" w:author="Tien Nguyen" w:date="2026-04-23T21:32:00Z"/>
                <w:rFonts w:ascii="Times New Roman" w:hAnsi="Times New Roman"/>
                <w:lang w:val="x-none" w:eastAsia="x-none"/>
                <w:rPrChange w:id="3765" w:author="Nguyet Nguyen (Senior Legal Executive)" w:date="2026-05-05T10:14:00Z">
                  <w:rPr>
                    <w:ins w:id="3766" w:author="Tien Nguyen" w:date="2026-04-23T21:32:00Z"/>
                    <w:rFonts w:ascii="Times New Roman" w:hAnsi="Times New Roman"/>
                    <w:color w:val="45B0E1" w:themeColor="accent1" w:themeTint="99"/>
                    <w:sz w:val="24"/>
                    <w:szCs w:val="24"/>
                    <w:lang w:val="x-none" w:eastAsia="x-none"/>
                  </w:rPr>
                </w:rPrChange>
              </w:rPr>
              <w:pPrChange w:id="3767" w:author="Nguyet Nguyen (Senior Legal Executive)" w:date="2026-05-05T10:19:00Z">
                <w:pPr>
                  <w:spacing w:after="0" w:line="276" w:lineRule="auto"/>
                </w:pPr>
              </w:pPrChange>
            </w:pPr>
            <w:ins w:id="3768" w:author="Tien Nguyen" w:date="2026-04-23T21:32:00Z">
              <w:r w:rsidRPr="00537462">
                <w:rPr>
                  <w:rFonts w:ascii="Times New Roman" w:hAnsi="Times New Roman"/>
                  <w:rPrChange w:id="3769" w:author="Nguyet Nguyen (Senior Legal Executive)" w:date="2026-05-05T10:14:00Z">
                    <w:rPr>
                      <w:rFonts w:ascii="Times New Roman" w:hAnsi="Times New Roman"/>
                      <w:sz w:val="24"/>
                      <w:szCs w:val="24"/>
                    </w:rPr>
                  </w:rPrChange>
                </w:rPr>
                <w:t>Quản lý cộng đồng &amp; xác nhận tham dự (RSVP)</w:t>
              </w:r>
            </w:ins>
          </w:p>
        </w:tc>
        <w:tc>
          <w:tcPr>
            <w:tcW w:w="3320" w:type="dxa"/>
            <w:tcPrChange w:id="3770" w:author="Tien Nguyen" w:date="2026-04-23T21:40:00Z">
              <w:tcPr>
                <w:tcW w:w="2397" w:type="dxa"/>
              </w:tcPr>
            </w:tcPrChange>
          </w:tcPr>
          <w:p w14:paraId="220D8841" w14:textId="77777777" w:rsidR="003A45C0" w:rsidRPr="00537462" w:rsidRDefault="003A45C0" w:rsidP="00FA7C89">
            <w:pPr>
              <w:widowControl w:val="0"/>
              <w:spacing w:after="0" w:line="276" w:lineRule="auto"/>
              <w:jc w:val="both"/>
              <w:rPr>
                <w:ins w:id="3771" w:author="Tien Nguyen" w:date="2026-04-23T21:32:00Z"/>
                <w:rFonts w:ascii="Times New Roman" w:hAnsi="Times New Roman"/>
                <w:rPrChange w:id="3772" w:author="Nguyet Nguyen (Senior Legal Executive)" w:date="2026-05-05T10:14:00Z">
                  <w:rPr>
                    <w:ins w:id="3773" w:author="Tien Nguyen" w:date="2026-04-23T21:32:00Z"/>
                    <w:rFonts w:ascii="Times New Roman" w:hAnsi="Times New Roman"/>
                    <w:sz w:val="24"/>
                    <w:szCs w:val="24"/>
                  </w:rPr>
                </w:rPrChange>
              </w:rPr>
              <w:pPrChange w:id="3774" w:author="Nguyet Nguyen (Senior Legal Executive)" w:date="2026-05-05T10:19:00Z">
                <w:pPr>
                  <w:spacing w:after="0" w:line="276" w:lineRule="auto"/>
                </w:pPr>
              </w:pPrChange>
            </w:pPr>
            <w:ins w:id="3775" w:author="Tien Nguyen" w:date="2026-04-23T21:32:00Z">
              <w:r w:rsidRPr="00537462">
                <w:rPr>
                  <w:rFonts w:ascii="Times New Roman" w:hAnsi="Times New Roman"/>
                  <w:lang w:val="vi-VN"/>
                  <w:rPrChange w:id="3776" w:author="Nguyet Nguyen (Senior Legal Executive)" w:date="2026-05-05T10:14:00Z">
                    <w:rPr>
                      <w:rFonts w:ascii="Times New Roman" w:hAnsi="Times New Roman"/>
                      <w:sz w:val="24"/>
                      <w:szCs w:val="24"/>
                      <w:lang w:val="vi-VN"/>
                    </w:rPr>
                  </w:rPrChange>
                </w:rPr>
                <w:t xml:space="preserve">- </w:t>
              </w:r>
              <w:r w:rsidRPr="00537462">
                <w:rPr>
                  <w:rFonts w:ascii="Times New Roman" w:hAnsi="Times New Roman"/>
                  <w:rPrChange w:id="3777" w:author="Nguyet Nguyen (Senior Legal Executive)" w:date="2026-05-05T10:14:00Z">
                    <w:rPr>
                      <w:rFonts w:ascii="Times New Roman" w:hAnsi="Times New Roman"/>
                      <w:sz w:val="24"/>
                      <w:szCs w:val="24"/>
                    </w:rPr>
                  </w:rPrChange>
                </w:rPr>
                <w:t>Quản lý tin nhắn &amp; bình luận</w:t>
              </w:r>
            </w:ins>
          </w:p>
          <w:p w14:paraId="7C30D770" w14:textId="77777777" w:rsidR="003A45C0" w:rsidRPr="00537462" w:rsidRDefault="003A45C0" w:rsidP="00FA7C89">
            <w:pPr>
              <w:widowControl w:val="0"/>
              <w:spacing w:after="0" w:line="240" w:lineRule="auto"/>
              <w:jc w:val="both"/>
              <w:rPr>
                <w:ins w:id="3778" w:author="Tien Nguyen" w:date="2026-04-23T21:32:00Z"/>
                <w:rFonts w:ascii="Times New Roman" w:hAnsi="Times New Roman"/>
                <w:rPrChange w:id="3779" w:author="Nguyet Nguyen (Senior Legal Executive)" w:date="2026-05-05T10:14:00Z">
                  <w:rPr>
                    <w:ins w:id="3780" w:author="Tien Nguyen" w:date="2026-04-23T21:32:00Z"/>
                    <w:rFonts w:ascii="Times New Roman" w:hAnsi="Times New Roman"/>
                    <w:sz w:val="24"/>
                    <w:szCs w:val="24"/>
                  </w:rPr>
                </w:rPrChange>
              </w:rPr>
              <w:pPrChange w:id="3781" w:author="Nguyet Nguyen (Senior Legal Executive)" w:date="2026-05-05T10:19:00Z">
                <w:pPr>
                  <w:spacing w:after="0" w:line="240" w:lineRule="auto"/>
                </w:pPr>
              </w:pPrChange>
            </w:pPr>
            <w:ins w:id="3782" w:author="Tien Nguyen" w:date="2026-04-23T21:32:00Z">
              <w:r w:rsidRPr="00537462">
                <w:rPr>
                  <w:rFonts w:ascii="Times New Roman" w:hAnsi="Times New Roman"/>
                  <w:lang w:val="vi-VN"/>
                  <w:rPrChange w:id="3783" w:author="Nguyet Nguyen (Senior Legal Executive)" w:date="2026-05-05T10:14:00Z">
                    <w:rPr>
                      <w:rFonts w:ascii="Times New Roman" w:hAnsi="Times New Roman"/>
                      <w:sz w:val="24"/>
                      <w:szCs w:val="24"/>
                      <w:lang w:val="vi-VN"/>
                    </w:rPr>
                  </w:rPrChange>
                </w:rPr>
                <w:t xml:space="preserve">- </w:t>
              </w:r>
              <w:r w:rsidRPr="00537462">
                <w:rPr>
                  <w:rFonts w:ascii="Times New Roman" w:hAnsi="Times New Roman"/>
                  <w:rPrChange w:id="3784" w:author="Nguyet Nguyen (Senior Legal Executive)" w:date="2026-05-05T10:14:00Z">
                    <w:rPr>
                      <w:rFonts w:ascii="Times New Roman" w:hAnsi="Times New Roman"/>
                      <w:sz w:val="24"/>
                      <w:szCs w:val="24"/>
                    </w:rPr>
                  </w:rPrChange>
                </w:rPr>
                <w:t>Vận hành hệ thống đăng ký/xác nhận tham dự</w:t>
              </w:r>
              <w:r w:rsidRPr="00537462">
                <w:rPr>
                  <w:rFonts w:ascii="Times New Roman" w:hAnsi="Times New Roman"/>
                  <w:lang w:val="vi-VN"/>
                  <w:rPrChange w:id="3785" w:author="Nguyet Nguyen (Senior Legal Executive)" w:date="2026-05-05T10:14:00Z">
                    <w:rPr>
                      <w:rFonts w:ascii="Times New Roman" w:hAnsi="Times New Roman"/>
                      <w:sz w:val="24"/>
                      <w:szCs w:val="24"/>
                      <w:lang w:val="vi-VN"/>
                    </w:rPr>
                  </w:rPrChange>
                </w:rPr>
                <w:t xml:space="preserve">: </w:t>
              </w:r>
            </w:ins>
          </w:p>
          <w:p w14:paraId="78C5DBDF" w14:textId="77777777" w:rsidR="003A45C0" w:rsidRPr="00C31EB7" w:rsidRDefault="003A45C0" w:rsidP="00FA7C89">
            <w:pPr>
              <w:widowControl w:val="0"/>
              <w:spacing w:after="0" w:line="240" w:lineRule="auto"/>
              <w:jc w:val="both"/>
              <w:rPr>
                <w:ins w:id="3786" w:author="Tien Nguyen" w:date="2026-04-23T21:32:00Z"/>
                <w:rFonts w:ascii="Times New Roman" w:hAnsi="Times New Roman"/>
                <w:b/>
                <w:bCs/>
                <w:highlight w:val="green"/>
                <w:rPrChange w:id="3787" w:author="Nguyet Nguyen (Senior Legal Executive)" w:date="2026-05-05T11:47:00Z">
                  <w:rPr>
                    <w:ins w:id="3788" w:author="Tien Nguyen" w:date="2026-04-23T21:32:00Z"/>
                    <w:rFonts w:ascii="Times New Roman" w:hAnsi="Times New Roman"/>
                    <w:b/>
                    <w:bCs/>
                    <w:sz w:val="24"/>
                    <w:szCs w:val="24"/>
                  </w:rPr>
                </w:rPrChange>
              </w:rPr>
              <w:pPrChange w:id="3789" w:author="Nguyet Nguyen (Senior Legal Executive)" w:date="2026-05-05T10:19:00Z">
                <w:pPr>
                  <w:spacing w:after="0" w:line="240" w:lineRule="auto"/>
                </w:pPr>
              </w:pPrChange>
            </w:pPr>
            <w:ins w:id="3790" w:author="Tien Nguyen" w:date="2026-04-23T21:32:00Z">
              <w:r w:rsidRPr="00537462">
                <w:rPr>
                  <w:rFonts w:ascii="Times New Roman" w:hAnsi="Times New Roman"/>
                  <w:b/>
                  <w:bCs/>
                  <w:lang w:val="vi-VN"/>
                  <w:rPrChange w:id="3791" w:author="Nguyet Nguyen (Senior Legal Executive)" w:date="2026-05-05T10:14:00Z">
                    <w:rPr>
                      <w:rFonts w:ascii="Times New Roman" w:hAnsi="Times New Roman"/>
                      <w:b/>
                      <w:bCs/>
                      <w:sz w:val="24"/>
                      <w:szCs w:val="24"/>
                      <w:lang w:val="vi-VN"/>
                    </w:rPr>
                  </w:rPrChange>
                </w:rPr>
                <w:t xml:space="preserve">+ </w:t>
              </w:r>
              <w:r w:rsidRPr="00537462">
                <w:rPr>
                  <w:rFonts w:ascii="Times New Roman" w:hAnsi="Times New Roman"/>
                  <w:b/>
                  <w:bCs/>
                  <w:rPrChange w:id="3792" w:author="Nguyet Nguyen (Senior Legal Executive)" w:date="2026-05-05T10:14:00Z">
                    <w:rPr>
                      <w:rFonts w:ascii="Times New Roman" w:hAnsi="Times New Roman"/>
                      <w:b/>
                      <w:bCs/>
                      <w:sz w:val="24"/>
                      <w:szCs w:val="24"/>
                    </w:rPr>
                  </w:rPrChange>
                </w:rPr>
                <w:t xml:space="preserve"> </w:t>
              </w:r>
              <w:r w:rsidRPr="00C31EB7">
                <w:rPr>
                  <w:rStyle w:val="Strong"/>
                  <w:rFonts w:ascii="Times New Roman" w:hAnsi="Times New Roman"/>
                  <w:b w:val="0"/>
                  <w:highlight w:val="green"/>
                  <w:rPrChange w:id="3793" w:author="Nguyet Nguyen (Senior Legal Executive)" w:date="2026-05-05T11:47:00Z">
                    <w:rPr>
                      <w:rStyle w:val="Strong"/>
                      <w:rFonts w:ascii="Times New Roman" w:hAnsi="Times New Roman"/>
                      <w:b w:val="0"/>
                      <w:sz w:val="24"/>
                      <w:szCs w:val="24"/>
                    </w:rPr>
                  </w:rPrChange>
                </w:rPr>
                <w:t>Shakeout Run (</w:t>
              </w:r>
              <w:r w:rsidRPr="00C31EB7">
                <w:rPr>
                  <w:rFonts w:ascii="Times New Roman" w:hAnsi="Times New Roman"/>
                  <w:b/>
                  <w:bCs/>
                  <w:highlight w:val="green"/>
                  <w:rPrChange w:id="3794" w:author="Nguyet Nguyen (Senior Legal Executive)" w:date="2026-05-05T11:47:00Z">
                    <w:rPr>
                      <w:rFonts w:ascii="Times New Roman" w:hAnsi="Times New Roman"/>
                      <w:b/>
                      <w:bCs/>
                      <w:sz w:val="24"/>
                      <w:szCs w:val="24"/>
                    </w:rPr>
                  </w:rPrChange>
                </w:rPr>
                <w:t xml:space="preserve"> </w:t>
              </w:r>
              <w:r w:rsidRPr="00C31EB7">
                <w:rPr>
                  <w:rFonts w:ascii="Times New Roman" w:hAnsi="Times New Roman"/>
                  <w:highlight w:val="green"/>
                  <w:rPrChange w:id="3795" w:author="Nguyet Nguyen (Senior Legal Executive)" w:date="2026-05-05T11:47:00Z">
                    <w:rPr>
                      <w:rFonts w:ascii="Times New Roman" w:hAnsi="Times New Roman"/>
                      <w:sz w:val="24"/>
                      <w:szCs w:val="24"/>
                    </w:rPr>
                  </w:rPrChange>
                </w:rPr>
                <w:t>(300 người)</w:t>
              </w:r>
              <w:r w:rsidRPr="00C31EB7">
                <w:rPr>
                  <w:rFonts w:ascii="Times New Roman" w:hAnsi="Times New Roman"/>
                  <w:b/>
                  <w:bCs/>
                  <w:highlight w:val="green"/>
                  <w:rPrChange w:id="3796" w:author="Nguyet Nguyen (Senior Legal Executive)" w:date="2026-05-05T11:47:00Z">
                    <w:rPr>
                      <w:rFonts w:ascii="Times New Roman" w:hAnsi="Times New Roman"/>
                      <w:b/>
                      <w:bCs/>
                      <w:sz w:val="24"/>
                      <w:szCs w:val="24"/>
                    </w:rPr>
                  </w:rPrChange>
                </w:rPr>
                <w:t xml:space="preserve"> </w:t>
              </w:r>
            </w:ins>
          </w:p>
          <w:p w14:paraId="5990E156" w14:textId="77777777" w:rsidR="003A45C0" w:rsidRPr="00537462" w:rsidRDefault="003A45C0" w:rsidP="00FA7C89">
            <w:pPr>
              <w:widowControl w:val="0"/>
              <w:spacing w:after="0" w:line="276" w:lineRule="auto"/>
              <w:jc w:val="both"/>
              <w:rPr>
                <w:ins w:id="3797" w:author="Tien Nguyen" w:date="2026-04-23T21:32:00Z"/>
                <w:rStyle w:val="Strong"/>
                <w:rFonts w:ascii="Times New Roman" w:hAnsi="Times New Roman"/>
                <w:b w:val="0"/>
                <w:lang w:val="vi-VN"/>
                <w:rPrChange w:id="3798" w:author="Nguyet Nguyen (Senior Legal Executive)" w:date="2026-05-05T10:14:00Z">
                  <w:rPr>
                    <w:ins w:id="3799" w:author="Tien Nguyen" w:date="2026-04-23T21:32:00Z"/>
                    <w:rStyle w:val="Strong"/>
                    <w:rFonts w:ascii="Times New Roman" w:hAnsi="Times New Roman"/>
                    <w:b w:val="0"/>
                    <w:sz w:val="24"/>
                    <w:szCs w:val="24"/>
                    <w:lang w:val="vi-VN"/>
                  </w:rPr>
                </w:rPrChange>
              </w:rPr>
              <w:pPrChange w:id="3800" w:author="Nguyet Nguyen (Senior Legal Executive)" w:date="2026-05-05T10:19:00Z">
                <w:pPr>
                  <w:spacing w:after="0" w:line="276" w:lineRule="auto"/>
                </w:pPr>
              </w:pPrChange>
            </w:pPr>
            <w:ins w:id="3801" w:author="Tien Nguyen" w:date="2026-04-23T21:32:00Z">
              <w:r w:rsidRPr="00C31EB7">
                <w:rPr>
                  <w:rFonts w:ascii="Times New Roman" w:hAnsi="Times New Roman"/>
                  <w:b/>
                  <w:bCs/>
                  <w:highlight w:val="green"/>
                  <w:lang w:val="vi-VN"/>
                  <w:rPrChange w:id="3802" w:author="Nguyet Nguyen (Senior Legal Executive)" w:date="2026-05-05T11:47:00Z">
                    <w:rPr>
                      <w:rFonts w:ascii="Times New Roman" w:hAnsi="Times New Roman"/>
                      <w:b/>
                      <w:bCs/>
                      <w:sz w:val="24"/>
                      <w:szCs w:val="24"/>
                      <w:lang w:val="vi-VN"/>
                    </w:rPr>
                  </w:rPrChange>
                </w:rPr>
                <w:t xml:space="preserve">+ </w:t>
              </w:r>
              <w:r w:rsidRPr="00C31EB7">
                <w:rPr>
                  <w:rStyle w:val="Strong"/>
                  <w:rFonts w:ascii="Times New Roman" w:hAnsi="Times New Roman"/>
                  <w:b w:val="0"/>
                  <w:highlight w:val="green"/>
                  <w:rPrChange w:id="3803" w:author="Nguyet Nguyen (Senior Legal Executive)" w:date="2026-05-05T11:47:00Z">
                    <w:rPr>
                      <w:rStyle w:val="Strong"/>
                      <w:rFonts w:ascii="Times New Roman" w:hAnsi="Times New Roman"/>
                      <w:b w:val="0"/>
                      <w:sz w:val="24"/>
                      <w:szCs w:val="24"/>
                    </w:rPr>
                  </w:rPrChange>
                </w:rPr>
                <w:t xml:space="preserve">Relay Run </w:t>
              </w:r>
              <w:r w:rsidRPr="00C31EB7">
                <w:rPr>
                  <w:rStyle w:val="Strong"/>
                  <w:rFonts w:ascii="Times New Roman" w:hAnsi="Times New Roman"/>
                  <w:b w:val="0"/>
                  <w:highlight w:val="green"/>
                  <w:lang w:val="vi-VN"/>
                  <w:rPrChange w:id="3804" w:author="Nguyet Nguyen (Senior Legal Executive)" w:date="2026-05-05T11:47:00Z">
                    <w:rPr>
                      <w:rStyle w:val="Strong"/>
                      <w:rFonts w:ascii="Times New Roman" w:hAnsi="Times New Roman"/>
                      <w:b w:val="0"/>
                      <w:sz w:val="24"/>
                      <w:szCs w:val="24"/>
                      <w:lang w:val="vi-VN"/>
                    </w:rPr>
                  </w:rPrChange>
                </w:rPr>
                <w:t>(18 đội)</w:t>
              </w:r>
            </w:ins>
          </w:p>
          <w:p w14:paraId="701E293A" w14:textId="3110A6FB" w:rsidR="003A45C0" w:rsidRPr="00537462" w:rsidDel="00E67CBA" w:rsidRDefault="003A45C0" w:rsidP="00FA7C89">
            <w:pPr>
              <w:widowControl w:val="0"/>
              <w:spacing w:after="0" w:line="276" w:lineRule="auto"/>
              <w:jc w:val="both"/>
              <w:rPr>
                <w:ins w:id="3805" w:author="Tien Nguyen" w:date="2026-04-23T21:32:00Z"/>
                <w:rFonts w:ascii="Times New Roman" w:hAnsi="Times New Roman"/>
                <w:bCs/>
                <w:lang w:val="vi-VN"/>
                <w:rPrChange w:id="3806" w:author="Nguyet Nguyen (Senior Legal Executive)" w:date="2026-05-05T10:14:00Z">
                  <w:rPr>
                    <w:ins w:id="3807" w:author="Tien Nguyen" w:date="2026-04-23T21:32:00Z"/>
                    <w:color w:val="45B0E1" w:themeColor="accent1" w:themeTint="99"/>
                    <w:lang w:val="vi-VN"/>
                  </w:rPr>
                </w:rPrChange>
              </w:rPr>
              <w:pPrChange w:id="3808" w:author="Nguyet Nguyen (Senior Legal Executive)" w:date="2026-05-05T10:19:00Z">
                <w:pPr>
                  <w:pStyle w:val="ListParagraph"/>
                  <w:numPr>
                    <w:ilvl w:val="2"/>
                    <w:numId w:val="28"/>
                  </w:numPr>
                  <w:spacing w:line="276" w:lineRule="auto"/>
                  <w:ind w:left="2340" w:hanging="360"/>
                </w:pPr>
              </w:pPrChange>
            </w:pPr>
            <w:ins w:id="3809" w:author="Tien Nguyen" w:date="2026-04-23T21:32:00Z">
              <w:r w:rsidRPr="00537462">
                <w:rPr>
                  <w:rFonts w:ascii="Times New Roman" w:hAnsi="Times New Roman"/>
                  <w:lang w:val="vi-VN"/>
                  <w:rPrChange w:id="3810" w:author="Nguyet Nguyen (Senior Legal Executive)" w:date="2026-05-05T10:14:00Z">
                    <w:rPr>
                      <w:lang w:val="vi-VN"/>
                    </w:rPr>
                  </w:rPrChange>
                </w:rPr>
                <w:t xml:space="preserve">- </w:t>
              </w:r>
              <w:r w:rsidRPr="00537462">
                <w:rPr>
                  <w:rFonts w:ascii="Times New Roman" w:hAnsi="Times New Roman"/>
                  <w:rPrChange w:id="3811" w:author="Nguyet Nguyen (Senior Legal Executive)" w:date="2026-05-05T10:14:00Z">
                    <w:rPr/>
                  </w:rPrChange>
                </w:rPr>
                <w:t>Theo dõi &amp; quản lý dữ liệu người tham gia</w:t>
              </w:r>
            </w:ins>
            <w:ins w:id="3812" w:author="Tien Nguyen" w:date="2026-04-23T21:40:00Z">
              <w:r w:rsidRPr="00537462">
                <w:rPr>
                  <w:rFonts w:ascii="Times New Roman" w:hAnsi="Times New Roman"/>
                  <w:lang w:val="vi-VN"/>
                  <w:rPrChange w:id="3813" w:author="Nguyet Nguyen (Senior Legal Executive)" w:date="2026-05-05T10:14:00Z">
                    <w:rPr>
                      <w:lang w:val="vi-VN"/>
                    </w:rPr>
                  </w:rPrChange>
                </w:rPr>
                <w:t xml:space="preserve">. </w:t>
              </w:r>
            </w:ins>
          </w:p>
        </w:tc>
        <w:tc>
          <w:tcPr>
            <w:tcW w:w="1417" w:type="dxa"/>
            <w:vAlign w:val="center"/>
            <w:tcPrChange w:id="3814" w:author="Tien Nguyen" w:date="2026-04-23T21:40:00Z">
              <w:tcPr>
                <w:tcW w:w="981" w:type="dxa"/>
                <w:gridSpan w:val="2"/>
                <w:vAlign w:val="center"/>
              </w:tcPr>
            </w:tcPrChange>
          </w:tcPr>
          <w:p w14:paraId="50207D3F" w14:textId="77777777" w:rsidR="003A45C0" w:rsidRPr="00537462" w:rsidDel="00E67CBA" w:rsidRDefault="003A45C0" w:rsidP="00537462">
            <w:pPr>
              <w:widowControl w:val="0"/>
              <w:spacing w:after="0" w:line="276" w:lineRule="auto"/>
              <w:jc w:val="center"/>
              <w:rPr>
                <w:ins w:id="3815" w:author="Tien Nguyen" w:date="2026-04-23T21:32:00Z"/>
                <w:rFonts w:ascii="Times New Roman" w:hAnsi="Times New Roman"/>
                <w:lang w:val="vi-VN" w:eastAsia="x-none"/>
                <w:rPrChange w:id="3816" w:author="Nguyet Nguyen (Senior Legal Executive)" w:date="2026-05-05T10:14:00Z">
                  <w:rPr>
                    <w:ins w:id="3817" w:author="Tien Nguyen" w:date="2026-04-23T21:32:00Z"/>
                    <w:rFonts w:ascii="Times New Roman" w:hAnsi="Times New Roman"/>
                    <w:color w:val="45B0E1" w:themeColor="accent1" w:themeTint="99"/>
                    <w:sz w:val="24"/>
                    <w:szCs w:val="24"/>
                    <w:lang w:val="vi-VN" w:eastAsia="x-none"/>
                  </w:rPr>
                </w:rPrChange>
              </w:rPr>
              <w:pPrChange w:id="3818" w:author="Nguyet Nguyen (Senior Legal Executive)" w:date="2026-05-05T10:14:00Z">
                <w:pPr>
                  <w:spacing w:after="0" w:line="276" w:lineRule="auto"/>
                  <w:jc w:val="center"/>
                </w:pPr>
              </w:pPrChange>
            </w:pPr>
            <w:ins w:id="3819" w:author="Tien Nguyen" w:date="2026-04-23T21:32:00Z">
              <w:r w:rsidRPr="00537462">
                <w:rPr>
                  <w:rFonts w:ascii="Times New Roman" w:hAnsi="Times New Roman"/>
                  <w:lang w:val="vi-VN" w:eastAsia="x-none"/>
                  <w:rPrChange w:id="3820" w:author="Nguyet Nguyen (Senior Legal Executive)" w:date="2026-05-05T10:14:00Z">
                    <w:rPr>
                      <w:rFonts w:ascii="Times New Roman" w:hAnsi="Times New Roman"/>
                      <w:color w:val="45B0E1" w:themeColor="accent1" w:themeTint="99"/>
                      <w:sz w:val="24"/>
                      <w:szCs w:val="24"/>
                      <w:lang w:val="vi-VN" w:eastAsia="x-none"/>
                    </w:rPr>
                  </w:rPrChange>
                </w:rPr>
                <w:t>gói</w:t>
              </w:r>
            </w:ins>
          </w:p>
        </w:tc>
        <w:tc>
          <w:tcPr>
            <w:tcW w:w="1418" w:type="dxa"/>
            <w:vAlign w:val="center"/>
            <w:tcPrChange w:id="3821" w:author="Tien Nguyen" w:date="2026-04-23T21:40:00Z">
              <w:tcPr>
                <w:tcW w:w="976" w:type="dxa"/>
                <w:vAlign w:val="center"/>
              </w:tcPr>
            </w:tcPrChange>
          </w:tcPr>
          <w:p w14:paraId="0971B860" w14:textId="77777777" w:rsidR="003A45C0" w:rsidRPr="00537462" w:rsidRDefault="003A45C0" w:rsidP="00537462">
            <w:pPr>
              <w:widowControl w:val="0"/>
              <w:spacing w:after="0" w:line="276" w:lineRule="auto"/>
              <w:jc w:val="center"/>
              <w:rPr>
                <w:ins w:id="3822" w:author="Tien Nguyen" w:date="2026-04-23T21:32:00Z"/>
                <w:rFonts w:ascii="Times New Roman" w:hAnsi="Times New Roman"/>
                <w:lang w:val="vi-VN" w:eastAsia="x-none"/>
                <w:rPrChange w:id="3823" w:author="Nguyet Nguyen (Senior Legal Executive)" w:date="2026-05-05T10:14:00Z">
                  <w:rPr>
                    <w:ins w:id="3824" w:author="Tien Nguyen" w:date="2026-04-23T21:32:00Z"/>
                    <w:rFonts w:ascii="Times New Roman" w:hAnsi="Times New Roman"/>
                    <w:color w:val="45B0E1" w:themeColor="accent1" w:themeTint="99"/>
                    <w:sz w:val="24"/>
                    <w:szCs w:val="24"/>
                    <w:lang w:val="vi-VN" w:eastAsia="x-none"/>
                  </w:rPr>
                </w:rPrChange>
              </w:rPr>
              <w:pPrChange w:id="3825" w:author="Nguyet Nguyen (Senior Legal Executive)" w:date="2026-05-05T10:14:00Z">
                <w:pPr>
                  <w:spacing w:after="0" w:line="276" w:lineRule="auto"/>
                  <w:jc w:val="center"/>
                </w:pPr>
              </w:pPrChange>
            </w:pPr>
            <w:ins w:id="3826" w:author="Tien Nguyen" w:date="2026-04-23T21:32:00Z">
              <w:r w:rsidRPr="00537462">
                <w:rPr>
                  <w:rFonts w:ascii="Times New Roman" w:hAnsi="Times New Roman"/>
                  <w:lang w:val="vi-VN" w:eastAsia="x-none"/>
                  <w:rPrChange w:id="3827" w:author="Nguyet Nguyen (Senior Legal Executive)" w:date="2026-05-05T10:14:00Z">
                    <w:rPr>
                      <w:rFonts w:ascii="Times New Roman" w:hAnsi="Times New Roman"/>
                      <w:color w:val="45B0E1" w:themeColor="accent1" w:themeTint="99"/>
                      <w:sz w:val="24"/>
                      <w:szCs w:val="24"/>
                      <w:lang w:val="vi-VN" w:eastAsia="x-none"/>
                    </w:rPr>
                  </w:rPrChange>
                </w:rPr>
                <w:t>1</w:t>
              </w:r>
            </w:ins>
          </w:p>
        </w:tc>
        <w:tc>
          <w:tcPr>
            <w:tcW w:w="1276" w:type="dxa"/>
            <w:vAlign w:val="center"/>
            <w:tcPrChange w:id="3828" w:author="Tien Nguyen" w:date="2026-04-23T21:40:00Z">
              <w:tcPr>
                <w:tcW w:w="976" w:type="dxa"/>
                <w:gridSpan w:val="2"/>
                <w:vAlign w:val="center"/>
              </w:tcPr>
            </w:tcPrChange>
          </w:tcPr>
          <w:p w14:paraId="2305AB47" w14:textId="77777777" w:rsidR="003A45C0" w:rsidRPr="00537462" w:rsidRDefault="003A45C0" w:rsidP="00537462">
            <w:pPr>
              <w:widowControl w:val="0"/>
              <w:spacing w:after="0" w:line="276" w:lineRule="auto"/>
              <w:jc w:val="center"/>
              <w:rPr>
                <w:ins w:id="3829" w:author="Tien Nguyen" w:date="2026-04-23T21:36:00Z"/>
                <w:rFonts w:ascii="Times New Roman" w:hAnsi="Times New Roman"/>
                <w:lang w:val="vi-VN" w:eastAsia="x-none"/>
                <w:rPrChange w:id="3830" w:author="Nguyet Nguyen (Senior Legal Executive)" w:date="2026-05-05T10:14:00Z">
                  <w:rPr>
                    <w:ins w:id="3831" w:author="Tien Nguyen" w:date="2026-04-23T21:36:00Z"/>
                    <w:rFonts w:ascii="Times New Roman" w:hAnsi="Times New Roman"/>
                    <w:color w:val="45B0E1" w:themeColor="accent1" w:themeTint="99"/>
                    <w:sz w:val="24"/>
                    <w:szCs w:val="24"/>
                    <w:lang w:val="vi-VN" w:eastAsia="x-none"/>
                  </w:rPr>
                </w:rPrChange>
              </w:rPr>
              <w:pPrChange w:id="3832" w:author="Nguyet Nguyen (Senior Legal Executive)" w:date="2026-05-05T10:14:00Z">
                <w:pPr>
                  <w:spacing w:after="0" w:line="276" w:lineRule="auto"/>
                  <w:jc w:val="center"/>
                </w:pPr>
              </w:pPrChange>
            </w:pPr>
            <w:ins w:id="3833" w:author="Tien Nguyen" w:date="2026-04-23T21:36:00Z">
              <w:r w:rsidRPr="00537462">
                <w:rPr>
                  <w:rFonts w:ascii="Times New Roman" w:hAnsi="Times New Roman"/>
                  <w:lang w:val="vi-VN" w:eastAsia="x-none"/>
                  <w:rPrChange w:id="3834" w:author="Nguyet Nguyen (Senior Legal Executive)" w:date="2026-05-05T10:14:00Z">
                    <w:rPr>
                      <w:rFonts w:ascii="Times New Roman" w:hAnsi="Times New Roman"/>
                      <w:color w:val="45B0E1" w:themeColor="accent1" w:themeTint="99"/>
                      <w:sz w:val="24"/>
                      <w:szCs w:val="24"/>
                      <w:lang w:val="vi-VN" w:eastAsia="x-none"/>
                    </w:rPr>
                  </w:rPrChange>
                </w:rPr>
                <w:t>300</w:t>
              </w:r>
            </w:ins>
          </w:p>
          <w:p w14:paraId="6ABAF039" w14:textId="6B0C2985" w:rsidR="003A45C0" w:rsidRPr="00537462" w:rsidDel="00E67CBA" w:rsidRDefault="003A45C0" w:rsidP="00537462">
            <w:pPr>
              <w:widowControl w:val="0"/>
              <w:spacing w:after="0" w:line="276" w:lineRule="auto"/>
              <w:jc w:val="center"/>
              <w:rPr>
                <w:ins w:id="3835" w:author="Tien Nguyen" w:date="2026-04-23T21:32:00Z"/>
                <w:rFonts w:ascii="Times New Roman" w:hAnsi="Times New Roman"/>
                <w:lang w:val="vi-VN" w:eastAsia="x-none"/>
                <w:rPrChange w:id="3836" w:author="Nguyet Nguyen (Senior Legal Executive)" w:date="2026-05-05T10:14:00Z">
                  <w:rPr>
                    <w:ins w:id="3837" w:author="Tien Nguyen" w:date="2026-04-23T21:32:00Z"/>
                    <w:rFonts w:ascii="Times New Roman" w:hAnsi="Times New Roman"/>
                    <w:color w:val="45B0E1" w:themeColor="accent1" w:themeTint="99"/>
                    <w:sz w:val="24"/>
                    <w:szCs w:val="24"/>
                    <w:lang w:val="vi-VN" w:eastAsia="x-none"/>
                  </w:rPr>
                </w:rPrChange>
              </w:rPr>
              <w:pPrChange w:id="3838" w:author="Nguyet Nguyen (Senior Legal Executive)" w:date="2026-05-05T10:14:00Z">
                <w:pPr>
                  <w:spacing w:after="0" w:line="276" w:lineRule="auto"/>
                  <w:jc w:val="center"/>
                </w:pPr>
              </w:pPrChange>
            </w:pPr>
            <w:ins w:id="3839" w:author="Tien Nguyen" w:date="2026-04-23T21:36:00Z">
              <w:r w:rsidRPr="00537462">
                <w:rPr>
                  <w:rFonts w:ascii="Times New Roman" w:hAnsi="Times New Roman"/>
                  <w:lang w:val="vi-VN" w:eastAsia="x-none"/>
                  <w:rPrChange w:id="3840" w:author="Nguyet Nguyen (Senior Legal Executive)" w:date="2026-05-05T10:14:00Z">
                    <w:rPr>
                      <w:rFonts w:ascii="Times New Roman" w:hAnsi="Times New Roman"/>
                      <w:color w:val="45B0E1" w:themeColor="accent1" w:themeTint="99"/>
                      <w:sz w:val="24"/>
                      <w:szCs w:val="24"/>
                      <w:lang w:val="vi-VN" w:eastAsia="x-none"/>
                    </w:rPr>
                  </w:rPrChange>
                </w:rPr>
                <w:t>người tham gia</w:t>
              </w:r>
            </w:ins>
          </w:p>
        </w:tc>
      </w:tr>
      <w:tr w:rsidR="003A45C0" w:rsidRPr="00537462" w:rsidDel="00E67CBA" w14:paraId="1AF006D5"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41"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842" w:author="Tien Nguyen" w:date="2026-04-23T21:32:00Z"/>
          <w:trPrChange w:id="3843" w:author="Tien Nguyen" w:date="2026-04-23T21:39:00Z">
            <w:trPr>
              <w:gridAfter w:val="0"/>
            </w:trPr>
          </w:trPrChange>
        </w:trPr>
        <w:tc>
          <w:tcPr>
            <w:tcW w:w="2062" w:type="dxa"/>
            <w:vAlign w:val="center"/>
            <w:tcPrChange w:id="3844" w:author="Tien Nguyen" w:date="2026-04-23T21:39:00Z">
              <w:tcPr>
                <w:tcW w:w="2062" w:type="dxa"/>
                <w:vAlign w:val="center"/>
              </w:tcPr>
            </w:tcPrChange>
          </w:tcPr>
          <w:p w14:paraId="6B045F0C" w14:textId="77777777" w:rsidR="003A45C0" w:rsidRPr="00537462" w:rsidRDefault="003A45C0" w:rsidP="00FA7C89">
            <w:pPr>
              <w:widowControl w:val="0"/>
              <w:spacing w:after="0" w:line="276" w:lineRule="auto"/>
              <w:jc w:val="both"/>
              <w:rPr>
                <w:ins w:id="3845" w:author="Tien Nguyen" w:date="2026-04-23T21:32:00Z"/>
                <w:rFonts w:ascii="Times New Roman" w:hAnsi="Times New Roman"/>
                <w:b/>
                <w:bCs/>
                <w:lang w:val="vi-VN" w:eastAsia="x-none"/>
                <w:rPrChange w:id="3846" w:author="Nguyet Nguyen (Senior Legal Executive)" w:date="2026-05-05T10:14:00Z">
                  <w:rPr>
                    <w:ins w:id="3847" w:author="Tien Nguyen" w:date="2026-04-23T21:32:00Z"/>
                    <w:rFonts w:ascii="Times New Roman" w:hAnsi="Times New Roman"/>
                    <w:b/>
                    <w:bCs/>
                    <w:color w:val="45B0E1" w:themeColor="accent1" w:themeTint="99"/>
                    <w:sz w:val="24"/>
                    <w:szCs w:val="24"/>
                    <w:lang w:val="vi-VN" w:eastAsia="x-none"/>
                  </w:rPr>
                </w:rPrChange>
              </w:rPr>
              <w:pPrChange w:id="3848" w:author="Nguyet Nguyen (Senior Legal Executive)" w:date="2026-05-05T10:19:00Z">
                <w:pPr>
                  <w:spacing w:after="0" w:line="276" w:lineRule="auto"/>
                </w:pPr>
              </w:pPrChange>
            </w:pPr>
            <w:ins w:id="3849" w:author="Tien Nguyen" w:date="2026-04-23T21:32:00Z">
              <w:r w:rsidRPr="00537462">
                <w:rPr>
                  <w:rFonts w:ascii="Times New Roman" w:hAnsi="Times New Roman"/>
                  <w:b/>
                  <w:bCs/>
                  <w:lang w:val="vi-VN" w:eastAsia="x-none"/>
                  <w:rPrChange w:id="3850" w:author="Nguyet Nguyen (Senior Legal Executive)" w:date="2026-05-05T10:14:00Z">
                    <w:rPr>
                      <w:rFonts w:ascii="Times New Roman" w:hAnsi="Times New Roman"/>
                      <w:b/>
                      <w:bCs/>
                      <w:color w:val="45B0E1" w:themeColor="accent1" w:themeTint="99"/>
                      <w:sz w:val="24"/>
                      <w:szCs w:val="24"/>
                      <w:lang w:val="vi-VN" w:eastAsia="x-none"/>
                    </w:rPr>
                  </w:rPrChange>
                </w:rPr>
                <w:t>Local shooting:</w:t>
              </w:r>
            </w:ins>
          </w:p>
          <w:p w14:paraId="21BF4560" w14:textId="77777777" w:rsidR="003A45C0" w:rsidRPr="00537462" w:rsidDel="00E67CBA" w:rsidRDefault="003A45C0" w:rsidP="00FA7C89">
            <w:pPr>
              <w:widowControl w:val="0"/>
              <w:spacing w:after="0" w:line="276" w:lineRule="auto"/>
              <w:jc w:val="both"/>
              <w:rPr>
                <w:ins w:id="3851" w:author="Tien Nguyen" w:date="2026-04-23T21:32:00Z"/>
                <w:rFonts w:ascii="Times New Roman" w:hAnsi="Times New Roman"/>
                <w:b/>
                <w:bCs/>
                <w:lang w:val="vi-VN" w:eastAsia="x-none"/>
                <w:rPrChange w:id="3852" w:author="Nguyet Nguyen (Senior Legal Executive)" w:date="2026-05-05T10:14:00Z">
                  <w:rPr>
                    <w:ins w:id="3853" w:author="Tien Nguyen" w:date="2026-04-23T21:32:00Z"/>
                    <w:rFonts w:ascii="Times New Roman" w:hAnsi="Times New Roman"/>
                    <w:b/>
                    <w:bCs/>
                    <w:color w:val="45B0E1" w:themeColor="accent1" w:themeTint="99"/>
                    <w:sz w:val="24"/>
                    <w:szCs w:val="24"/>
                    <w:lang w:val="vi-VN" w:eastAsia="x-none"/>
                  </w:rPr>
                </w:rPrChange>
              </w:rPr>
              <w:pPrChange w:id="3854" w:author="Nguyet Nguyen (Senior Legal Executive)" w:date="2026-05-05T10:19:00Z">
                <w:pPr>
                  <w:spacing w:after="0" w:line="276" w:lineRule="auto"/>
                </w:pPr>
              </w:pPrChange>
            </w:pPr>
            <w:ins w:id="3855" w:author="Tien Nguyen" w:date="2026-04-23T21:32:00Z">
              <w:r w:rsidRPr="00537462">
                <w:rPr>
                  <w:rFonts w:ascii="Times New Roman" w:hAnsi="Times New Roman"/>
                  <w:b/>
                  <w:bCs/>
                  <w:lang w:val="vi-VN" w:eastAsia="x-none"/>
                  <w:rPrChange w:id="3856" w:author="Nguyet Nguyen (Senior Legal Executive)" w:date="2026-05-05T10:14:00Z">
                    <w:rPr>
                      <w:rFonts w:ascii="Times New Roman" w:hAnsi="Times New Roman"/>
                      <w:b/>
                      <w:bCs/>
                      <w:color w:val="45B0E1" w:themeColor="accent1" w:themeTint="99"/>
                      <w:sz w:val="24"/>
                      <w:szCs w:val="24"/>
                      <w:lang w:val="vi-VN" w:eastAsia="x-none"/>
                    </w:rPr>
                  </w:rPrChange>
                </w:rPr>
                <w:t>sản xuất hình ảnh &amp; video</w:t>
              </w:r>
            </w:ins>
          </w:p>
        </w:tc>
        <w:tc>
          <w:tcPr>
            <w:tcW w:w="3320" w:type="dxa"/>
            <w:vAlign w:val="center"/>
            <w:tcPrChange w:id="3857" w:author="Tien Nguyen" w:date="2026-04-23T21:39:00Z">
              <w:tcPr>
                <w:tcW w:w="2397" w:type="dxa"/>
                <w:vAlign w:val="center"/>
              </w:tcPr>
            </w:tcPrChange>
          </w:tcPr>
          <w:p w14:paraId="41D52AA6" w14:textId="77777777" w:rsidR="003A45C0" w:rsidRPr="00537462" w:rsidDel="00E67CBA" w:rsidRDefault="003A45C0" w:rsidP="00FA7C89">
            <w:pPr>
              <w:widowControl w:val="0"/>
              <w:spacing w:after="0" w:line="240" w:lineRule="auto"/>
              <w:jc w:val="both"/>
              <w:rPr>
                <w:ins w:id="3858" w:author="Tien Nguyen" w:date="2026-04-23T21:32:00Z"/>
                <w:rFonts w:ascii="Times New Roman" w:hAnsi="Times New Roman"/>
                <w:b/>
                <w:bCs/>
                <w:lang w:val="vi-VN"/>
                <w:rPrChange w:id="3859" w:author="Nguyet Nguyen (Senior Legal Executive)" w:date="2026-05-05T10:14:00Z">
                  <w:rPr>
                    <w:ins w:id="3860" w:author="Tien Nguyen" w:date="2026-04-23T21:32:00Z"/>
                    <w:rFonts w:ascii="Times New Roman" w:hAnsi="Times New Roman"/>
                    <w:b/>
                    <w:bCs/>
                    <w:sz w:val="24"/>
                    <w:szCs w:val="24"/>
                    <w:lang w:val="vi-VN"/>
                  </w:rPr>
                </w:rPrChange>
              </w:rPr>
              <w:pPrChange w:id="3861" w:author="Nguyet Nguyen (Senior Legal Executive)" w:date="2026-05-05T10:19:00Z">
                <w:pPr>
                  <w:spacing w:after="0" w:line="240" w:lineRule="auto"/>
                  <w:jc w:val="center"/>
                </w:pPr>
              </w:pPrChange>
            </w:pPr>
          </w:p>
        </w:tc>
        <w:tc>
          <w:tcPr>
            <w:tcW w:w="1417" w:type="dxa"/>
            <w:vAlign w:val="center"/>
            <w:tcPrChange w:id="3862" w:author="Tien Nguyen" w:date="2026-04-23T21:39:00Z">
              <w:tcPr>
                <w:tcW w:w="981" w:type="dxa"/>
                <w:gridSpan w:val="2"/>
                <w:vAlign w:val="center"/>
              </w:tcPr>
            </w:tcPrChange>
          </w:tcPr>
          <w:p w14:paraId="29D1F3AE" w14:textId="77777777" w:rsidR="003A45C0" w:rsidRPr="00537462" w:rsidDel="00E67CBA" w:rsidRDefault="003A45C0" w:rsidP="00537462">
            <w:pPr>
              <w:widowControl w:val="0"/>
              <w:spacing w:after="0" w:line="276" w:lineRule="auto"/>
              <w:jc w:val="center"/>
              <w:rPr>
                <w:ins w:id="3863" w:author="Tien Nguyen" w:date="2026-04-23T21:32:00Z"/>
                <w:rFonts w:ascii="Times New Roman" w:hAnsi="Times New Roman"/>
                <w:b/>
                <w:bCs/>
                <w:lang w:val="x-none" w:eastAsia="x-none"/>
                <w:rPrChange w:id="3864" w:author="Nguyet Nguyen (Senior Legal Executive)" w:date="2026-05-05T10:14:00Z">
                  <w:rPr>
                    <w:ins w:id="3865" w:author="Tien Nguyen" w:date="2026-04-23T21:32:00Z"/>
                    <w:rFonts w:ascii="Times New Roman" w:hAnsi="Times New Roman"/>
                    <w:b/>
                    <w:bCs/>
                    <w:color w:val="45B0E1" w:themeColor="accent1" w:themeTint="99"/>
                    <w:sz w:val="24"/>
                    <w:szCs w:val="24"/>
                    <w:lang w:val="x-none" w:eastAsia="x-none"/>
                  </w:rPr>
                </w:rPrChange>
              </w:rPr>
              <w:pPrChange w:id="3866" w:author="Nguyet Nguyen (Senior Legal Executive)" w:date="2026-05-05T10:14:00Z">
                <w:pPr>
                  <w:spacing w:after="0" w:line="276" w:lineRule="auto"/>
                  <w:jc w:val="center"/>
                </w:pPr>
              </w:pPrChange>
            </w:pPr>
          </w:p>
        </w:tc>
        <w:tc>
          <w:tcPr>
            <w:tcW w:w="1418" w:type="dxa"/>
            <w:vAlign w:val="center"/>
            <w:tcPrChange w:id="3867" w:author="Tien Nguyen" w:date="2026-04-23T21:39:00Z">
              <w:tcPr>
                <w:tcW w:w="976" w:type="dxa"/>
              </w:tcPr>
            </w:tcPrChange>
          </w:tcPr>
          <w:p w14:paraId="767E17B9" w14:textId="77777777" w:rsidR="003A45C0" w:rsidRPr="00537462" w:rsidDel="00E67CBA" w:rsidRDefault="003A45C0" w:rsidP="00537462">
            <w:pPr>
              <w:widowControl w:val="0"/>
              <w:spacing w:after="0" w:line="276" w:lineRule="auto"/>
              <w:jc w:val="center"/>
              <w:rPr>
                <w:ins w:id="3868" w:author="Tien Nguyen" w:date="2026-04-23T21:32:00Z"/>
                <w:rFonts w:ascii="Times New Roman" w:hAnsi="Times New Roman"/>
                <w:b/>
                <w:bCs/>
                <w:lang w:val="x-none" w:eastAsia="x-none"/>
                <w:rPrChange w:id="3869" w:author="Nguyet Nguyen (Senior Legal Executive)" w:date="2026-05-05T10:14:00Z">
                  <w:rPr>
                    <w:ins w:id="3870" w:author="Tien Nguyen" w:date="2026-04-23T21:32:00Z"/>
                    <w:rFonts w:ascii="Times New Roman" w:hAnsi="Times New Roman"/>
                    <w:b/>
                    <w:bCs/>
                    <w:color w:val="45B0E1" w:themeColor="accent1" w:themeTint="99"/>
                    <w:sz w:val="24"/>
                    <w:szCs w:val="24"/>
                    <w:lang w:val="x-none" w:eastAsia="x-none"/>
                  </w:rPr>
                </w:rPrChange>
              </w:rPr>
              <w:pPrChange w:id="3871" w:author="Nguyet Nguyen (Senior Legal Executive)" w:date="2026-05-05T10:14:00Z">
                <w:pPr>
                  <w:spacing w:after="0" w:line="276" w:lineRule="auto"/>
                  <w:jc w:val="center"/>
                </w:pPr>
              </w:pPrChange>
            </w:pPr>
          </w:p>
        </w:tc>
        <w:tc>
          <w:tcPr>
            <w:tcW w:w="1276" w:type="dxa"/>
            <w:vAlign w:val="center"/>
            <w:tcPrChange w:id="3872" w:author="Tien Nguyen" w:date="2026-04-23T21:39:00Z">
              <w:tcPr>
                <w:tcW w:w="976" w:type="dxa"/>
                <w:gridSpan w:val="2"/>
                <w:vAlign w:val="center"/>
              </w:tcPr>
            </w:tcPrChange>
          </w:tcPr>
          <w:p w14:paraId="5E611947" w14:textId="77777777" w:rsidR="003A45C0" w:rsidRPr="00537462" w:rsidDel="00E67CBA" w:rsidRDefault="003A45C0" w:rsidP="00537462">
            <w:pPr>
              <w:widowControl w:val="0"/>
              <w:spacing w:after="0" w:line="276" w:lineRule="auto"/>
              <w:jc w:val="center"/>
              <w:rPr>
                <w:ins w:id="3873" w:author="Tien Nguyen" w:date="2026-04-23T21:32:00Z"/>
                <w:rFonts w:ascii="Times New Roman" w:hAnsi="Times New Roman"/>
                <w:b/>
                <w:bCs/>
                <w:lang w:val="x-none" w:eastAsia="x-none"/>
                <w:rPrChange w:id="3874" w:author="Nguyet Nguyen (Senior Legal Executive)" w:date="2026-05-05T10:14:00Z">
                  <w:rPr>
                    <w:ins w:id="3875" w:author="Tien Nguyen" w:date="2026-04-23T21:32:00Z"/>
                    <w:rFonts w:ascii="Times New Roman" w:hAnsi="Times New Roman"/>
                    <w:b/>
                    <w:bCs/>
                    <w:color w:val="45B0E1" w:themeColor="accent1" w:themeTint="99"/>
                    <w:sz w:val="24"/>
                    <w:szCs w:val="24"/>
                    <w:lang w:val="x-none" w:eastAsia="x-none"/>
                  </w:rPr>
                </w:rPrChange>
              </w:rPr>
              <w:pPrChange w:id="3876" w:author="Nguyet Nguyen (Senior Legal Executive)" w:date="2026-05-05T10:14:00Z">
                <w:pPr>
                  <w:spacing w:after="0" w:line="276" w:lineRule="auto"/>
                  <w:jc w:val="center"/>
                </w:pPr>
              </w:pPrChange>
            </w:pPr>
          </w:p>
        </w:tc>
      </w:tr>
      <w:tr w:rsidR="003A45C0" w:rsidRPr="00537462" w:rsidDel="00E67CBA" w14:paraId="4949FFB6"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77" w:author="Tien Nguyen" w:date="2026-04-23T21:40: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878" w:author="Tien Nguyen" w:date="2026-04-23T21:32:00Z"/>
          <w:trPrChange w:id="3879" w:author="Tien Nguyen" w:date="2026-04-23T21:40:00Z">
            <w:trPr>
              <w:gridAfter w:val="0"/>
            </w:trPr>
          </w:trPrChange>
        </w:trPr>
        <w:tc>
          <w:tcPr>
            <w:tcW w:w="2062" w:type="dxa"/>
            <w:vMerge w:val="restart"/>
            <w:vAlign w:val="center"/>
            <w:tcPrChange w:id="3880" w:author="Tien Nguyen" w:date="2026-04-23T21:40:00Z">
              <w:tcPr>
                <w:tcW w:w="2062" w:type="dxa"/>
                <w:vMerge w:val="restart"/>
              </w:tcPr>
            </w:tcPrChange>
          </w:tcPr>
          <w:p w14:paraId="0AC42F06" w14:textId="77777777" w:rsidR="003A45C0" w:rsidRPr="00537462" w:rsidDel="00E67CBA" w:rsidRDefault="003A45C0" w:rsidP="00FA7C89">
            <w:pPr>
              <w:widowControl w:val="0"/>
              <w:spacing w:after="0" w:line="276" w:lineRule="auto"/>
              <w:jc w:val="both"/>
              <w:rPr>
                <w:ins w:id="3881" w:author="Tien Nguyen" w:date="2026-04-23T21:32:00Z"/>
                <w:rFonts w:ascii="Times New Roman" w:hAnsi="Times New Roman"/>
                <w:lang w:val="vi-VN" w:eastAsia="x-none"/>
                <w:rPrChange w:id="3882" w:author="Nguyet Nguyen (Senior Legal Executive)" w:date="2026-05-05T10:14:00Z">
                  <w:rPr>
                    <w:ins w:id="3883" w:author="Tien Nguyen" w:date="2026-04-23T21:32:00Z"/>
                    <w:rFonts w:ascii="Times New Roman" w:hAnsi="Times New Roman"/>
                    <w:color w:val="45B0E1" w:themeColor="accent1" w:themeTint="99"/>
                    <w:sz w:val="24"/>
                    <w:szCs w:val="24"/>
                    <w:lang w:val="vi-VN" w:eastAsia="x-none"/>
                  </w:rPr>
                </w:rPrChange>
              </w:rPr>
              <w:pPrChange w:id="3884" w:author="Nguyet Nguyen (Senior Legal Executive)" w:date="2026-05-05T10:19:00Z">
                <w:pPr>
                  <w:spacing w:after="0" w:line="276" w:lineRule="auto"/>
                </w:pPr>
              </w:pPrChange>
            </w:pPr>
            <w:ins w:id="3885" w:author="Tien Nguyen" w:date="2026-04-23T21:32:00Z">
              <w:r w:rsidRPr="00537462">
                <w:rPr>
                  <w:rFonts w:ascii="Times New Roman" w:hAnsi="Times New Roman"/>
                  <w:lang w:val="vi-VN" w:eastAsia="x-none"/>
                  <w:rPrChange w:id="3886" w:author="Nguyet Nguyen (Senior Legal Executive)" w:date="2026-05-05T10:14:00Z">
                    <w:rPr>
                      <w:rFonts w:ascii="Times New Roman" w:hAnsi="Times New Roman"/>
                      <w:color w:val="45B0E1" w:themeColor="accent1" w:themeTint="99"/>
                      <w:sz w:val="24"/>
                      <w:szCs w:val="24"/>
                      <w:lang w:val="vi-VN" w:eastAsia="x-none"/>
                    </w:rPr>
                  </w:rPrChange>
                </w:rPr>
                <w:t xml:space="preserve">Hậu kỳ </w:t>
              </w:r>
            </w:ins>
          </w:p>
        </w:tc>
        <w:tc>
          <w:tcPr>
            <w:tcW w:w="3320" w:type="dxa"/>
            <w:tcPrChange w:id="3887" w:author="Tien Nguyen" w:date="2026-04-23T21:40:00Z">
              <w:tcPr>
                <w:tcW w:w="2397" w:type="dxa"/>
              </w:tcPr>
            </w:tcPrChange>
          </w:tcPr>
          <w:p w14:paraId="234CA564" w14:textId="77777777" w:rsidR="003A45C0" w:rsidRPr="00537462" w:rsidDel="00E67CBA" w:rsidRDefault="003A45C0" w:rsidP="00FA7C89">
            <w:pPr>
              <w:widowControl w:val="0"/>
              <w:spacing w:after="0" w:line="276" w:lineRule="auto"/>
              <w:jc w:val="both"/>
              <w:rPr>
                <w:ins w:id="3888" w:author="Tien Nguyen" w:date="2026-04-23T21:32:00Z"/>
                <w:rFonts w:ascii="Times New Roman" w:hAnsi="Times New Roman"/>
                <w:lang w:val="x-none" w:eastAsia="x-none"/>
                <w:rPrChange w:id="3889" w:author="Nguyet Nguyen (Senior Legal Executive)" w:date="2026-05-05T10:14:00Z">
                  <w:rPr>
                    <w:ins w:id="3890" w:author="Tien Nguyen" w:date="2026-04-23T21:32:00Z"/>
                    <w:rFonts w:ascii="Times New Roman" w:hAnsi="Times New Roman"/>
                    <w:color w:val="45B0E1" w:themeColor="accent1" w:themeTint="99"/>
                    <w:sz w:val="24"/>
                    <w:szCs w:val="24"/>
                    <w:lang w:val="x-none" w:eastAsia="x-none"/>
                  </w:rPr>
                </w:rPrChange>
              </w:rPr>
              <w:pPrChange w:id="3891" w:author="Nguyet Nguyen (Senior Legal Executive)" w:date="2026-05-05T10:19:00Z">
                <w:pPr>
                  <w:spacing w:after="0" w:line="276" w:lineRule="auto"/>
                </w:pPr>
              </w:pPrChange>
            </w:pPr>
            <w:ins w:id="3892" w:author="Tien Nguyen" w:date="2026-04-23T21:32:00Z">
              <w:r w:rsidRPr="00537462">
                <w:rPr>
                  <w:rFonts w:ascii="Times New Roman" w:hAnsi="Times New Roman"/>
                  <w:rPrChange w:id="3893" w:author="Nguyet Nguyen (Senior Legal Executive)" w:date="2026-05-05T10:14:00Z">
                    <w:rPr>
                      <w:rFonts w:ascii="Times New Roman" w:hAnsi="Times New Roman"/>
                      <w:sz w:val="24"/>
                      <w:szCs w:val="24"/>
                    </w:rPr>
                  </w:rPrChange>
                </w:rPr>
                <w:t>Hậu kỳ &amp; chỉnh sửa 49 hình ảnh</w:t>
              </w:r>
            </w:ins>
          </w:p>
        </w:tc>
        <w:tc>
          <w:tcPr>
            <w:tcW w:w="1417" w:type="dxa"/>
            <w:vAlign w:val="center"/>
            <w:tcPrChange w:id="3894" w:author="Tien Nguyen" w:date="2026-04-23T21:40:00Z">
              <w:tcPr>
                <w:tcW w:w="981" w:type="dxa"/>
                <w:gridSpan w:val="2"/>
              </w:tcPr>
            </w:tcPrChange>
          </w:tcPr>
          <w:p w14:paraId="4E71A73F" w14:textId="4CA1C522" w:rsidR="003A45C0" w:rsidRPr="00537462" w:rsidDel="00E67CBA" w:rsidRDefault="003A45C0" w:rsidP="00537462">
            <w:pPr>
              <w:widowControl w:val="0"/>
              <w:spacing w:after="0" w:line="276" w:lineRule="auto"/>
              <w:jc w:val="center"/>
              <w:rPr>
                <w:ins w:id="3895" w:author="Tien Nguyen" w:date="2026-04-23T21:32:00Z"/>
                <w:rFonts w:ascii="Times New Roman" w:hAnsi="Times New Roman"/>
                <w:lang w:val="vi-VN" w:eastAsia="x-none"/>
                <w:rPrChange w:id="3896" w:author="Nguyet Nguyen (Senior Legal Executive)" w:date="2026-05-05T10:14:00Z">
                  <w:rPr>
                    <w:ins w:id="3897" w:author="Tien Nguyen" w:date="2026-04-23T21:32:00Z"/>
                    <w:rFonts w:ascii="Times New Roman" w:hAnsi="Times New Roman"/>
                    <w:color w:val="45B0E1" w:themeColor="accent1" w:themeTint="99"/>
                    <w:sz w:val="24"/>
                    <w:szCs w:val="24"/>
                    <w:lang w:val="vi-VN" w:eastAsia="x-none"/>
                  </w:rPr>
                </w:rPrChange>
              </w:rPr>
              <w:pPrChange w:id="3898" w:author="Nguyet Nguyen (Senior Legal Executive)" w:date="2026-05-05T10:14:00Z">
                <w:pPr>
                  <w:spacing w:after="0" w:line="276" w:lineRule="auto"/>
                </w:pPr>
              </w:pPrChange>
            </w:pPr>
            <w:ins w:id="3899" w:author="Tien Nguyen" w:date="2026-04-23T21:37:00Z">
              <w:r w:rsidRPr="00537462">
                <w:rPr>
                  <w:rFonts w:ascii="Times New Roman" w:hAnsi="Times New Roman"/>
                  <w:lang w:val="vi-VN" w:eastAsia="x-none"/>
                  <w:rPrChange w:id="3900" w:author="Nguyet Nguyen (Senior Legal Executive)" w:date="2026-05-05T10:14:00Z">
                    <w:rPr>
                      <w:rFonts w:ascii="Times New Roman" w:hAnsi="Times New Roman"/>
                      <w:color w:val="45B0E1" w:themeColor="accent1" w:themeTint="99"/>
                      <w:sz w:val="24"/>
                      <w:szCs w:val="24"/>
                      <w:lang w:val="vi-VN" w:eastAsia="x-none"/>
                    </w:rPr>
                  </w:rPrChange>
                </w:rPr>
                <w:t>Hình</w:t>
              </w:r>
            </w:ins>
          </w:p>
        </w:tc>
        <w:tc>
          <w:tcPr>
            <w:tcW w:w="1418" w:type="dxa"/>
            <w:vAlign w:val="center"/>
            <w:tcPrChange w:id="3901" w:author="Tien Nguyen" w:date="2026-04-23T21:40:00Z">
              <w:tcPr>
                <w:tcW w:w="976" w:type="dxa"/>
              </w:tcPr>
            </w:tcPrChange>
          </w:tcPr>
          <w:p w14:paraId="792A0562" w14:textId="5D4F3AD4" w:rsidR="003A45C0" w:rsidRPr="00537462" w:rsidRDefault="003A45C0" w:rsidP="00537462">
            <w:pPr>
              <w:widowControl w:val="0"/>
              <w:spacing w:after="0" w:line="276" w:lineRule="auto"/>
              <w:jc w:val="center"/>
              <w:rPr>
                <w:ins w:id="3902" w:author="Tien Nguyen" w:date="2026-04-23T21:32:00Z"/>
                <w:rFonts w:ascii="Times New Roman" w:hAnsi="Times New Roman"/>
                <w:lang w:val="vi-VN" w:eastAsia="x-none"/>
                <w:rPrChange w:id="3903" w:author="Nguyet Nguyen (Senior Legal Executive)" w:date="2026-05-05T10:14:00Z">
                  <w:rPr>
                    <w:ins w:id="3904" w:author="Tien Nguyen" w:date="2026-04-23T21:32:00Z"/>
                    <w:rFonts w:ascii="Times New Roman" w:hAnsi="Times New Roman"/>
                    <w:color w:val="45B0E1" w:themeColor="accent1" w:themeTint="99"/>
                    <w:sz w:val="24"/>
                    <w:szCs w:val="24"/>
                    <w:lang w:val="vi-VN" w:eastAsia="x-none"/>
                  </w:rPr>
                </w:rPrChange>
              </w:rPr>
              <w:pPrChange w:id="3905" w:author="Nguyet Nguyen (Senior Legal Executive)" w:date="2026-05-05T10:14:00Z">
                <w:pPr>
                  <w:spacing w:after="0" w:line="276" w:lineRule="auto"/>
                </w:pPr>
              </w:pPrChange>
            </w:pPr>
            <w:ins w:id="3906" w:author="Tien Nguyen" w:date="2026-04-23T21:37:00Z">
              <w:r w:rsidRPr="00537462">
                <w:rPr>
                  <w:rFonts w:ascii="Times New Roman" w:hAnsi="Times New Roman"/>
                  <w:lang w:val="vi-VN" w:eastAsia="x-none"/>
                  <w:rPrChange w:id="3907" w:author="Nguyet Nguyen (Senior Legal Executive)" w:date="2026-05-05T10:14:00Z">
                    <w:rPr>
                      <w:rFonts w:ascii="Times New Roman" w:hAnsi="Times New Roman"/>
                      <w:color w:val="45B0E1" w:themeColor="accent1" w:themeTint="99"/>
                      <w:sz w:val="24"/>
                      <w:szCs w:val="24"/>
                      <w:lang w:val="vi-VN" w:eastAsia="x-none"/>
                    </w:rPr>
                  </w:rPrChange>
                </w:rPr>
                <w:t>49</w:t>
              </w:r>
            </w:ins>
          </w:p>
        </w:tc>
        <w:tc>
          <w:tcPr>
            <w:tcW w:w="1276" w:type="dxa"/>
            <w:vAlign w:val="center"/>
            <w:tcPrChange w:id="3908" w:author="Tien Nguyen" w:date="2026-04-23T21:40:00Z">
              <w:tcPr>
                <w:tcW w:w="976" w:type="dxa"/>
                <w:gridSpan w:val="2"/>
              </w:tcPr>
            </w:tcPrChange>
          </w:tcPr>
          <w:p w14:paraId="5C1D7736" w14:textId="75147FE4" w:rsidR="003A45C0" w:rsidRPr="00537462" w:rsidDel="00E67CBA" w:rsidRDefault="003A45C0" w:rsidP="00537462">
            <w:pPr>
              <w:widowControl w:val="0"/>
              <w:spacing w:after="0" w:line="276" w:lineRule="auto"/>
              <w:jc w:val="center"/>
              <w:rPr>
                <w:ins w:id="3909" w:author="Tien Nguyen" w:date="2026-04-23T21:32:00Z"/>
                <w:rFonts w:ascii="Times New Roman" w:hAnsi="Times New Roman"/>
                <w:lang w:val="vi-VN" w:eastAsia="x-none"/>
                <w:rPrChange w:id="3910" w:author="Nguyet Nguyen (Senior Legal Executive)" w:date="2026-05-05T10:14:00Z">
                  <w:rPr>
                    <w:ins w:id="3911" w:author="Tien Nguyen" w:date="2026-04-23T21:32:00Z"/>
                    <w:rFonts w:ascii="Times New Roman" w:hAnsi="Times New Roman"/>
                    <w:color w:val="45B0E1" w:themeColor="accent1" w:themeTint="99"/>
                    <w:sz w:val="24"/>
                    <w:szCs w:val="24"/>
                    <w:lang w:val="vi-VN" w:eastAsia="x-none"/>
                  </w:rPr>
                </w:rPrChange>
              </w:rPr>
              <w:pPrChange w:id="3912" w:author="Nguyet Nguyen (Senior Legal Executive)" w:date="2026-05-05T10:14:00Z">
                <w:pPr>
                  <w:spacing w:after="0" w:line="276" w:lineRule="auto"/>
                </w:pPr>
              </w:pPrChange>
            </w:pPr>
            <w:ins w:id="3913" w:author="Tien Nguyen" w:date="2026-04-23T21:37:00Z">
              <w:r w:rsidRPr="00537462">
                <w:rPr>
                  <w:rFonts w:ascii="Times New Roman" w:hAnsi="Times New Roman"/>
                  <w:lang w:val="vi-VN" w:eastAsia="x-none"/>
                  <w:rPrChange w:id="3914" w:author="Nguyet Nguyen (Senior Legal Executive)" w:date="2026-05-05T10:14:00Z">
                    <w:rPr>
                      <w:rFonts w:ascii="Times New Roman" w:hAnsi="Times New Roman"/>
                      <w:color w:val="45B0E1" w:themeColor="accent1" w:themeTint="99"/>
                      <w:sz w:val="24"/>
                      <w:szCs w:val="24"/>
                      <w:lang w:val="vi-VN" w:eastAsia="x-none"/>
                    </w:rPr>
                  </w:rPrChange>
                </w:rPr>
                <w:t>49 hình</w:t>
              </w:r>
            </w:ins>
          </w:p>
        </w:tc>
      </w:tr>
      <w:tr w:rsidR="003A45C0" w:rsidRPr="00537462" w:rsidDel="00E67CBA" w14:paraId="6DF76DED"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15"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916" w:author="Tien Nguyen" w:date="2026-04-23T21:32:00Z"/>
          <w:trPrChange w:id="3917" w:author="Tien Nguyen" w:date="2026-04-23T21:39:00Z">
            <w:trPr>
              <w:gridAfter w:val="0"/>
            </w:trPr>
          </w:trPrChange>
        </w:trPr>
        <w:tc>
          <w:tcPr>
            <w:tcW w:w="2062" w:type="dxa"/>
            <w:vMerge/>
            <w:tcPrChange w:id="3918" w:author="Tien Nguyen" w:date="2026-04-23T21:39:00Z">
              <w:tcPr>
                <w:tcW w:w="2062" w:type="dxa"/>
                <w:vMerge/>
              </w:tcPr>
            </w:tcPrChange>
          </w:tcPr>
          <w:p w14:paraId="36E3B9AA" w14:textId="77777777" w:rsidR="003A45C0" w:rsidRPr="00537462" w:rsidDel="00E67CBA" w:rsidRDefault="003A45C0" w:rsidP="00FA7C89">
            <w:pPr>
              <w:widowControl w:val="0"/>
              <w:spacing w:after="0" w:line="276" w:lineRule="auto"/>
              <w:jc w:val="both"/>
              <w:rPr>
                <w:ins w:id="3919" w:author="Tien Nguyen" w:date="2026-04-23T21:32:00Z"/>
                <w:rFonts w:ascii="Times New Roman" w:hAnsi="Times New Roman"/>
                <w:lang w:val="x-none" w:eastAsia="x-none"/>
                <w:rPrChange w:id="3920" w:author="Nguyet Nguyen (Senior Legal Executive)" w:date="2026-05-05T10:14:00Z">
                  <w:rPr>
                    <w:ins w:id="3921" w:author="Tien Nguyen" w:date="2026-04-23T21:32:00Z"/>
                    <w:rFonts w:ascii="Times New Roman" w:hAnsi="Times New Roman"/>
                    <w:color w:val="45B0E1" w:themeColor="accent1" w:themeTint="99"/>
                    <w:sz w:val="24"/>
                    <w:szCs w:val="24"/>
                    <w:lang w:val="x-none" w:eastAsia="x-none"/>
                  </w:rPr>
                </w:rPrChange>
              </w:rPr>
              <w:pPrChange w:id="3922" w:author="Nguyet Nguyen (Senior Legal Executive)" w:date="2026-05-05T10:19:00Z">
                <w:pPr>
                  <w:spacing w:after="0" w:line="276" w:lineRule="auto"/>
                </w:pPr>
              </w:pPrChange>
            </w:pPr>
          </w:p>
        </w:tc>
        <w:tc>
          <w:tcPr>
            <w:tcW w:w="3320" w:type="dxa"/>
            <w:tcPrChange w:id="3923" w:author="Tien Nguyen" w:date="2026-04-23T21:39:00Z">
              <w:tcPr>
                <w:tcW w:w="2397" w:type="dxa"/>
              </w:tcPr>
            </w:tcPrChange>
          </w:tcPr>
          <w:p w14:paraId="595692B6" w14:textId="77777777" w:rsidR="003A45C0" w:rsidRPr="00537462" w:rsidDel="00E67CBA" w:rsidRDefault="003A45C0" w:rsidP="00FA7C89">
            <w:pPr>
              <w:widowControl w:val="0"/>
              <w:spacing w:after="0" w:line="276" w:lineRule="auto"/>
              <w:jc w:val="both"/>
              <w:rPr>
                <w:ins w:id="3924" w:author="Tien Nguyen" w:date="2026-04-23T21:32:00Z"/>
                <w:rFonts w:ascii="Times New Roman" w:hAnsi="Times New Roman"/>
                <w:lang w:val="x-none" w:eastAsia="x-none"/>
                <w:rPrChange w:id="3925" w:author="Nguyet Nguyen (Senior Legal Executive)" w:date="2026-05-05T10:14:00Z">
                  <w:rPr>
                    <w:ins w:id="3926" w:author="Tien Nguyen" w:date="2026-04-23T21:32:00Z"/>
                    <w:rFonts w:ascii="Times New Roman" w:hAnsi="Times New Roman"/>
                    <w:color w:val="45B0E1" w:themeColor="accent1" w:themeTint="99"/>
                    <w:sz w:val="24"/>
                    <w:szCs w:val="24"/>
                    <w:lang w:val="x-none" w:eastAsia="x-none"/>
                  </w:rPr>
                </w:rPrChange>
              </w:rPr>
              <w:pPrChange w:id="3927" w:author="Nguyet Nguyen (Senior Legal Executive)" w:date="2026-05-05T10:19:00Z">
                <w:pPr>
                  <w:spacing w:after="0" w:line="276" w:lineRule="auto"/>
                </w:pPr>
              </w:pPrChange>
            </w:pPr>
            <w:ins w:id="3928" w:author="Tien Nguyen" w:date="2026-04-23T21:32:00Z">
              <w:r w:rsidRPr="00537462">
                <w:rPr>
                  <w:rFonts w:ascii="Times New Roman" w:hAnsi="Times New Roman"/>
                  <w:rPrChange w:id="3929" w:author="Nguyet Nguyen (Senior Legal Executive)" w:date="2026-05-05T10:14:00Z">
                    <w:rPr>
                      <w:rFonts w:ascii="Times New Roman" w:hAnsi="Times New Roman"/>
                      <w:sz w:val="24"/>
                      <w:szCs w:val="24"/>
                    </w:rPr>
                  </w:rPrChange>
                </w:rPr>
                <w:t>Dựng &amp; hậu kỳ 5 video</w:t>
              </w:r>
            </w:ins>
          </w:p>
        </w:tc>
        <w:tc>
          <w:tcPr>
            <w:tcW w:w="1417" w:type="dxa"/>
            <w:vAlign w:val="center"/>
            <w:tcPrChange w:id="3930" w:author="Tien Nguyen" w:date="2026-04-23T21:39:00Z">
              <w:tcPr>
                <w:tcW w:w="981" w:type="dxa"/>
                <w:gridSpan w:val="2"/>
              </w:tcPr>
            </w:tcPrChange>
          </w:tcPr>
          <w:p w14:paraId="694735CB" w14:textId="77777777" w:rsidR="003A45C0" w:rsidRPr="00537462" w:rsidDel="00E67CBA" w:rsidRDefault="003A45C0" w:rsidP="00537462">
            <w:pPr>
              <w:widowControl w:val="0"/>
              <w:spacing w:after="0" w:line="276" w:lineRule="auto"/>
              <w:jc w:val="center"/>
              <w:rPr>
                <w:ins w:id="3931" w:author="Tien Nguyen" w:date="2026-04-23T21:32:00Z"/>
                <w:rFonts w:ascii="Times New Roman" w:hAnsi="Times New Roman"/>
                <w:lang w:val="vi-VN" w:eastAsia="x-none"/>
                <w:rPrChange w:id="3932" w:author="Nguyet Nguyen (Senior Legal Executive)" w:date="2026-05-05T10:14:00Z">
                  <w:rPr>
                    <w:ins w:id="3933" w:author="Tien Nguyen" w:date="2026-04-23T21:32:00Z"/>
                    <w:rFonts w:ascii="Times New Roman" w:hAnsi="Times New Roman"/>
                    <w:color w:val="45B0E1" w:themeColor="accent1" w:themeTint="99"/>
                    <w:sz w:val="24"/>
                    <w:szCs w:val="24"/>
                    <w:lang w:val="vi-VN" w:eastAsia="x-none"/>
                  </w:rPr>
                </w:rPrChange>
              </w:rPr>
              <w:pPrChange w:id="3934" w:author="Nguyet Nguyen (Senior Legal Executive)" w:date="2026-05-05T10:14:00Z">
                <w:pPr>
                  <w:spacing w:after="0" w:line="276" w:lineRule="auto"/>
                </w:pPr>
              </w:pPrChange>
            </w:pPr>
            <w:ins w:id="3935" w:author="Tien Nguyen" w:date="2026-04-23T21:32:00Z">
              <w:r w:rsidRPr="00537462">
                <w:rPr>
                  <w:rFonts w:ascii="Times New Roman" w:hAnsi="Times New Roman"/>
                  <w:lang w:val="vi-VN" w:eastAsia="x-none"/>
                  <w:rPrChange w:id="3936" w:author="Nguyet Nguyen (Senior Legal Executive)" w:date="2026-05-05T10:14:00Z">
                    <w:rPr>
                      <w:rFonts w:ascii="Times New Roman" w:hAnsi="Times New Roman"/>
                      <w:color w:val="45B0E1" w:themeColor="accent1" w:themeTint="99"/>
                      <w:sz w:val="24"/>
                      <w:szCs w:val="24"/>
                      <w:lang w:val="vi-VN" w:eastAsia="x-none"/>
                    </w:rPr>
                  </w:rPrChange>
                </w:rPr>
                <w:t>video</w:t>
              </w:r>
            </w:ins>
          </w:p>
        </w:tc>
        <w:tc>
          <w:tcPr>
            <w:tcW w:w="1418" w:type="dxa"/>
            <w:vAlign w:val="center"/>
            <w:tcPrChange w:id="3937" w:author="Tien Nguyen" w:date="2026-04-23T21:39:00Z">
              <w:tcPr>
                <w:tcW w:w="976" w:type="dxa"/>
              </w:tcPr>
            </w:tcPrChange>
          </w:tcPr>
          <w:p w14:paraId="6BE7993D" w14:textId="77777777" w:rsidR="003A45C0" w:rsidRPr="00537462" w:rsidRDefault="003A45C0" w:rsidP="00537462">
            <w:pPr>
              <w:widowControl w:val="0"/>
              <w:spacing w:after="0" w:line="276" w:lineRule="auto"/>
              <w:jc w:val="center"/>
              <w:rPr>
                <w:ins w:id="3938" w:author="Tien Nguyen" w:date="2026-04-23T21:32:00Z"/>
                <w:rFonts w:ascii="Times New Roman" w:hAnsi="Times New Roman"/>
                <w:lang w:val="vi-VN" w:eastAsia="x-none"/>
                <w:rPrChange w:id="3939" w:author="Nguyet Nguyen (Senior Legal Executive)" w:date="2026-05-05T10:14:00Z">
                  <w:rPr>
                    <w:ins w:id="3940" w:author="Tien Nguyen" w:date="2026-04-23T21:32:00Z"/>
                    <w:rFonts w:ascii="Times New Roman" w:hAnsi="Times New Roman"/>
                    <w:color w:val="45B0E1" w:themeColor="accent1" w:themeTint="99"/>
                    <w:sz w:val="24"/>
                    <w:szCs w:val="24"/>
                    <w:lang w:val="vi-VN" w:eastAsia="x-none"/>
                  </w:rPr>
                </w:rPrChange>
              </w:rPr>
              <w:pPrChange w:id="3941" w:author="Nguyet Nguyen (Senior Legal Executive)" w:date="2026-05-05T10:14:00Z">
                <w:pPr>
                  <w:spacing w:after="0" w:line="276" w:lineRule="auto"/>
                </w:pPr>
              </w:pPrChange>
            </w:pPr>
            <w:ins w:id="3942" w:author="Tien Nguyen" w:date="2026-04-23T21:32:00Z">
              <w:r w:rsidRPr="00537462">
                <w:rPr>
                  <w:rFonts w:ascii="Times New Roman" w:hAnsi="Times New Roman"/>
                  <w:lang w:val="vi-VN" w:eastAsia="x-none"/>
                  <w:rPrChange w:id="3943" w:author="Nguyet Nguyen (Senior Legal Executive)" w:date="2026-05-05T10:14:00Z">
                    <w:rPr>
                      <w:rFonts w:ascii="Times New Roman" w:hAnsi="Times New Roman"/>
                      <w:color w:val="45B0E1" w:themeColor="accent1" w:themeTint="99"/>
                      <w:sz w:val="24"/>
                      <w:szCs w:val="24"/>
                      <w:lang w:val="vi-VN" w:eastAsia="x-none"/>
                    </w:rPr>
                  </w:rPrChange>
                </w:rPr>
                <w:t>5</w:t>
              </w:r>
            </w:ins>
          </w:p>
        </w:tc>
        <w:tc>
          <w:tcPr>
            <w:tcW w:w="1276" w:type="dxa"/>
            <w:vAlign w:val="center"/>
            <w:tcPrChange w:id="3944" w:author="Tien Nguyen" w:date="2026-04-23T21:39:00Z">
              <w:tcPr>
                <w:tcW w:w="976" w:type="dxa"/>
                <w:gridSpan w:val="2"/>
              </w:tcPr>
            </w:tcPrChange>
          </w:tcPr>
          <w:p w14:paraId="2EEEB9F7" w14:textId="4923BC97" w:rsidR="003A45C0" w:rsidRPr="00537462" w:rsidDel="00E67CBA" w:rsidRDefault="003A45C0" w:rsidP="00537462">
            <w:pPr>
              <w:widowControl w:val="0"/>
              <w:spacing w:after="0" w:line="276" w:lineRule="auto"/>
              <w:jc w:val="center"/>
              <w:rPr>
                <w:ins w:id="3945" w:author="Tien Nguyen" w:date="2026-04-23T21:32:00Z"/>
                <w:rFonts w:ascii="Times New Roman" w:hAnsi="Times New Roman"/>
                <w:lang w:val="vi-VN" w:eastAsia="x-none"/>
                <w:rPrChange w:id="3946" w:author="Nguyet Nguyen (Senior Legal Executive)" w:date="2026-05-05T10:14:00Z">
                  <w:rPr>
                    <w:ins w:id="3947" w:author="Tien Nguyen" w:date="2026-04-23T21:32:00Z"/>
                    <w:rFonts w:ascii="Times New Roman" w:hAnsi="Times New Roman"/>
                    <w:color w:val="45B0E1" w:themeColor="accent1" w:themeTint="99"/>
                    <w:sz w:val="24"/>
                    <w:szCs w:val="24"/>
                    <w:lang w:val="vi-VN" w:eastAsia="x-none"/>
                  </w:rPr>
                </w:rPrChange>
              </w:rPr>
              <w:pPrChange w:id="3948" w:author="Nguyet Nguyen (Senior Legal Executive)" w:date="2026-05-05T10:14:00Z">
                <w:pPr>
                  <w:spacing w:after="0" w:line="276" w:lineRule="auto"/>
                </w:pPr>
              </w:pPrChange>
            </w:pPr>
            <w:ins w:id="3949" w:author="Tien Nguyen" w:date="2026-04-23T21:37:00Z">
              <w:r w:rsidRPr="00537462">
                <w:rPr>
                  <w:rFonts w:ascii="Times New Roman" w:hAnsi="Times New Roman"/>
                  <w:lang w:val="vi-VN" w:eastAsia="x-none"/>
                  <w:rPrChange w:id="3950" w:author="Nguyet Nguyen (Senior Legal Executive)" w:date="2026-05-05T10:14:00Z">
                    <w:rPr>
                      <w:rFonts w:ascii="Times New Roman" w:hAnsi="Times New Roman"/>
                      <w:color w:val="45B0E1" w:themeColor="accent1" w:themeTint="99"/>
                      <w:sz w:val="24"/>
                      <w:szCs w:val="24"/>
                      <w:lang w:val="vi-VN" w:eastAsia="x-none"/>
                    </w:rPr>
                  </w:rPrChange>
                </w:rPr>
                <w:t>5</w:t>
              </w:r>
            </w:ins>
          </w:p>
        </w:tc>
      </w:tr>
      <w:tr w:rsidR="003A45C0" w:rsidRPr="00537462" w:rsidDel="00E67CBA" w14:paraId="00414DB7"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51"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952" w:author="Tien Nguyen" w:date="2026-04-23T21:32:00Z"/>
          <w:trPrChange w:id="3953" w:author="Tien Nguyen" w:date="2026-04-23T21:39:00Z">
            <w:trPr>
              <w:gridAfter w:val="0"/>
            </w:trPr>
          </w:trPrChange>
        </w:trPr>
        <w:tc>
          <w:tcPr>
            <w:tcW w:w="2062" w:type="dxa"/>
            <w:tcPrChange w:id="3954" w:author="Tien Nguyen" w:date="2026-04-23T21:39:00Z">
              <w:tcPr>
                <w:tcW w:w="2062" w:type="dxa"/>
              </w:tcPr>
            </w:tcPrChange>
          </w:tcPr>
          <w:p w14:paraId="4E487B3F" w14:textId="77777777" w:rsidR="003A45C0" w:rsidRPr="00537462" w:rsidDel="00E67CBA" w:rsidRDefault="003A45C0" w:rsidP="00FA7C89">
            <w:pPr>
              <w:widowControl w:val="0"/>
              <w:spacing w:after="0" w:line="276" w:lineRule="auto"/>
              <w:jc w:val="both"/>
              <w:rPr>
                <w:ins w:id="3955" w:author="Tien Nguyen" w:date="2026-04-23T21:32:00Z"/>
                <w:rFonts w:ascii="Times New Roman" w:hAnsi="Times New Roman"/>
                <w:b/>
                <w:bCs/>
                <w:lang w:val="vi-VN" w:eastAsia="x-none"/>
                <w:rPrChange w:id="3956" w:author="Nguyet Nguyen (Senior Legal Executive)" w:date="2026-05-05T10:14:00Z">
                  <w:rPr>
                    <w:ins w:id="3957" w:author="Tien Nguyen" w:date="2026-04-23T21:32:00Z"/>
                    <w:rFonts w:ascii="Times New Roman" w:hAnsi="Times New Roman"/>
                    <w:b/>
                    <w:bCs/>
                    <w:color w:val="45B0E1" w:themeColor="accent1" w:themeTint="99"/>
                    <w:sz w:val="24"/>
                    <w:szCs w:val="24"/>
                    <w:lang w:val="vi-VN" w:eastAsia="x-none"/>
                  </w:rPr>
                </w:rPrChange>
              </w:rPr>
              <w:pPrChange w:id="3958" w:author="Nguyet Nguyen (Senior Legal Executive)" w:date="2026-05-05T10:19:00Z">
                <w:pPr>
                  <w:spacing w:after="0" w:line="276" w:lineRule="auto"/>
                </w:pPr>
              </w:pPrChange>
            </w:pPr>
            <w:ins w:id="3959" w:author="Tien Nguyen" w:date="2026-04-23T21:32:00Z">
              <w:r w:rsidRPr="00537462">
                <w:rPr>
                  <w:rFonts w:ascii="Times New Roman" w:hAnsi="Times New Roman"/>
                  <w:b/>
                  <w:bCs/>
                  <w:lang w:val="vi-VN" w:eastAsia="x-none"/>
                  <w:rPrChange w:id="3960" w:author="Nguyet Nguyen (Senior Legal Executive)" w:date="2026-05-05T10:14:00Z">
                    <w:rPr>
                      <w:rFonts w:ascii="Times New Roman" w:hAnsi="Times New Roman"/>
                      <w:b/>
                      <w:bCs/>
                      <w:color w:val="45B0E1" w:themeColor="accent1" w:themeTint="99"/>
                      <w:sz w:val="24"/>
                      <w:szCs w:val="24"/>
                      <w:lang w:val="vi-VN" w:eastAsia="x-none"/>
                    </w:rPr>
                  </w:rPrChange>
                </w:rPr>
                <w:t>KOL &amp; Run club seeding</w:t>
              </w:r>
            </w:ins>
          </w:p>
        </w:tc>
        <w:tc>
          <w:tcPr>
            <w:tcW w:w="3320" w:type="dxa"/>
            <w:tcPrChange w:id="3961" w:author="Tien Nguyen" w:date="2026-04-23T21:39:00Z">
              <w:tcPr>
                <w:tcW w:w="2397" w:type="dxa"/>
              </w:tcPr>
            </w:tcPrChange>
          </w:tcPr>
          <w:p w14:paraId="4DACF2FB" w14:textId="77777777" w:rsidR="003A45C0" w:rsidRPr="00537462" w:rsidDel="00E67CBA" w:rsidRDefault="003A45C0" w:rsidP="00FA7C89">
            <w:pPr>
              <w:widowControl w:val="0"/>
              <w:spacing w:after="0" w:line="276" w:lineRule="auto"/>
              <w:jc w:val="both"/>
              <w:rPr>
                <w:ins w:id="3962" w:author="Tien Nguyen" w:date="2026-04-23T21:32:00Z"/>
                <w:rFonts w:ascii="Times New Roman" w:hAnsi="Times New Roman"/>
                <w:b/>
                <w:bCs/>
                <w:lang w:val="x-none" w:eastAsia="x-none"/>
                <w:rPrChange w:id="3963" w:author="Nguyet Nguyen (Senior Legal Executive)" w:date="2026-05-05T10:14:00Z">
                  <w:rPr>
                    <w:ins w:id="3964" w:author="Tien Nguyen" w:date="2026-04-23T21:32:00Z"/>
                    <w:rFonts w:ascii="Times New Roman" w:hAnsi="Times New Roman"/>
                    <w:b/>
                    <w:bCs/>
                    <w:color w:val="45B0E1" w:themeColor="accent1" w:themeTint="99"/>
                    <w:sz w:val="24"/>
                    <w:szCs w:val="24"/>
                    <w:lang w:val="x-none" w:eastAsia="x-none"/>
                  </w:rPr>
                </w:rPrChange>
              </w:rPr>
              <w:pPrChange w:id="3965" w:author="Nguyet Nguyen (Senior Legal Executive)" w:date="2026-05-05T10:19:00Z">
                <w:pPr>
                  <w:spacing w:after="0" w:line="276" w:lineRule="auto"/>
                </w:pPr>
              </w:pPrChange>
            </w:pPr>
          </w:p>
        </w:tc>
        <w:tc>
          <w:tcPr>
            <w:tcW w:w="1417" w:type="dxa"/>
            <w:vAlign w:val="center"/>
            <w:tcPrChange w:id="3966" w:author="Tien Nguyen" w:date="2026-04-23T21:39:00Z">
              <w:tcPr>
                <w:tcW w:w="981" w:type="dxa"/>
                <w:gridSpan w:val="2"/>
              </w:tcPr>
            </w:tcPrChange>
          </w:tcPr>
          <w:p w14:paraId="7EF271E1" w14:textId="77777777" w:rsidR="003A45C0" w:rsidRPr="00537462" w:rsidDel="00E67CBA" w:rsidRDefault="003A45C0" w:rsidP="00537462">
            <w:pPr>
              <w:widowControl w:val="0"/>
              <w:spacing w:after="0" w:line="276" w:lineRule="auto"/>
              <w:jc w:val="center"/>
              <w:rPr>
                <w:ins w:id="3967" w:author="Tien Nguyen" w:date="2026-04-23T21:32:00Z"/>
                <w:rFonts w:ascii="Times New Roman" w:hAnsi="Times New Roman"/>
                <w:b/>
                <w:bCs/>
                <w:lang w:val="vi-VN" w:eastAsia="x-none"/>
                <w:rPrChange w:id="3968" w:author="Nguyet Nguyen (Senior Legal Executive)" w:date="2026-05-05T10:14:00Z">
                  <w:rPr>
                    <w:ins w:id="3969" w:author="Tien Nguyen" w:date="2026-04-23T21:32:00Z"/>
                    <w:rFonts w:ascii="Times New Roman" w:hAnsi="Times New Roman"/>
                    <w:b/>
                    <w:bCs/>
                    <w:color w:val="45B0E1" w:themeColor="accent1" w:themeTint="99"/>
                    <w:sz w:val="24"/>
                    <w:szCs w:val="24"/>
                    <w:lang w:val="vi-VN" w:eastAsia="x-none"/>
                  </w:rPr>
                </w:rPrChange>
              </w:rPr>
              <w:pPrChange w:id="3970" w:author="Nguyet Nguyen (Senior Legal Executive)" w:date="2026-05-05T10:14:00Z">
                <w:pPr>
                  <w:spacing w:after="0" w:line="276" w:lineRule="auto"/>
                </w:pPr>
              </w:pPrChange>
            </w:pPr>
          </w:p>
        </w:tc>
        <w:tc>
          <w:tcPr>
            <w:tcW w:w="1418" w:type="dxa"/>
            <w:vAlign w:val="center"/>
            <w:tcPrChange w:id="3971" w:author="Tien Nguyen" w:date="2026-04-23T21:39:00Z">
              <w:tcPr>
                <w:tcW w:w="976" w:type="dxa"/>
              </w:tcPr>
            </w:tcPrChange>
          </w:tcPr>
          <w:p w14:paraId="3607B7C1" w14:textId="77777777" w:rsidR="003A45C0" w:rsidRPr="00537462" w:rsidDel="00E67CBA" w:rsidRDefault="003A45C0" w:rsidP="00537462">
            <w:pPr>
              <w:widowControl w:val="0"/>
              <w:spacing w:after="0" w:line="276" w:lineRule="auto"/>
              <w:jc w:val="center"/>
              <w:rPr>
                <w:ins w:id="3972" w:author="Tien Nguyen" w:date="2026-04-23T21:32:00Z"/>
                <w:rFonts w:ascii="Times New Roman" w:hAnsi="Times New Roman"/>
                <w:b/>
                <w:bCs/>
                <w:lang w:val="vi-VN" w:eastAsia="x-none"/>
                <w:rPrChange w:id="3973" w:author="Nguyet Nguyen (Senior Legal Executive)" w:date="2026-05-05T10:14:00Z">
                  <w:rPr>
                    <w:ins w:id="3974" w:author="Tien Nguyen" w:date="2026-04-23T21:32:00Z"/>
                    <w:rFonts w:ascii="Times New Roman" w:hAnsi="Times New Roman"/>
                    <w:b/>
                    <w:bCs/>
                    <w:color w:val="45B0E1" w:themeColor="accent1" w:themeTint="99"/>
                    <w:sz w:val="24"/>
                    <w:szCs w:val="24"/>
                    <w:lang w:val="vi-VN" w:eastAsia="x-none"/>
                  </w:rPr>
                </w:rPrChange>
              </w:rPr>
              <w:pPrChange w:id="3975" w:author="Nguyet Nguyen (Senior Legal Executive)" w:date="2026-05-05T10:14:00Z">
                <w:pPr>
                  <w:spacing w:after="0" w:line="276" w:lineRule="auto"/>
                </w:pPr>
              </w:pPrChange>
            </w:pPr>
          </w:p>
        </w:tc>
        <w:tc>
          <w:tcPr>
            <w:tcW w:w="1276" w:type="dxa"/>
            <w:vAlign w:val="center"/>
            <w:tcPrChange w:id="3976" w:author="Tien Nguyen" w:date="2026-04-23T21:39:00Z">
              <w:tcPr>
                <w:tcW w:w="976" w:type="dxa"/>
                <w:gridSpan w:val="2"/>
              </w:tcPr>
            </w:tcPrChange>
          </w:tcPr>
          <w:p w14:paraId="61213A0F" w14:textId="77777777" w:rsidR="003A45C0" w:rsidRPr="00537462" w:rsidDel="00E67CBA" w:rsidRDefault="003A45C0" w:rsidP="00537462">
            <w:pPr>
              <w:widowControl w:val="0"/>
              <w:spacing w:after="0" w:line="276" w:lineRule="auto"/>
              <w:jc w:val="center"/>
              <w:rPr>
                <w:ins w:id="3977" w:author="Tien Nguyen" w:date="2026-04-23T21:32:00Z"/>
                <w:rFonts w:ascii="Times New Roman" w:hAnsi="Times New Roman"/>
                <w:b/>
                <w:bCs/>
                <w:lang w:val="vi-VN" w:eastAsia="x-none"/>
                <w:rPrChange w:id="3978" w:author="Nguyet Nguyen (Senior Legal Executive)" w:date="2026-05-05T10:14:00Z">
                  <w:rPr>
                    <w:ins w:id="3979" w:author="Tien Nguyen" w:date="2026-04-23T21:32:00Z"/>
                    <w:rFonts w:ascii="Times New Roman" w:hAnsi="Times New Roman"/>
                    <w:b/>
                    <w:bCs/>
                    <w:color w:val="45B0E1" w:themeColor="accent1" w:themeTint="99"/>
                    <w:sz w:val="24"/>
                    <w:szCs w:val="24"/>
                    <w:lang w:val="vi-VN" w:eastAsia="x-none"/>
                  </w:rPr>
                </w:rPrChange>
              </w:rPr>
              <w:pPrChange w:id="3980" w:author="Nguyet Nguyen (Senior Legal Executive)" w:date="2026-05-05T10:14:00Z">
                <w:pPr>
                  <w:spacing w:after="0" w:line="276" w:lineRule="auto"/>
                </w:pPr>
              </w:pPrChange>
            </w:pPr>
          </w:p>
        </w:tc>
      </w:tr>
      <w:tr w:rsidR="003A45C0" w:rsidRPr="00537462" w14:paraId="3BC60777" w14:textId="77777777" w:rsidTr="003A45C0">
        <w:tblPrEx>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81" w:author="Tien Nguyen" w:date="2026-04-23T21:39: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ins w:id="3982" w:author="Tien Nguyen" w:date="2026-04-23T21:32:00Z"/>
          <w:trPrChange w:id="3983" w:author="Tien Nguyen" w:date="2026-04-23T21:39:00Z">
            <w:trPr>
              <w:gridAfter w:val="0"/>
            </w:trPr>
          </w:trPrChange>
        </w:trPr>
        <w:tc>
          <w:tcPr>
            <w:tcW w:w="2062" w:type="dxa"/>
            <w:vAlign w:val="center"/>
            <w:tcPrChange w:id="3984" w:author="Tien Nguyen" w:date="2026-04-23T21:39:00Z">
              <w:tcPr>
                <w:tcW w:w="2062" w:type="dxa"/>
                <w:vAlign w:val="center"/>
              </w:tcPr>
            </w:tcPrChange>
          </w:tcPr>
          <w:p w14:paraId="644F1BF4" w14:textId="77777777" w:rsidR="003A45C0" w:rsidRPr="00537462" w:rsidRDefault="003A45C0" w:rsidP="00FA7C89">
            <w:pPr>
              <w:widowControl w:val="0"/>
              <w:spacing w:after="0" w:line="276" w:lineRule="auto"/>
              <w:jc w:val="both"/>
              <w:rPr>
                <w:ins w:id="3985" w:author="Tien Nguyen" w:date="2026-04-23T21:32:00Z"/>
                <w:rFonts w:ascii="Times New Roman" w:hAnsi="Times New Roman"/>
                <w:lang w:val="vi-VN" w:eastAsia="x-none"/>
                <w:rPrChange w:id="3986" w:author="Nguyet Nguyen (Senior Legal Executive)" w:date="2026-05-05T10:14:00Z">
                  <w:rPr>
                    <w:ins w:id="3987" w:author="Tien Nguyen" w:date="2026-04-23T21:32:00Z"/>
                    <w:rFonts w:ascii="Times New Roman" w:hAnsi="Times New Roman"/>
                    <w:color w:val="45B0E1" w:themeColor="accent1" w:themeTint="99"/>
                    <w:sz w:val="24"/>
                    <w:szCs w:val="24"/>
                    <w:lang w:val="vi-VN" w:eastAsia="x-none"/>
                  </w:rPr>
                </w:rPrChange>
              </w:rPr>
              <w:pPrChange w:id="3988" w:author="Nguyet Nguyen (Senior Legal Executive)" w:date="2026-05-05T10:19:00Z">
                <w:pPr>
                  <w:spacing w:after="0" w:line="276" w:lineRule="auto"/>
                </w:pPr>
              </w:pPrChange>
            </w:pPr>
            <w:ins w:id="3989" w:author="Tien Nguyen" w:date="2026-04-23T21:32:00Z">
              <w:r w:rsidRPr="00537462">
                <w:rPr>
                  <w:rFonts w:ascii="Times New Roman" w:hAnsi="Times New Roman"/>
                  <w:rPrChange w:id="3990" w:author="Nguyet Nguyen (Senior Legal Executive)" w:date="2026-05-05T10:14:00Z">
                    <w:rPr>
                      <w:rFonts w:ascii="Times New Roman" w:hAnsi="Times New Roman"/>
                      <w:sz w:val="24"/>
                      <w:szCs w:val="24"/>
                    </w:rPr>
                  </w:rPrChange>
                </w:rPr>
                <w:t>Tuyển chọn &amp; tiếp nhận</w:t>
              </w:r>
            </w:ins>
          </w:p>
        </w:tc>
        <w:tc>
          <w:tcPr>
            <w:tcW w:w="3320" w:type="dxa"/>
            <w:tcPrChange w:id="3991" w:author="Tien Nguyen" w:date="2026-04-23T21:39:00Z">
              <w:tcPr>
                <w:tcW w:w="2397" w:type="dxa"/>
              </w:tcPr>
            </w:tcPrChange>
          </w:tcPr>
          <w:p w14:paraId="49F03B81" w14:textId="77777777" w:rsidR="003A45C0" w:rsidRPr="00537462" w:rsidRDefault="003A45C0" w:rsidP="00FA7C89">
            <w:pPr>
              <w:widowControl w:val="0"/>
              <w:spacing w:after="0" w:line="276" w:lineRule="auto"/>
              <w:jc w:val="both"/>
              <w:rPr>
                <w:ins w:id="3992" w:author="Tien Nguyen" w:date="2026-04-23T21:32:00Z"/>
                <w:rFonts w:ascii="Times New Roman" w:hAnsi="Times New Roman"/>
                <w:rPrChange w:id="3993" w:author="Nguyet Nguyen (Senior Legal Executive)" w:date="2026-05-05T10:14:00Z">
                  <w:rPr>
                    <w:ins w:id="3994" w:author="Tien Nguyen" w:date="2026-04-23T21:32:00Z"/>
                    <w:rFonts w:ascii="Times New Roman" w:hAnsi="Times New Roman"/>
                    <w:sz w:val="24"/>
                    <w:szCs w:val="24"/>
                  </w:rPr>
                </w:rPrChange>
              </w:rPr>
              <w:pPrChange w:id="3995" w:author="Nguyet Nguyen (Senior Legal Executive)" w:date="2026-05-05T10:19:00Z">
                <w:pPr>
                  <w:spacing w:after="0" w:line="276" w:lineRule="auto"/>
                </w:pPr>
              </w:pPrChange>
            </w:pPr>
            <w:ins w:id="3996" w:author="Tien Nguyen" w:date="2026-04-23T21:32:00Z">
              <w:r w:rsidRPr="00537462">
                <w:rPr>
                  <w:rFonts w:ascii="Times New Roman" w:hAnsi="Times New Roman"/>
                  <w:rPrChange w:id="3997" w:author="Nguyet Nguyen (Senior Legal Executive)" w:date="2026-05-05T10:14:00Z">
                    <w:rPr>
                      <w:rFonts w:ascii="Times New Roman" w:hAnsi="Times New Roman"/>
                      <w:sz w:val="24"/>
                      <w:szCs w:val="24"/>
                    </w:rPr>
                  </w:rPrChange>
                </w:rPr>
                <w:t>Lập danh sách, xác định và tuyển chọn tối đa 10 KOL/CLB chạy bộ để hỗ trợ ra mắt sự kiện bản địa hóa với mức độ ảnh hưởng cao</w:t>
              </w:r>
            </w:ins>
          </w:p>
        </w:tc>
        <w:tc>
          <w:tcPr>
            <w:tcW w:w="1417" w:type="dxa"/>
            <w:vAlign w:val="center"/>
            <w:tcPrChange w:id="3998" w:author="Tien Nguyen" w:date="2026-04-23T21:39:00Z">
              <w:tcPr>
                <w:tcW w:w="981" w:type="dxa"/>
                <w:gridSpan w:val="2"/>
              </w:tcPr>
            </w:tcPrChange>
          </w:tcPr>
          <w:p w14:paraId="2027A041" w14:textId="77777777" w:rsidR="003A45C0" w:rsidRPr="00537462" w:rsidRDefault="003A45C0" w:rsidP="00537462">
            <w:pPr>
              <w:widowControl w:val="0"/>
              <w:spacing w:after="0" w:line="276" w:lineRule="auto"/>
              <w:jc w:val="center"/>
              <w:rPr>
                <w:ins w:id="3999" w:author="Tien Nguyen" w:date="2026-04-23T21:32:00Z"/>
                <w:rFonts w:ascii="Times New Roman" w:hAnsi="Times New Roman"/>
                <w:lang w:val="vi-VN" w:eastAsia="x-none"/>
                <w:rPrChange w:id="4000" w:author="Nguyet Nguyen (Senior Legal Executive)" w:date="2026-05-05T10:14:00Z">
                  <w:rPr>
                    <w:ins w:id="4001" w:author="Tien Nguyen" w:date="2026-04-23T21:32:00Z"/>
                    <w:rFonts w:ascii="Times New Roman" w:hAnsi="Times New Roman"/>
                    <w:color w:val="45B0E1" w:themeColor="accent1" w:themeTint="99"/>
                    <w:sz w:val="24"/>
                    <w:szCs w:val="24"/>
                    <w:lang w:val="vi-VN" w:eastAsia="x-none"/>
                  </w:rPr>
                </w:rPrChange>
              </w:rPr>
              <w:pPrChange w:id="4002" w:author="Nguyet Nguyen (Senior Legal Executive)" w:date="2026-05-05T10:14:00Z">
                <w:pPr>
                  <w:spacing w:after="0" w:line="276" w:lineRule="auto"/>
                </w:pPr>
              </w:pPrChange>
            </w:pPr>
            <w:ins w:id="4003" w:author="Tien Nguyen" w:date="2026-04-23T21:32:00Z">
              <w:r w:rsidRPr="00537462">
                <w:rPr>
                  <w:rFonts w:ascii="Times New Roman" w:hAnsi="Times New Roman"/>
                  <w:lang w:val="vi-VN" w:eastAsia="x-none"/>
                  <w:rPrChange w:id="4004" w:author="Nguyet Nguyen (Senior Legal Executive)" w:date="2026-05-05T10:14:00Z">
                    <w:rPr>
                      <w:rFonts w:ascii="Times New Roman" w:hAnsi="Times New Roman"/>
                      <w:color w:val="45B0E1" w:themeColor="accent1" w:themeTint="99"/>
                      <w:sz w:val="24"/>
                      <w:szCs w:val="24"/>
                      <w:lang w:val="vi-VN" w:eastAsia="x-none"/>
                    </w:rPr>
                  </w:rPrChange>
                </w:rPr>
                <w:t>Gói</w:t>
              </w:r>
            </w:ins>
          </w:p>
        </w:tc>
        <w:tc>
          <w:tcPr>
            <w:tcW w:w="1418" w:type="dxa"/>
            <w:vAlign w:val="center"/>
            <w:tcPrChange w:id="4005" w:author="Tien Nguyen" w:date="2026-04-23T21:39:00Z">
              <w:tcPr>
                <w:tcW w:w="976" w:type="dxa"/>
              </w:tcPr>
            </w:tcPrChange>
          </w:tcPr>
          <w:p w14:paraId="335A9850" w14:textId="77777777" w:rsidR="003A45C0" w:rsidRPr="00537462" w:rsidRDefault="003A45C0" w:rsidP="00537462">
            <w:pPr>
              <w:widowControl w:val="0"/>
              <w:spacing w:after="0" w:line="276" w:lineRule="auto"/>
              <w:jc w:val="center"/>
              <w:rPr>
                <w:ins w:id="4006" w:author="Tien Nguyen" w:date="2026-04-23T21:38:00Z"/>
                <w:rFonts w:ascii="Times New Roman" w:hAnsi="Times New Roman"/>
                <w:lang w:val="vi-VN" w:eastAsia="x-none"/>
                <w:rPrChange w:id="4007" w:author="Nguyet Nguyen (Senior Legal Executive)" w:date="2026-05-05T10:14:00Z">
                  <w:rPr>
                    <w:ins w:id="4008" w:author="Tien Nguyen" w:date="2026-04-23T21:38:00Z"/>
                    <w:rFonts w:ascii="Times New Roman" w:hAnsi="Times New Roman"/>
                    <w:color w:val="45B0E1" w:themeColor="accent1" w:themeTint="99"/>
                    <w:sz w:val="24"/>
                    <w:szCs w:val="24"/>
                    <w:lang w:val="vi-VN" w:eastAsia="x-none"/>
                  </w:rPr>
                </w:rPrChange>
              </w:rPr>
              <w:pPrChange w:id="4009" w:author="Nguyet Nguyen (Senior Legal Executive)" w:date="2026-05-05T10:14:00Z">
                <w:pPr>
                  <w:spacing w:after="0" w:line="276" w:lineRule="auto"/>
                </w:pPr>
              </w:pPrChange>
            </w:pPr>
            <w:ins w:id="4010" w:author="Tien Nguyen" w:date="2026-04-23T21:38:00Z">
              <w:r w:rsidRPr="00537462">
                <w:rPr>
                  <w:rFonts w:ascii="Times New Roman" w:hAnsi="Times New Roman"/>
                  <w:lang w:val="vi-VN" w:eastAsia="x-none"/>
                  <w:rPrChange w:id="4011" w:author="Nguyet Nguyen (Senior Legal Executive)" w:date="2026-05-05T10:14:00Z">
                    <w:rPr>
                      <w:rFonts w:ascii="Times New Roman" w:hAnsi="Times New Roman"/>
                      <w:color w:val="45B0E1" w:themeColor="accent1" w:themeTint="99"/>
                      <w:sz w:val="24"/>
                      <w:szCs w:val="24"/>
                      <w:lang w:val="vi-VN" w:eastAsia="x-none"/>
                    </w:rPr>
                  </w:rPrChange>
                </w:rPr>
                <w:t>10</w:t>
              </w:r>
            </w:ins>
          </w:p>
          <w:p w14:paraId="2B3B8FAB" w14:textId="01D3BF32" w:rsidR="003A45C0" w:rsidRPr="00537462" w:rsidRDefault="003A45C0" w:rsidP="00537462">
            <w:pPr>
              <w:widowControl w:val="0"/>
              <w:spacing w:after="0" w:line="276" w:lineRule="auto"/>
              <w:jc w:val="center"/>
              <w:rPr>
                <w:ins w:id="4012" w:author="Tien Nguyen" w:date="2026-04-23T21:32:00Z"/>
                <w:rFonts w:ascii="Times New Roman" w:hAnsi="Times New Roman"/>
                <w:lang w:val="vi-VN" w:eastAsia="x-none"/>
                <w:rPrChange w:id="4013" w:author="Nguyet Nguyen (Senior Legal Executive)" w:date="2026-05-05T10:14:00Z">
                  <w:rPr>
                    <w:ins w:id="4014" w:author="Tien Nguyen" w:date="2026-04-23T21:32:00Z"/>
                    <w:rFonts w:ascii="Times New Roman" w:hAnsi="Times New Roman"/>
                    <w:color w:val="45B0E1" w:themeColor="accent1" w:themeTint="99"/>
                    <w:sz w:val="24"/>
                    <w:szCs w:val="24"/>
                    <w:lang w:val="vi-VN" w:eastAsia="x-none"/>
                  </w:rPr>
                </w:rPrChange>
              </w:rPr>
              <w:pPrChange w:id="4015" w:author="Nguyet Nguyen (Senior Legal Executive)" w:date="2026-05-05T10:14:00Z">
                <w:pPr>
                  <w:spacing w:after="0" w:line="276" w:lineRule="auto"/>
                </w:pPr>
              </w:pPrChange>
            </w:pPr>
            <w:ins w:id="4016" w:author="Tien Nguyen" w:date="2026-04-23T21:38:00Z">
              <w:r w:rsidRPr="00537462">
                <w:rPr>
                  <w:rFonts w:ascii="Times New Roman" w:hAnsi="Times New Roman"/>
                  <w:lang w:val="vi-VN" w:eastAsia="x-none"/>
                  <w:rPrChange w:id="4017" w:author="Nguyet Nguyen (Senior Legal Executive)" w:date="2026-05-05T10:14:00Z">
                    <w:rPr>
                      <w:rFonts w:ascii="Times New Roman" w:hAnsi="Times New Roman"/>
                      <w:color w:val="45B0E1" w:themeColor="accent1" w:themeTint="99"/>
                      <w:sz w:val="24"/>
                      <w:szCs w:val="24"/>
                      <w:lang w:val="vi-VN" w:eastAsia="x-none"/>
                    </w:rPr>
                  </w:rPrChange>
                </w:rPr>
                <w:t>KOL/ CLB</w:t>
              </w:r>
            </w:ins>
          </w:p>
        </w:tc>
        <w:tc>
          <w:tcPr>
            <w:tcW w:w="1276" w:type="dxa"/>
            <w:vAlign w:val="center"/>
            <w:tcPrChange w:id="4018" w:author="Tien Nguyen" w:date="2026-04-23T21:39:00Z">
              <w:tcPr>
                <w:tcW w:w="976" w:type="dxa"/>
                <w:gridSpan w:val="2"/>
              </w:tcPr>
            </w:tcPrChange>
          </w:tcPr>
          <w:p w14:paraId="282DC51D" w14:textId="77777777" w:rsidR="003A45C0" w:rsidRPr="00537462" w:rsidRDefault="003A45C0" w:rsidP="00537462">
            <w:pPr>
              <w:widowControl w:val="0"/>
              <w:spacing w:after="0" w:line="276" w:lineRule="auto"/>
              <w:jc w:val="center"/>
              <w:rPr>
                <w:ins w:id="4019" w:author="Tien Nguyen" w:date="2026-04-23T21:39:00Z"/>
                <w:rFonts w:ascii="Times New Roman" w:hAnsi="Times New Roman"/>
                <w:lang w:val="vi-VN" w:eastAsia="x-none"/>
                <w:rPrChange w:id="4020" w:author="Nguyet Nguyen (Senior Legal Executive)" w:date="2026-05-05T10:14:00Z">
                  <w:rPr>
                    <w:ins w:id="4021" w:author="Tien Nguyen" w:date="2026-04-23T21:39:00Z"/>
                    <w:rFonts w:ascii="Times New Roman" w:hAnsi="Times New Roman"/>
                    <w:color w:val="45B0E1" w:themeColor="accent1" w:themeTint="99"/>
                    <w:sz w:val="24"/>
                    <w:szCs w:val="24"/>
                    <w:lang w:val="vi-VN" w:eastAsia="x-none"/>
                  </w:rPr>
                </w:rPrChange>
              </w:rPr>
              <w:pPrChange w:id="4022" w:author="Nguyet Nguyen (Senior Legal Executive)" w:date="2026-05-05T10:14:00Z">
                <w:pPr>
                  <w:spacing w:after="0" w:line="276" w:lineRule="auto"/>
                </w:pPr>
              </w:pPrChange>
            </w:pPr>
            <w:ins w:id="4023" w:author="Tien Nguyen" w:date="2026-04-23T21:38:00Z">
              <w:r w:rsidRPr="00537462">
                <w:rPr>
                  <w:rFonts w:ascii="Times New Roman" w:hAnsi="Times New Roman"/>
                  <w:lang w:val="vi-VN" w:eastAsia="x-none"/>
                  <w:rPrChange w:id="4024" w:author="Nguyet Nguyen (Senior Legal Executive)" w:date="2026-05-05T10:14:00Z">
                    <w:rPr>
                      <w:rFonts w:ascii="Times New Roman" w:hAnsi="Times New Roman"/>
                      <w:color w:val="45B0E1" w:themeColor="accent1" w:themeTint="99"/>
                      <w:sz w:val="24"/>
                      <w:szCs w:val="24"/>
                      <w:lang w:val="vi-VN" w:eastAsia="x-none"/>
                    </w:rPr>
                  </w:rPrChange>
                </w:rPr>
                <w:t>10</w:t>
              </w:r>
            </w:ins>
          </w:p>
          <w:p w14:paraId="2703537D" w14:textId="4643A12D" w:rsidR="003A45C0" w:rsidRPr="00537462" w:rsidRDefault="003A45C0" w:rsidP="00537462">
            <w:pPr>
              <w:widowControl w:val="0"/>
              <w:spacing w:after="0" w:line="276" w:lineRule="auto"/>
              <w:jc w:val="center"/>
              <w:rPr>
                <w:ins w:id="4025" w:author="Tien Nguyen" w:date="2026-04-23T21:32:00Z"/>
                <w:rFonts w:ascii="Times New Roman" w:hAnsi="Times New Roman"/>
                <w:lang w:val="vi-VN" w:eastAsia="x-none"/>
                <w:rPrChange w:id="4026" w:author="Nguyet Nguyen (Senior Legal Executive)" w:date="2026-05-05T10:14:00Z">
                  <w:rPr>
                    <w:ins w:id="4027" w:author="Tien Nguyen" w:date="2026-04-23T21:32:00Z"/>
                    <w:rFonts w:ascii="Times New Roman" w:hAnsi="Times New Roman"/>
                    <w:color w:val="45B0E1" w:themeColor="accent1" w:themeTint="99"/>
                    <w:sz w:val="24"/>
                    <w:szCs w:val="24"/>
                    <w:lang w:val="vi-VN" w:eastAsia="x-none"/>
                  </w:rPr>
                </w:rPrChange>
              </w:rPr>
              <w:pPrChange w:id="4028" w:author="Nguyet Nguyen (Senior Legal Executive)" w:date="2026-05-05T10:14:00Z">
                <w:pPr>
                  <w:spacing w:after="0" w:line="276" w:lineRule="auto"/>
                </w:pPr>
              </w:pPrChange>
            </w:pPr>
            <w:ins w:id="4029" w:author="Tien Nguyen" w:date="2026-04-23T21:38:00Z">
              <w:r w:rsidRPr="00537462">
                <w:rPr>
                  <w:rFonts w:ascii="Times New Roman" w:hAnsi="Times New Roman"/>
                  <w:lang w:val="vi-VN" w:eastAsia="x-none"/>
                  <w:rPrChange w:id="4030" w:author="Nguyet Nguyen (Senior Legal Executive)" w:date="2026-05-05T10:14:00Z">
                    <w:rPr>
                      <w:rFonts w:ascii="Times New Roman" w:hAnsi="Times New Roman"/>
                      <w:color w:val="45B0E1" w:themeColor="accent1" w:themeTint="99"/>
                      <w:sz w:val="24"/>
                      <w:szCs w:val="24"/>
                      <w:lang w:val="vi-VN" w:eastAsia="x-none"/>
                    </w:rPr>
                  </w:rPrChange>
                </w:rPr>
                <w:t>KOL/CLB</w:t>
              </w:r>
            </w:ins>
          </w:p>
        </w:tc>
      </w:tr>
    </w:tbl>
    <w:p w14:paraId="189C95A8" w14:textId="685107A7" w:rsidR="003A45C0" w:rsidRPr="00537462" w:rsidDel="00537462" w:rsidRDefault="003A45C0" w:rsidP="00537462">
      <w:pPr>
        <w:pStyle w:val="ListParagraph"/>
        <w:widowControl w:val="0"/>
        <w:spacing w:line="276" w:lineRule="auto"/>
        <w:ind w:left="0"/>
        <w:jc w:val="both"/>
        <w:rPr>
          <w:del w:id="4031" w:author="Nguyet Nguyen (Senior Legal Executive)" w:date="2026-05-05T10:14:00Z"/>
          <w:i/>
          <w:iCs/>
          <w:sz w:val="22"/>
          <w:szCs w:val="22"/>
          <w:rPrChange w:id="4032" w:author="Nguyet Nguyen (Senior Legal Executive)" w:date="2026-05-05T10:14:00Z">
            <w:rPr>
              <w:del w:id="4033" w:author="Nguyet Nguyen (Senior Legal Executive)" w:date="2026-05-05T10:14:00Z"/>
              <w:i/>
              <w:iCs/>
              <w:color w:val="8EAADB"/>
            </w:rPr>
          </w:rPrChange>
        </w:rPr>
        <w:pPrChange w:id="4034" w:author="Nguyet Nguyen (Senior Legal Executive)" w:date="2026-05-05T10:14:00Z">
          <w:pPr>
            <w:pStyle w:val="ListParagraph"/>
            <w:spacing w:line="276" w:lineRule="auto"/>
            <w:ind w:left="0"/>
            <w:jc w:val="both"/>
          </w:pPr>
        </w:pPrChange>
      </w:pPr>
    </w:p>
    <w:p w14:paraId="2212A83F" w14:textId="2A83ABE8" w:rsidR="00752A01" w:rsidRPr="00537462" w:rsidDel="00537462" w:rsidRDefault="00752A01" w:rsidP="00537462">
      <w:pPr>
        <w:widowControl w:val="0"/>
        <w:spacing w:after="0" w:line="276" w:lineRule="auto"/>
        <w:rPr>
          <w:ins w:id="4035" w:author="Tien Nguyen" w:date="2026-04-23T21:29:00Z"/>
          <w:del w:id="4036" w:author="Nguyet Nguyen (Senior Legal Executive)" w:date="2026-05-05T10:14:00Z"/>
          <w:rFonts w:ascii="Times New Roman" w:hAnsi="Times New Roman"/>
          <w:lang w:val="vi-VN"/>
          <w:rPrChange w:id="4037" w:author="Nguyet Nguyen (Senior Legal Executive)" w:date="2026-05-05T10:14:00Z">
            <w:rPr>
              <w:ins w:id="4038" w:author="Tien Nguyen" w:date="2026-04-23T21:29:00Z"/>
              <w:del w:id="4039" w:author="Nguyet Nguyen (Senior Legal Executive)" w:date="2026-05-05T10:14:00Z"/>
              <w:rFonts w:ascii="Times New Roman" w:hAnsi="Times New Roman"/>
              <w:color w:val="2F5496"/>
              <w:sz w:val="24"/>
              <w:szCs w:val="24"/>
              <w:lang w:val="vi-VN"/>
            </w:rPr>
          </w:rPrChange>
        </w:rPr>
        <w:pPrChange w:id="4040" w:author="Nguyet Nguyen (Senior Legal Executive)" w:date="2026-05-05T10:14:00Z">
          <w:pPr>
            <w:spacing w:after="0" w:line="276" w:lineRule="auto"/>
          </w:pPr>
        </w:pPrChange>
      </w:pPr>
    </w:p>
    <w:p w14:paraId="6B9818DA" w14:textId="75428277" w:rsidR="003A45C0" w:rsidRPr="00537462" w:rsidDel="00537462" w:rsidRDefault="003A45C0" w:rsidP="00537462">
      <w:pPr>
        <w:widowControl w:val="0"/>
        <w:spacing w:after="0" w:line="276" w:lineRule="auto"/>
        <w:rPr>
          <w:ins w:id="4041" w:author="Tien Nguyen" w:date="2026-04-23T21:29:00Z"/>
          <w:del w:id="4042" w:author="Nguyet Nguyen (Senior Legal Executive)" w:date="2026-05-05T10:14:00Z"/>
          <w:rFonts w:ascii="Times New Roman" w:hAnsi="Times New Roman"/>
          <w:lang w:val="vi-VN"/>
          <w:rPrChange w:id="4043" w:author="Nguyet Nguyen (Senior Legal Executive)" w:date="2026-05-05T10:14:00Z">
            <w:rPr>
              <w:ins w:id="4044" w:author="Tien Nguyen" w:date="2026-04-23T21:29:00Z"/>
              <w:del w:id="4045" w:author="Nguyet Nguyen (Senior Legal Executive)" w:date="2026-05-05T10:14:00Z"/>
              <w:rFonts w:ascii="Times New Roman" w:hAnsi="Times New Roman"/>
              <w:color w:val="2F5496"/>
              <w:sz w:val="24"/>
              <w:szCs w:val="24"/>
              <w:lang w:val="vi-VN"/>
            </w:rPr>
          </w:rPrChange>
        </w:rPr>
        <w:pPrChange w:id="4046" w:author="Nguyet Nguyen (Senior Legal Executive)" w:date="2026-05-05T10:14:00Z">
          <w:pPr>
            <w:spacing w:after="0" w:line="276" w:lineRule="auto"/>
          </w:pPr>
        </w:pPrChange>
      </w:pPr>
    </w:p>
    <w:p w14:paraId="636E5DFC" w14:textId="4B5E4541" w:rsidR="003A45C0" w:rsidRPr="00537462" w:rsidDel="003A45C0" w:rsidRDefault="003A45C0" w:rsidP="00537462">
      <w:pPr>
        <w:widowControl w:val="0"/>
        <w:spacing w:after="0" w:line="276" w:lineRule="auto"/>
        <w:rPr>
          <w:del w:id="4047" w:author="Tien Nguyen" w:date="2026-04-23T21:32:00Z"/>
          <w:rFonts w:ascii="Times New Roman" w:hAnsi="Times New Roman"/>
          <w:lang w:val="vi-VN"/>
          <w:rPrChange w:id="4048" w:author="Nguyet Nguyen (Senior Legal Executive)" w:date="2026-05-05T10:14:00Z">
            <w:rPr>
              <w:del w:id="4049" w:author="Tien Nguyen" w:date="2026-04-23T21:32:00Z"/>
              <w:rFonts w:ascii="Times New Roman" w:hAnsi="Times New Roman"/>
              <w:color w:val="2F5496"/>
              <w:sz w:val="24"/>
              <w:szCs w:val="24"/>
              <w:lang w:val="vi-VN"/>
            </w:rPr>
          </w:rPrChange>
        </w:rPr>
        <w:pPrChange w:id="4050" w:author="Nguyet Nguyen (Senior Legal Executive)" w:date="2026-05-05T10:14:00Z">
          <w:pPr>
            <w:spacing w:after="0" w:line="276" w:lineRule="auto"/>
          </w:pPr>
        </w:pPrChange>
      </w:pPr>
    </w:p>
    <w:p w14:paraId="40CD44B7" w14:textId="407B47B5" w:rsidR="00752A01" w:rsidRPr="00537462" w:rsidDel="00537462" w:rsidRDefault="00752A01" w:rsidP="00537462">
      <w:pPr>
        <w:widowControl w:val="0"/>
        <w:spacing w:after="0" w:line="276" w:lineRule="auto"/>
        <w:rPr>
          <w:ins w:id="4051" w:author="Tien Nguyen" w:date="2026-04-23T21:32:00Z"/>
          <w:del w:id="4052" w:author="Nguyet Nguyen (Senior Legal Executive)" w:date="2026-05-05T10:14:00Z"/>
          <w:rFonts w:ascii="Times New Roman" w:hAnsi="Times New Roman"/>
          <w:lang w:val="vi-VN"/>
          <w:rPrChange w:id="4053" w:author="Nguyet Nguyen (Senior Legal Executive)" w:date="2026-05-05T10:14:00Z">
            <w:rPr>
              <w:ins w:id="4054" w:author="Tien Nguyen" w:date="2026-04-23T21:32:00Z"/>
              <w:del w:id="4055" w:author="Nguyet Nguyen (Senior Legal Executive)" w:date="2026-05-05T10:14:00Z"/>
              <w:rFonts w:ascii="Times New Roman" w:hAnsi="Times New Roman"/>
              <w:color w:val="2F5496"/>
              <w:sz w:val="24"/>
              <w:szCs w:val="24"/>
              <w:lang w:val="vi-VN"/>
            </w:rPr>
          </w:rPrChange>
        </w:rPr>
        <w:pPrChange w:id="4056" w:author="Nguyet Nguyen (Senior Legal Executive)" w:date="2026-05-05T10:14:00Z">
          <w:pPr>
            <w:spacing w:after="0" w:line="276" w:lineRule="auto"/>
          </w:pPr>
        </w:pPrChange>
      </w:pPr>
    </w:p>
    <w:p w14:paraId="556C250E" w14:textId="384BA742" w:rsidR="003A45C0" w:rsidRPr="00537462" w:rsidDel="00537462" w:rsidRDefault="003A45C0" w:rsidP="00537462">
      <w:pPr>
        <w:widowControl w:val="0"/>
        <w:spacing w:after="0" w:line="276" w:lineRule="auto"/>
        <w:rPr>
          <w:ins w:id="4057" w:author="Tien Nguyen" w:date="2026-04-23T21:32:00Z"/>
          <w:del w:id="4058" w:author="Nguyet Nguyen (Senior Legal Executive)" w:date="2026-05-05T10:14:00Z"/>
          <w:rFonts w:ascii="Times New Roman" w:hAnsi="Times New Roman"/>
          <w:lang w:val="vi-VN"/>
          <w:rPrChange w:id="4059" w:author="Nguyet Nguyen (Senior Legal Executive)" w:date="2026-05-05T10:14:00Z">
            <w:rPr>
              <w:ins w:id="4060" w:author="Tien Nguyen" w:date="2026-04-23T21:32:00Z"/>
              <w:del w:id="4061" w:author="Nguyet Nguyen (Senior Legal Executive)" w:date="2026-05-05T10:14:00Z"/>
              <w:rFonts w:ascii="Times New Roman" w:hAnsi="Times New Roman"/>
              <w:color w:val="2F5496"/>
              <w:sz w:val="24"/>
              <w:szCs w:val="24"/>
              <w:lang w:val="vi-VN"/>
            </w:rPr>
          </w:rPrChange>
        </w:rPr>
        <w:pPrChange w:id="4062" w:author="Nguyet Nguyen (Senior Legal Executive)" w:date="2026-05-05T10:14:00Z">
          <w:pPr>
            <w:spacing w:after="0" w:line="276" w:lineRule="auto"/>
          </w:pPr>
        </w:pPrChange>
      </w:pPr>
    </w:p>
    <w:p w14:paraId="2F9E4069" w14:textId="7B430234" w:rsidR="003A45C0" w:rsidRPr="00537462" w:rsidDel="00537462" w:rsidRDefault="003A45C0" w:rsidP="00537462">
      <w:pPr>
        <w:widowControl w:val="0"/>
        <w:spacing w:after="0" w:line="276" w:lineRule="auto"/>
        <w:rPr>
          <w:ins w:id="4063" w:author="Tien Nguyen" w:date="2026-04-23T21:32:00Z"/>
          <w:del w:id="4064" w:author="Nguyet Nguyen (Senior Legal Executive)" w:date="2026-05-05T10:14:00Z"/>
          <w:rFonts w:ascii="Times New Roman" w:hAnsi="Times New Roman"/>
          <w:lang w:val="vi-VN"/>
          <w:rPrChange w:id="4065" w:author="Nguyet Nguyen (Senior Legal Executive)" w:date="2026-05-05T10:14:00Z">
            <w:rPr>
              <w:ins w:id="4066" w:author="Tien Nguyen" w:date="2026-04-23T21:32:00Z"/>
              <w:del w:id="4067" w:author="Nguyet Nguyen (Senior Legal Executive)" w:date="2026-05-05T10:14:00Z"/>
              <w:rFonts w:ascii="Times New Roman" w:hAnsi="Times New Roman"/>
              <w:color w:val="2F5496"/>
              <w:sz w:val="24"/>
              <w:szCs w:val="24"/>
              <w:lang w:val="vi-VN"/>
            </w:rPr>
          </w:rPrChange>
        </w:rPr>
        <w:pPrChange w:id="4068" w:author="Nguyet Nguyen (Senior Legal Executive)" w:date="2026-05-05T10:14:00Z">
          <w:pPr>
            <w:spacing w:after="0" w:line="276" w:lineRule="auto"/>
          </w:pPr>
        </w:pPrChange>
      </w:pPr>
    </w:p>
    <w:p w14:paraId="2320A11E" w14:textId="60C2CB19" w:rsidR="003A45C0" w:rsidRPr="00537462" w:rsidDel="00537462" w:rsidRDefault="003A45C0" w:rsidP="00537462">
      <w:pPr>
        <w:widowControl w:val="0"/>
        <w:spacing w:after="0" w:line="276" w:lineRule="auto"/>
        <w:rPr>
          <w:ins w:id="4069" w:author="Tien Nguyen" w:date="2026-04-23T21:32:00Z"/>
          <w:del w:id="4070" w:author="Nguyet Nguyen (Senior Legal Executive)" w:date="2026-05-05T10:14:00Z"/>
          <w:rFonts w:ascii="Times New Roman" w:hAnsi="Times New Roman"/>
          <w:lang w:val="vi-VN"/>
          <w:rPrChange w:id="4071" w:author="Nguyet Nguyen (Senior Legal Executive)" w:date="2026-05-05T10:14:00Z">
            <w:rPr>
              <w:ins w:id="4072" w:author="Tien Nguyen" w:date="2026-04-23T21:32:00Z"/>
              <w:del w:id="4073" w:author="Nguyet Nguyen (Senior Legal Executive)" w:date="2026-05-05T10:14:00Z"/>
              <w:rFonts w:ascii="Times New Roman" w:hAnsi="Times New Roman"/>
              <w:color w:val="2F5496"/>
              <w:sz w:val="24"/>
              <w:szCs w:val="24"/>
              <w:lang w:val="vi-VN"/>
            </w:rPr>
          </w:rPrChange>
        </w:rPr>
        <w:pPrChange w:id="4074" w:author="Nguyet Nguyen (Senior Legal Executive)" w:date="2026-05-05T10:14:00Z">
          <w:pPr>
            <w:spacing w:after="0" w:line="276" w:lineRule="auto"/>
          </w:pPr>
        </w:pPrChange>
      </w:pPr>
    </w:p>
    <w:p w14:paraId="4AEDE8C4" w14:textId="3AB1A86B" w:rsidR="003A45C0" w:rsidRPr="00537462" w:rsidDel="00537462" w:rsidRDefault="003A45C0" w:rsidP="00537462">
      <w:pPr>
        <w:widowControl w:val="0"/>
        <w:spacing w:after="0" w:line="276" w:lineRule="auto"/>
        <w:rPr>
          <w:del w:id="4075" w:author="Nguyet Nguyen (Senior Legal Executive)" w:date="2026-05-05T10:14:00Z"/>
          <w:rFonts w:ascii="Times New Roman" w:hAnsi="Times New Roman"/>
          <w:lang w:val="vi-VN"/>
          <w:rPrChange w:id="4076" w:author="Nguyet Nguyen (Senior Legal Executive)" w:date="2026-05-05T10:14:00Z">
            <w:rPr>
              <w:del w:id="4077" w:author="Nguyet Nguyen (Senior Legal Executive)" w:date="2026-05-05T10:14:00Z"/>
              <w:rFonts w:ascii="Times New Roman" w:hAnsi="Times New Roman"/>
              <w:color w:val="2F5496"/>
              <w:sz w:val="24"/>
              <w:szCs w:val="24"/>
              <w:lang w:val="vi-VN"/>
            </w:rPr>
          </w:rPrChange>
        </w:rPr>
        <w:pPrChange w:id="4078" w:author="Nguyet Nguyen (Senior Legal Executive)" w:date="2026-05-05T10:14:00Z">
          <w:pPr>
            <w:spacing w:after="0" w:line="276" w:lineRule="auto"/>
          </w:pPr>
        </w:pPrChange>
      </w:pPr>
    </w:p>
    <w:tbl>
      <w:tblPr>
        <w:tblW w:w="9911" w:type="dxa"/>
        <w:tblInd w:w="-270" w:type="dxa"/>
        <w:tblLook w:val="04A0" w:firstRow="1" w:lastRow="0" w:firstColumn="1" w:lastColumn="0" w:noHBand="0" w:noVBand="1"/>
      </w:tblPr>
      <w:tblGrid>
        <w:gridCol w:w="4959"/>
        <w:gridCol w:w="4952"/>
      </w:tblGrid>
      <w:tr w:rsidR="00537462" w:rsidRPr="00537462" w14:paraId="5AD18463" w14:textId="77777777" w:rsidTr="00AF6094">
        <w:trPr>
          <w:trHeight w:val="2300"/>
        </w:trPr>
        <w:tc>
          <w:tcPr>
            <w:tcW w:w="4959" w:type="dxa"/>
          </w:tcPr>
          <w:p w14:paraId="04F45755" w14:textId="77777777" w:rsidR="00537462" w:rsidRPr="00691BA8" w:rsidRDefault="00537462" w:rsidP="00537462">
            <w:pPr>
              <w:keepNext/>
              <w:keepLines/>
              <w:widowControl w:val="0"/>
              <w:spacing w:after="0" w:line="276" w:lineRule="auto"/>
              <w:jc w:val="center"/>
              <w:rPr>
                <w:ins w:id="4079" w:author="Nguyet Nguyen (Senior Legal Executive)" w:date="2026-05-05T10:15:00Z"/>
                <w:rFonts w:ascii="Times New Roman" w:hAnsi="Times New Roman"/>
                <w:b/>
                <w:lang w:val="nl-NL"/>
              </w:rPr>
            </w:pPr>
            <w:ins w:id="4080" w:author="Nguyet Nguyen (Senior Legal Executive)" w:date="2026-05-05T10:15:00Z">
              <w:r w:rsidRPr="00691BA8">
                <w:rPr>
                  <w:rFonts w:ascii="Times New Roman" w:hAnsi="Times New Roman"/>
                  <w:b/>
                  <w:lang w:val="nl-NL"/>
                </w:rPr>
                <w:t>ĐẠI DIỆN BÊN A</w:t>
              </w:r>
            </w:ins>
          </w:p>
          <w:p w14:paraId="2CC717F2" w14:textId="77777777" w:rsidR="00537462" w:rsidRPr="00691BA8" w:rsidRDefault="00537462" w:rsidP="00537462">
            <w:pPr>
              <w:keepNext/>
              <w:keepLines/>
              <w:widowControl w:val="0"/>
              <w:spacing w:after="0" w:line="276" w:lineRule="auto"/>
              <w:ind w:hanging="821"/>
              <w:jc w:val="center"/>
              <w:rPr>
                <w:ins w:id="4081" w:author="Nguyet Nguyen (Senior Legal Executive)" w:date="2026-05-05T10:15:00Z"/>
                <w:rFonts w:ascii="Times New Roman" w:hAnsi="Times New Roman"/>
                <w:b/>
                <w:lang w:val="nl-NL"/>
              </w:rPr>
            </w:pPr>
          </w:p>
          <w:p w14:paraId="6CEE5E00" w14:textId="77777777" w:rsidR="00537462" w:rsidRPr="00691BA8" w:rsidRDefault="00537462" w:rsidP="00537462">
            <w:pPr>
              <w:keepNext/>
              <w:keepLines/>
              <w:widowControl w:val="0"/>
              <w:spacing w:after="0" w:line="276" w:lineRule="auto"/>
              <w:jc w:val="center"/>
              <w:rPr>
                <w:ins w:id="4082" w:author="Nguyet Nguyen (Senior Legal Executive)" w:date="2026-05-05T10:15:00Z"/>
                <w:rFonts w:ascii="Times New Roman" w:hAnsi="Times New Roman"/>
                <w:b/>
                <w:lang w:val="nl-NL"/>
              </w:rPr>
            </w:pPr>
          </w:p>
          <w:p w14:paraId="0F9923F5" w14:textId="77777777" w:rsidR="00537462" w:rsidRPr="00691BA8" w:rsidRDefault="00537462" w:rsidP="00537462">
            <w:pPr>
              <w:keepNext/>
              <w:keepLines/>
              <w:widowControl w:val="0"/>
              <w:spacing w:after="0" w:line="276" w:lineRule="auto"/>
              <w:jc w:val="center"/>
              <w:rPr>
                <w:ins w:id="4083" w:author="Nguyet Nguyen (Senior Legal Executive)" w:date="2026-05-05T10:15:00Z"/>
                <w:rFonts w:ascii="Times New Roman" w:hAnsi="Times New Roman"/>
                <w:b/>
                <w:lang w:val="nl-NL"/>
              </w:rPr>
            </w:pPr>
          </w:p>
          <w:p w14:paraId="01052E85" w14:textId="77777777" w:rsidR="00537462" w:rsidRPr="00691BA8" w:rsidRDefault="00537462" w:rsidP="00537462">
            <w:pPr>
              <w:keepNext/>
              <w:keepLines/>
              <w:widowControl w:val="0"/>
              <w:spacing w:after="0" w:line="276" w:lineRule="auto"/>
              <w:jc w:val="center"/>
              <w:rPr>
                <w:ins w:id="4084" w:author="Nguyet Nguyen (Senior Legal Executive)" w:date="2026-05-05T10:15:00Z"/>
                <w:rFonts w:ascii="Times New Roman" w:hAnsi="Times New Roman"/>
                <w:b/>
                <w:lang w:val="nl-NL"/>
              </w:rPr>
            </w:pPr>
          </w:p>
          <w:p w14:paraId="3ED666DA" w14:textId="77777777" w:rsidR="00537462" w:rsidRPr="00691BA8" w:rsidRDefault="00537462" w:rsidP="00537462">
            <w:pPr>
              <w:keepNext/>
              <w:keepLines/>
              <w:widowControl w:val="0"/>
              <w:spacing w:after="0" w:line="276" w:lineRule="auto"/>
              <w:jc w:val="center"/>
              <w:rPr>
                <w:ins w:id="4085" w:author="Nguyet Nguyen (Senior Legal Executive)" w:date="2026-05-05T10:15:00Z"/>
                <w:rFonts w:ascii="Times New Roman" w:hAnsi="Times New Roman"/>
                <w:b/>
                <w:lang w:val="nl-NL"/>
              </w:rPr>
            </w:pPr>
          </w:p>
          <w:p w14:paraId="42349E6D" w14:textId="77777777" w:rsidR="00537462" w:rsidRPr="00691BA8" w:rsidRDefault="00537462" w:rsidP="00537462">
            <w:pPr>
              <w:keepNext/>
              <w:keepLines/>
              <w:widowControl w:val="0"/>
              <w:spacing w:after="0" w:line="276" w:lineRule="auto"/>
              <w:jc w:val="center"/>
              <w:rPr>
                <w:ins w:id="4086" w:author="Nguyet Nguyen (Senior Legal Executive)" w:date="2026-05-05T10:15:00Z"/>
                <w:rFonts w:ascii="Times New Roman" w:hAnsi="Times New Roman"/>
                <w:b/>
                <w:lang w:val="nl-NL"/>
              </w:rPr>
            </w:pPr>
            <w:ins w:id="4087" w:author="Nguyet Nguyen (Senior Legal Executive)" w:date="2026-05-05T10:15:00Z">
              <w:r w:rsidRPr="00691BA8">
                <w:rPr>
                  <w:rFonts w:ascii="Times New Roman" w:hAnsi="Times New Roman"/>
                  <w:b/>
                  <w:lang w:val="nl-NL"/>
                </w:rPr>
                <w:t>PHAN HỒNG NGỌC</w:t>
              </w:r>
            </w:ins>
          </w:p>
          <w:p w14:paraId="1DD1F36E" w14:textId="77AE89BF" w:rsidR="00537462" w:rsidRPr="00537462" w:rsidDel="00EA0A36" w:rsidRDefault="00537462" w:rsidP="00537462">
            <w:pPr>
              <w:widowControl w:val="0"/>
              <w:spacing w:after="0" w:line="276" w:lineRule="auto"/>
              <w:jc w:val="center"/>
              <w:rPr>
                <w:del w:id="4088" w:author="Nguyet Nguyen (Senior Legal Executive)" w:date="2026-05-05T10:15:00Z"/>
                <w:rFonts w:ascii="Times New Roman" w:hAnsi="Times New Roman"/>
                <w:b/>
                <w:lang w:val="nl-NL"/>
                <w:rPrChange w:id="4089" w:author="Nguyet Nguyen (Senior Legal Executive)" w:date="2026-05-05T10:14:00Z">
                  <w:rPr>
                    <w:del w:id="4090" w:author="Nguyet Nguyen (Senior Legal Executive)" w:date="2026-05-05T10:15:00Z"/>
                    <w:rFonts w:ascii="Times New Roman" w:hAnsi="Times New Roman"/>
                    <w:b/>
                    <w:sz w:val="24"/>
                    <w:szCs w:val="24"/>
                    <w:lang w:val="nl-NL"/>
                  </w:rPr>
                </w:rPrChange>
              </w:rPr>
              <w:pPrChange w:id="4091" w:author="Nguyet Nguyen (Senior Legal Executive)" w:date="2026-05-05T10:14:00Z">
                <w:pPr>
                  <w:spacing w:after="0" w:line="276" w:lineRule="auto"/>
                  <w:jc w:val="center"/>
                </w:pPr>
              </w:pPrChange>
            </w:pPr>
            <w:ins w:id="4092" w:author="Nguyet Nguyen (Senior Legal Executive)" w:date="2026-05-05T10:15:00Z">
              <w:r w:rsidRPr="00691BA8">
                <w:rPr>
                  <w:rFonts w:ascii="Times New Roman" w:hAnsi="Times New Roman"/>
                  <w:lang w:val="fr-FR"/>
                </w:rPr>
                <w:t>Giám Đốc Hành chính – Pháp chế - Cung ứng</w:t>
              </w:r>
            </w:ins>
            <w:del w:id="4093" w:author="Nguyet Nguyen (Senior Legal Executive)" w:date="2026-05-05T10:15:00Z">
              <w:r w:rsidRPr="00537462" w:rsidDel="00EA0A36">
                <w:rPr>
                  <w:rFonts w:ascii="Times New Roman" w:hAnsi="Times New Roman"/>
                  <w:b/>
                  <w:lang w:val="nl-NL"/>
                  <w:rPrChange w:id="4094" w:author="Nguyet Nguyen (Senior Legal Executive)" w:date="2026-05-05T10:14:00Z">
                    <w:rPr>
                      <w:rFonts w:ascii="Times New Roman" w:hAnsi="Times New Roman"/>
                      <w:b/>
                      <w:sz w:val="24"/>
                      <w:szCs w:val="24"/>
                      <w:lang w:val="nl-NL"/>
                    </w:rPr>
                  </w:rPrChange>
                </w:rPr>
                <w:delText>ĐẠI DIỆN BÊN A</w:delText>
              </w:r>
            </w:del>
          </w:p>
          <w:p w14:paraId="1A74795D" w14:textId="19D5DAA5" w:rsidR="00537462" w:rsidRPr="00537462" w:rsidDel="00EA0A36" w:rsidRDefault="00537462" w:rsidP="00537462">
            <w:pPr>
              <w:widowControl w:val="0"/>
              <w:spacing w:after="0" w:line="276" w:lineRule="auto"/>
              <w:ind w:hanging="821"/>
              <w:jc w:val="center"/>
              <w:rPr>
                <w:del w:id="4095" w:author="Nguyet Nguyen (Senior Legal Executive)" w:date="2026-05-05T10:15:00Z"/>
                <w:rFonts w:ascii="Times New Roman" w:hAnsi="Times New Roman"/>
                <w:b/>
                <w:lang w:val="nl-NL"/>
                <w:rPrChange w:id="4096" w:author="Nguyet Nguyen (Senior Legal Executive)" w:date="2026-05-05T10:14:00Z">
                  <w:rPr>
                    <w:del w:id="4097" w:author="Nguyet Nguyen (Senior Legal Executive)" w:date="2026-05-05T10:15:00Z"/>
                    <w:rFonts w:ascii="Times New Roman" w:hAnsi="Times New Roman"/>
                    <w:b/>
                    <w:sz w:val="24"/>
                    <w:szCs w:val="24"/>
                    <w:lang w:val="nl-NL"/>
                  </w:rPr>
                </w:rPrChange>
              </w:rPr>
              <w:pPrChange w:id="4098" w:author="Nguyet Nguyen (Senior Legal Executive)" w:date="2026-05-05T10:14:00Z">
                <w:pPr>
                  <w:spacing w:after="0" w:line="276" w:lineRule="auto"/>
                  <w:ind w:hanging="821"/>
                  <w:jc w:val="center"/>
                </w:pPr>
              </w:pPrChange>
            </w:pPr>
          </w:p>
          <w:p w14:paraId="01609352" w14:textId="3C319EAB" w:rsidR="00537462" w:rsidRPr="00537462" w:rsidDel="00EA0A36" w:rsidRDefault="00537462" w:rsidP="00537462">
            <w:pPr>
              <w:widowControl w:val="0"/>
              <w:spacing w:after="0" w:line="276" w:lineRule="auto"/>
              <w:ind w:hanging="821"/>
              <w:jc w:val="center"/>
              <w:rPr>
                <w:del w:id="4099" w:author="Nguyet Nguyen (Senior Legal Executive)" w:date="2026-05-05T10:15:00Z"/>
                <w:rFonts w:ascii="Times New Roman" w:hAnsi="Times New Roman"/>
                <w:b/>
                <w:lang w:val="nl-NL"/>
                <w:rPrChange w:id="4100" w:author="Nguyet Nguyen (Senior Legal Executive)" w:date="2026-05-05T10:14:00Z">
                  <w:rPr>
                    <w:del w:id="4101" w:author="Nguyet Nguyen (Senior Legal Executive)" w:date="2026-05-05T10:15:00Z"/>
                    <w:rFonts w:ascii="Times New Roman" w:hAnsi="Times New Roman"/>
                    <w:b/>
                    <w:sz w:val="24"/>
                    <w:szCs w:val="24"/>
                    <w:lang w:val="nl-NL"/>
                  </w:rPr>
                </w:rPrChange>
              </w:rPr>
              <w:pPrChange w:id="4102" w:author="Nguyet Nguyen (Senior Legal Executive)" w:date="2026-05-05T10:14:00Z">
                <w:pPr>
                  <w:spacing w:after="0" w:line="276" w:lineRule="auto"/>
                  <w:ind w:hanging="821"/>
                  <w:jc w:val="center"/>
                </w:pPr>
              </w:pPrChange>
            </w:pPr>
          </w:p>
          <w:p w14:paraId="35EB43B3" w14:textId="3CAF2AF6" w:rsidR="00537462" w:rsidRPr="00537462" w:rsidDel="00537462" w:rsidRDefault="00537462" w:rsidP="00537462">
            <w:pPr>
              <w:widowControl w:val="0"/>
              <w:spacing w:after="0" w:line="276" w:lineRule="auto"/>
              <w:jc w:val="center"/>
              <w:rPr>
                <w:del w:id="4103" w:author="Nguyet Nguyen (Senior Legal Executive)" w:date="2026-05-05T10:14:00Z"/>
                <w:rFonts w:ascii="Times New Roman" w:hAnsi="Times New Roman"/>
                <w:b/>
                <w:lang w:val="nl-NL"/>
                <w:rPrChange w:id="4104" w:author="Nguyet Nguyen (Senior Legal Executive)" w:date="2026-05-05T10:14:00Z">
                  <w:rPr>
                    <w:del w:id="4105" w:author="Nguyet Nguyen (Senior Legal Executive)" w:date="2026-05-05T10:14:00Z"/>
                    <w:rFonts w:ascii="Times New Roman" w:hAnsi="Times New Roman"/>
                    <w:b/>
                    <w:sz w:val="24"/>
                    <w:szCs w:val="24"/>
                    <w:lang w:val="nl-NL"/>
                  </w:rPr>
                </w:rPrChange>
              </w:rPr>
              <w:pPrChange w:id="4106" w:author="Nguyet Nguyen (Senior Legal Executive)" w:date="2026-05-05T10:14:00Z">
                <w:pPr>
                  <w:spacing w:after="0" w:line="276" w:lineRule="auto"/>
                  <w:jc w:val="center"/>
                </w:pPr>
              </w:pPrChange>
            </w:pPr>
          </w:p>
          <w:p w14:paraId="1D90EB24" w14:textId="56A0DED6" w:rsidR="00537462" w:rsidRPr="00537462" w:rsidDel="00EA0A36" w:rsidRDefault="00537462" w:rsidP="00537462">
            <w:pPr>
              <w:widowControl w:val="0"/>
              <w:spacing w:after="0" w:line="276" w:lineRule="auto"/>
              <w:jc w:val="center"/>
              <w:rPr>
                <w:del w:id="4107" w:author="Nguyet Nguyen (Senior Legal Executive)" w:date="2026-05-05T10:15:00Z"/>
                <w:rFonts w:ascii="Times New Roman" w:hAnsi="Times New Roman"/>
                <w:b/>
                <w:lang w:val="nl-NL"/>
                <w:rPrChange w:id="4108" w:author="Nguyet Nguyen (Senior Legal Executive)" w:date="2026-05-05T10:14:00Z">
                  <w:rPr>
                    <w:del w:id="4109" w:author="Nguyet Nguyen (Senior Legal Executive)" w:date="2026-05-05T10:15:00Z"/>
                    <w:rFonts w:ascii="Times New Roman" w:hAnsi="Times New Roman"/>
                    <w:b/>
                    <w:sz w:val="24"/>
                    <w:szCs w:val="24"/>
                    <w:lang w:val="nl-NL"/>
                  </w:rPr>
                </w:rPrChange>
              </w:rPr>
              <w:pPrChange w:id="4110" w:author="Nguyet Nguyen (Senior Legal Executive)" w:date="2026-05-05T10:14:00Z">
                <w:pPr>
                  <w:spacing w:after="0" w:line="276" w:lineRule="auto"/>
                  <w:jc w:val="center"/>
                </w:pPr>
              </w:pPrChange>
            </w:pPr>
          </w:p>
          <w:p w14:paraId="5B9997FF" w14:textId="749193FA" w:rsidR="00537462" w:rsidRPr="00537462" w:rsidDel="00EA0A36" w:rsidRDefault="00537462" w:rsidP="00537462">
            <w:pPr>
              <w:widowControl w:val="0"/>
              <w:spacing w:after="0" w:line="276" w:lineRule="auto"/>
              <w:jc w:val="center"/>
              <w:rPr>
                <w:del w:id="4111" w:author="Nguyet Nguyen (Senior Legal Executive)" w:date="2026-05-05T10:15:00Z"/>
                <w:rFonts w:ascii="Times New Roman" w:hAnsi="Times New Roman"/>
                <w:b/>
                <w:lang w:val="nl-NL"/>
                <w:rPrChange w:id="4112" w:author="Nguyet Nguyen (Senior Legal Executive)" w:date="2026-05-05T10:14:00Z">
                  <w:rPr>
                    <w:del w:id="4113" w:author="Nguyet Nguyen (Senior Legal Executive)" w:date="2026-05-05T10:15:00Z"/>
                    <w:rFonts w:ascii="Times New Roman" w:hAnsi="Times New Roman"/>
                    <w:b/>
                    <w:sz w:val="24"/>
                    <w:szCs w:val="24"/>
                    <w:lang w:val="nl-NL"/>
                  </w:rPr>
                </w:rPrChange>
              </w:rPr>
              <w:pPrChange w:id="4114" w:author="Nguyet Nguyen (Senior Legal Executive)" w:date="2026-05-05T10:14:00Z">
                <w:pPr>
                  <w:spacing w:after="0" w:line="276" w:lineRule="auto"/>
                  <w:jc w:val="center"/>
                </w:pPr>
              </w:pPrChange>
            </w:pPr>
          </w:p>
          <w:p w14:paraId="2E68FC43" w14:textId="0FE6CEAA" w:rsidR="00537462" w:rsidRPr="00537462" w:rsidDel="00EA0A36" w:rsidRDefault="00537462" w:rsidP="00537462">
            <w:pPr>
              <w:widowControl w:val="0"/>
              <w:spacing w:after="0" w:line="276" w:lineRule="auto"/>
              <w:jc w:val="center"/>
              <w:rPr>
                <w:del w:id="4115" w:author="Nguyet Nguyen (Senior Legal Executive)" w:date="2026-05-05T10:15:00Z"/>
                <w:rFonts w:ascii="Times New Roman" w:hAnsi="Times New Roman"/>
                <w:b/>
                <w:lang w:val="nl-NL"/>
                <w:rPrChange w:id="4116" w:author="Nguyet Nguyen (Senior Legal Executive)" w:date="2026-05-05T10:14:00Z">
                  <w:rPr>
                    <w:del w:id="4117" w:author="Nguyet Nguyen (Senior Legal Executive)" w:date="2026-05-05T10:15:00Z"/>
                    <w:rFonts w:ascii="Times New Roman" w:hAnsi="Times New Roman"/>
                    <w:b/>
                    <w:sz w:val="24"/>
                    <w:szCs w:val="24"/>
                    <w:lang w:val="nl-NL"/>
                  </w:rPr>
                </w:rPrChange>
              </w:rPr>
              <w:pPrChange w:id="4118" w:author="Nguyet Nguyen (Senior Legal Executive)" w:date="2026-05-05T10:14:00Z">
                <w:pPr>
                  <w:spacing w:after="0" w:line="276" w:lineRule="auto"/>
                  <w:jc w:val="center"/>
                </w:pPr>
              </w:pPrChange>
            </w:pPr>
          </w:p>
          <w:p w14:paraId="0CA25C07" w14:textId="2296037B" w:rsidR="00537462" w:rsidRPr="00537462" w:rsidDel="00EA0A36" w:rsidRDefault="00537462" w:rsidP="00537462">
            <w:pPr>
              <w:widowControl w:val="0"/>
              <w:spacing w:after="0" w:line="276" w:lineRule="auto"/>
              <w:jc w:val="center"/>
              <w:rPr>
                <w:del w:id="4119" w:author="Nguyet Nguyen (Senior Legal Executive)" w:date="2026-05-05T10:15:00Z"/>
                <w:rFonts w:ascii="Times New Roman" w:hAnsi="Times New Roman"/>
                <w:b/>
                <w:lang w:val="nl-NL"/>
                <w:rPrChange w:id="4120" w:author="Nguyet Nguyen (Senior Legal Executive)" w:date="2026-05-05T10:14:00Z">
                  <w:rPr>
                    <w:del w:id="4121" w:author="Nguyet Nguyen (Senior Legal Executive)" w:date="2026-05-05T10:15:00Z"/>
                    <w:rFonts w:ascii="Times New Roman" w:hAnsi="Times New Roman"/>
                    <w:b/>
                    <w:sz w:val="24"/>
                    <w:szCs w:val="24"/>
                    <w:lang w:val="nl-NL"/>
                  </w:rPr>
                </w:rPrChange>
              </w:rPr>
              <w:pPrChange w:id="4122" w:author="Nguyet Nguyen (Senior Legal Executive)" w:date="2026-05-05T10:14:00Z">
                <w:pPr>
                  <w:spacing w:after="0" w:line="276" w:lineRule="auto"/>
                  <w:jc w:val="center"/>
                </w:pPr>
              </w:pPrChange>
            </w:pPr>
            <w:del w:id="4123" w:author="Nguyet Nguyen (Senior Legal Executive)" w:date="2026-05-05T10:15:00Z">
              <w:r w:rsidRPr="00537462" w:rsidDel="00EA0A36">
                <w:rPr>
                  <w:rFonts w:ascii="Times New Roman" w:hAnsi="Times New Roman"/>
                  <w:b/>
                  <w:lang w:val="nl-NL"/>
                  <w:rPrChange w:id="4124" w:author="Nguyet Nguyen (Senior Legal Executive)" w:date="2026-05-05T10:14:00Z">
                    <w:rPr>
                      <w:rFonts w:ascii="Times New Roman" w:hAnsi="Times New Roman"/>
                      <w:b/>
                      <w:sz w:val="24"/>
                      <w:szCs w:val="24"/>
                      <w:lang w:val="nl-NL"/>
                    </w:rPr>
                  </w:rPrChange>
                </w:rPr>
                <w:delText>PHAN HỒNG NGỌC</w:delText>
              </w:r>
            </w:del>
          </w:p>
          <w:p w14:paraId="4BB1292C" w14:textId="101EB437" w:rsidR="00537462" w:rsidRPr="00537462" w:rsidRDefault="00537462" w:rsidP="00537462">
            <w:pPr>
              <w:widowControl w:val="0"/>
              <w:spacing w:after="0" w:line="276" w:lineRule="auto"/>
              <w:jc w:val="center"/>
              <w:rPr>
                <w:rFonts w:ascii="Times New Roman" w:hAnsi="Times New Roman"/>
                <w:b/>
                <w:lang w:val="nl-NL"/>
                <w:rPrChange w:id="4125" w:author="Nguyet Nguyen (Senior Legal Executive)" w:date="2026-05-05T10:14:00Z">
                  <w:rPr>
                    <w:rFonts w:ascii="Times New Roman" w:hAnsi="Times New Roman"/>
                    <w:b/>
                    <w:sz w:val="24"/>
                    <w:szCs w:val="24"/>
                    <w:lang w:val="nl-NL"/>
                  </w:rPr>
                </w:rPrChange>
              </w:rPr>
              <w:pPrChange w:id="4126" w:author="Nguyet Nguyen (Senior Legal Executive)" w:date="2026-05-05T10:14:00Z">
                <w:pPr>
                  <w:spacing w:after="0" w:line="276" w:lineRule="auto"/>
                  <w:jc w:val="center"/>
                </w:pPr>
              </w:pPrChange>
            </w:pPr>
            <w:ins w:id="4127" w:author="Nguyet Nguyen (Senior Legal Executive)" w:date="2026-04-22T10:14:00Z">
              <w:del w:id="4128" w:author="Nguyet Nguyen (Senior Legal Executive)" w:date="2026-05-05T10:15:00Z">
                <w:r w:rsidRPr="00537462" w:rsidDel="00EA0A36">
                  <w:rPr>
                    <w:rFonts w:ascii="Times New Roman" w:hAnsi="Times New Roman"/>
                    <w:b/>
                    <w:bCs/>
                    <w:rPrChange w:id="4129" w:author="Nguyet Nguyen (Senior Legal Executive)" w:date="2026-05-05T10:14:00Z">
                      <w:rPr>
                        <w:rFonts w:ascii="Times New Roman" w:hAnsi="Times New Roman"/>
                        <w:b/>
                        <w:bCs/>
                        <w:color w:val="45B0E1" w:themeColor="accent1" w:themeTint="99"/>
                        <w:sz w:val="24"/>
                        <w:szCs w:val="24"/>
                      </w:rPr>
                    </w:rPrChange>
                  </w:rPr>
                  <w:delText>[__]</w:delText>
                </w:r>
              </w:del>
            </w:ins>
            <w:del w:id="4130" w:author="Nguyet Nguyen (Senior Legal Executive)" w:date="2026-05-05T10:15:00Z">
              <w:r w:rsidRPr="00537462" w:rsidDel="00EA0A36">
                <w:rPr>
                  <w:rFonts w:ascii="Times New Roman" w:hAnsi="Times New Roman"/>
                  <w:b/>
                  <w:lang w:val="nl-NL"/>
                  <w:rPrChange w:id="4131" w:author="Nguyet Nguyen (Senior Legal Executive)" w:date="2026-05-05T10:14:00Z">
                    <w:rPr>
                      <w:rFonts w:ascii="Times New Roman" w:hAnsi="Times New Roman"/>
                      <w:b/>
                      <w:sz w:val="24"/>
                      <w:szCs w:val="24"/>
                      <w:lang w:val="nl-NL"/>
                    </w:rPr>
                  </w:rPrChange>
                </w:rPr>
                <w:delText>Phó Giám Đốc</w:delText>
              </w:r>
            </w:del>
          </w:p>
        </w:tc>
        <w:tc>
          <w:tcPr>
            <w:tcW w:w="4952" w:type="dxa"/>
          </w:tcPr>
          <w:p w14:paraId="76C1588A" w14:textId="77777777" w:rsidR="00537462" w:rsidRPr="00691BA8" w:rsidRDefault="00537462" w:rsidP="00537462">
            <w:pPr>
              <w:keepNext/>
              <w:keepLines/>
              <w:widowControl w:val="0"/>
              <w:spacing w:after="0" w:line="276" w:lineRule="auto"/>
              <w:jc w:val="center"/>
              <w:rPr>
                <w:ins w:id="4132" w:author="Nguyet Nguyen (Senior Legal Executive)" w:date="2026-05-05T10:15:00Z"/>
                <w:rFonts w:ascii="Times New Roman" w:hAnsi="Times New Roman"/>
                <w:b/>
                <w:lang w:val="nl-NL"/>
              </w:rPr>
            </w:pPr>
            <w:ins w:id="4133" w:author="Nguyet Nguyen (Senior Legal Executive)" w:date="2026-05-05T10:15:00Z">
              <w:r w:rsidRPr="00691BA8">
                <w:rPr>
                  <w:rFonts w:ascii="Times New Roman" w:hAnsi="Times New Roman"/>
                  <w:b/>
                  <w:lang w:val="nl-NL"/>
                </w:rPr>
                <w:t>ĐẠI DIỆN BÊN B</w:t>
              </w:r>
            </w:ins>
          </w:p>
          <w:p w14:paraId="726EA2EC" w14:textId="77777777" w:rsidR="00537462" w:rsidRPr="00691BA8" w:rsidRDefault="00537462" w:rsidP="00537462">
            <w:pPr>
              <w:keepNext/>
              <w:keepLines/>
              <w:widowControl w:val="0"/>
              <w:spacing w:after="0" w:line="276" w:lineRule="auto"/>
              <w:jc w:val="center"/>
              <w:rPr>
                <w:ins w:id="4134" w:author="Nguyet Nguyen (Senior Legal Executive)" w:date="2026-05-05T10:15:00Z"/>
                <w:rFonts w:ascii="Times New Roman" w:hAnsi="Times New Roman"/>
                <w:b/>
                <w:lang w:val="nl-NL"/>
              </w:rPr>
            </w:pPr>
          </w:p>
          <w:p w14:paraId="196D38D7" w14:textId="77777777" w:rsidR="00537462" w:rsidRPr="00691BA8" w:rsidRDefault="00537462" w:rsidP="00537462">
            <w:pPr>
              <w:keepNext/>
              <w:keepLines/>
              <w:widowControl w:val="0"/>
              <w:spacing w:after="0" w:line="276" w:lineRule="auto"/>
              <w:jc w:val="center"/>
              <w:rPr>
                <w:ins w:id="4135" w:author="Nguyet Nguyen (Senior Legal Executive)" w:date="2026-05-05T10:15:00Z"/>
                <w:rFonts w:ascii="Times New Roman" w:hAnsi="Times New Roman"/>
                <w:b/>
                <w:lang w:val="nl-NL"/>
              </w:rPr>
            </w:pPr>
          </w:p>
          <w:p w14:paraId="0E2A4263" w14:textId="77777777" w:rsidR="00537462" w:rsidRPr="00691BA8" w:rsidRDefault="00537462" w:rsidP="00537462">
            <w:pPr>
              <w:keepNext/>
              <w:keepLines/>
              <w:widowControl w:val="0"/>
              <w:spacing w:after="0" w:line="276" w:lineRule="auto"/>
              <w:jc w:val="center"/>
              <w:rPr>
                <w:ins w:id="4136" w:author="Nguyet Nguyen (Senior Legal Executive)" w:date="2026-05-05T10:15:00Z"/>
                <w:rFonts w:ascii="Times New Roman" w:hAnsi="Times New Roman"/>
                <w:b/>
                <w:lang w:val="nl-NL"/>
              </w:rPr>
            </w:pPr>
          </w:p>
          <w:p w14:paraId="06417EE0" w14:textId="77777777" w:rsidR="00537462" w:rsidRPr="00691BA8" w:rsidRDefault="00537462" w:rsidP="00537462">
            <w:pPr>
              <w:keepNext/>
              <w:keepLines/>
              <w:widowControl w:val="0"/>
              <w:spacing w:after="0" w:line="276" w:lineRule="auto"/>
              <w:jc w:val="center"/>
              <w:rPr>
                <w:ins w:id="4137" w:author="Nguyet Nguyen (Senior Legal Executive)" w:date="2026-05-05T10:15:00Z"/>
                <w:rFonts w:ascii="Times New Roman" w:hAnsi="Times New Roman"/>
                <w:b/>
                <w:lang w:val="nl-NL"/>
              </w:rPr>
            </w:pPr>
          </w:p>
          <w:p w14:paraId="19ACFF9D" w14:textId="77777777" w:rsidR="00537462" w:rsidRPr="00691BA8" w:rsidRDefault="00537462" w:rsidP="00537462">
            <w:pPr>
              <w:keepNext/>
              <w:keepLines/>
              <w:widowControl w:val="0"/>
              <w:spacing w:after="0" w:line="276" w:lineRule="auto"/>
              <w:jc w:val="center"/>
              <w:rPr>
                <w:ins w:id="4138" w:author="Nguyet Nguyen (Senior Legal Executive)" w:date="2026-05-05T10:15:00Z"/>
                <w:rFonts w:ascii="Times New Roman" w:hAnsi="Times New Roman"/>
                <w:b/>
                <w:lang w:val="nl-NL"/>
              </w:rPr>
            </w:pPr>
          </w:p>
          <w:p w14:paraId="1CD6F245" w14:textId="77777777" w:rsidR="00537462" w:rsidRPr="00691BA8" w:rsidRDefault="00537462" w:rsidP="00537462">
            <w:pPr>
              <w:keepNext/>
              <w:keepLines/>
              <w:widowControl w:val="0"/>
              <w:spacing w:after="0" w:line="276" w:lineRule="auto"/>
              <w:jc w:val="center"/>
              <w:rPr>
                <w:ins w:id="4139" w:author="Nguyet Nguyen (Senior Legal Executive)" w:date="2026-05-05T10:15:00Z"/>
                <w:rFonts w:ascii="Times New Roman" w:hAnsi="Times New Roman"/>
                <w:b/>
                <w:bCs/>
              </w:rPr>
            </w:pPr>
            <w:ins w:id="4140" w:author="Nguyet Nguyen (Senior Legal Executive)" w:date="2026-05-05T10:15:00Z">
              <w:r w:rsidRPr="00691BA8">
                <w:rPr>
                  <w:rFonts w:ascii="Times New Roman" w:hAnsi="Times New Roman"/>
                  <w:b/>
                  <w:bCs/>
                  <w:lang w:val="vi-VN"/>
                </w:rPr>
                <w:t xml:space="preserve">TRẦN THỊ THUỲ TRANG </w:t>
              </w:r>
            </w:ins>
          </w:p>
          <w:p w14:paraId="66855267" w14:textId="7D18F86F" w:rsidR="00537462" w:rsidRPr="00537462" w:rsidDel="00EA0A36" w:rsidRDefault="00537462" w:rsidP="00537462">
            <w:pPr>
              <w:widowControl w:val="0"/>
              <w:spacing w:after="0" w:line="276" w:lineRule="auto"/>
              <w:jc w:val="center"/>
              <w:rPr>
                <w:del w:id="4141" w:author="Nguyet Nguyen (Senior Legal Executive)" w:date="2026-05-05T10:15:00Z"/>
                <w:rFonts w:ascii="Times New Roman" w:hAnsi="Times New Roman"/>
                <w:b/>
                <w:lang w:val="nl-NL"/>
                <w:rPrChange w:id="4142" w:author="Nguyet Nguyen (Senior Legal Executive)" w:date="2026-05-05T10:14:00Z">
                  <w:rPr>
                    <w:del w:id="4143" w:author="Nguyet Nguyen (Senior Legal Executive)" w:date="2026-05-05T10:15:00Z"/>
                    <w:rFonts w:ascii="Times New Roman" w:hAnsi="Times New Roman"/>
                    <w:b/>
                    <w:sz w:val="24"/>
                    <w:szCs w:val="24"/>
                    <w:lang w:val="nl-NL"/>
                  </w:rPr>
                </w:rPrChange>
              </w:rPr>
              <w:pPrChange w:id="4144" w:author="Nguyet Nguyen (Senior Legal Executive)" w:date="2026-05-05T10:14:00Z">
                <w:pPr>
                  <w:spacing w:after="0" w:line="276" w:lineRule="auto"/>
                  <w:jc w:val="center"/>
                </w:pPr>
              </w:pPrChange>
            </w:pPr>
            <w:ins w:id="4145" w:author="Nguyet Nguyen (Senior Legal Executive)" w:date="2026-05-05T10:15:00Z">
              <w:r w:rsidRPr="00691BA8">
                <w:rPr>
                  <w:rFonts w:ascii="Times New Roman" w:hAnsi="Times New Roman"/>
                  <w:bCs/>
                  <w:lang w:val="nl-NL"/>
                </w:rPr>
                <w:t>Giám Đốc</w:t>
              </w:r>
            </w:ins>
            <w:del w:id="4146" w:author="Nguyet Nguyen (Senior Legal Executive)" w:date="2026-05-05T10:15:00Z">
              <w:r w:rsidRPr="00537462" w:rsidDel="00EA0A36">
                <w:rPr>
                  <w:rFonts w:ascii="Times New Roman" w:hAnsi="Times New Roman"/>
                  <w:b/>
                  <w:lang w:val="nl-NL"/>
                  <w:rPrChange w:id="4147" w:author="Nguyet Nguyen (Senior Legal Executive)" w:date="2026-05-05T10:14:00Z">
                    <w:rPr>
                      <w:rFonts w:ascii="Times New Roman" w:hAnsi="Times New Roman"/>
                      <w:b/>
                      <w:sz w:val="24"/>
                      <w:szCs w:val="24"/>
                      <w:lang w:val="nl-NL"/>
                    </w:rPr>
                  </w:rPrChange>
                </w:rPr>
                <w:delText>ĐẠI DIỆN BÊN B</w:delText>
              </w:r>
            </w:del>
          </w:p>
          <w:p w14:paraId="23B715F5" w14:textId="286946C6" w:rsidR="00537462" w:rsidRPr="00537462" w:rsidDel="00EA0A36" w:rsidRDefault="00537462" w:rsidP="00537462">
            <w:pPr>
              <w:widowControl w:val="0"/>
              <w:spacing w:after="0" w:line="276" w:lineRule="auto"/>
              <w:jc w:val="center"/>
              <w:rPr>
                <w:del w:id="4148" w:author="Nguyet Nguyen (Senior Legal Executive)" w:date="2026-05-05T10:15:00Z"/>
                <w:rFonts w:ascii="Times New Roman" w:hAnsi="Times New Roman"/>
                <w:b/>
                <w:lang w:val="nl-NL"/>
                <w:rPrChange w:id="4149" w:author="Nguyet Nguyen (Senior Legal Executive)" w:date="2026-05-05T10:14:00Z">
                  <w:rPr>
                    <w:del w:id="4150" w:author="Nguyet Nguyen (Senior Legal Executive)" w:date="2026-05-05T10:15:00Z"/>
                    <w:rFonts w:ascii="Times New Roman" w:hAnsi="Times New Roman"/>
                    <w:b/>
                    <w:sz w:val="24"/>
                    <w:szCs w:val="24"/>
                    <w:lang w:val="nl-NL"/>
                  </w:rPr>
                </w:rPrChange>
              </w:rPr>
              <w:pPrChange w:id="4151" w:author="Nguyet Nguyen (Senior Legal Executive)" w:date="2026-05-05T10:14:00Z">
                <w:pPr>
                  <w:spacing w:after="0" w:line="276" w:lineRule="auto"/>
                  <w:jc w:val="center"/>
                </w:pPr>
              </w:pPrChange>
            </w:pPr>
          </w:p>
          <w:p w14:paraId="41D217FE" w14:textId="69CCD08D" w:rsidR="00537462" w:rsidRPr="00537462" w:rsidDel="00EA0A36" w:rsidRDefault="00537462" w:rsidP="00537462">
            <w:pPr>
              <w:widowControl w:val="0"/>
              <w:spacing w:after="0" w:line="276" w:lineRule="auto"/>
              <w:jc w:val="center"/>
              <w:rPr>
                <w:del w:id="4152" w:author="Nguyet Nguyen (Senior Legal Executive)" w:date="2026-05-05T10:15:00Z"/>
                <w:rFonts w:ascii="Times New Roman" w:hAnsi="Times New Roman"/>
                <w:b/>
                <w:lang w:val="nl-NL"/>
                <w:rPrChange w:id="4153" w:author="Nguyet Nguyen (Senior Legal Executive)" w:date="2026-05-05T10:14:00Z">
                  <w:rPr>
                    <w:del w:id="4154" w:author="Nguyet Nguyen (Senior Legal Executive)" w:date="2026-05-05T10:15:00Z"/>
                    <w:rFonts w:ascii="Times New Roman" w:hAnsi="Times New Roman"/>
                    <w:b/>
                    <w:sz w:val="24"/>
                    <w:szCs w:val="24"/>
                    <w:lang w:val="nl-NL"/>
                  </w:rPr>
                </w:rPrChange>
              </w:rPr>
              <w:pPrChange w:id="4155" w:author="Nguyet Nguyen (Senior Legal Executive)" w:date="2026-05-05T10:14:00Z">
                <w:pPr>
                  <w:spacing w:after="0" w:line="276" w:lineRule="auto"/>
                  <w:jc w:val="center"/>
                </w:pPr>
              </w:pPrChange>
            </w:pPr>
          </w:p>
          <w:p w14:paraId="33EF49C2" w14:textId="64EAE8F3" w:rsidR="00537462" w:rsidRPr="00537462" w:rsidDel="00537462" w:rsidRDefault="00537462" w:rsidP="00537462">
            <w:pPr>
              <w:widowControl w:val="0"/>
              <w:spacing w:after="0" w:line="276" w:lineRule="auto"/>
              <w:jc w:val="center"/>
              <w:rPr>
                <w:del w:id="4156" w:author="Nguyet Nguyen (Senior Legal Executive)" w:date="2026-05-05T10:14:00Z"/>
                <w:rFonts w:ascii="Times New Roman" w:hAnsi="Times New Roman"/>
                <w:b/>
                <w:lang w:val="nl-NL"/>
                <w:rPrChange w:id="4157" w:author="Nguyet Nguyen (Senior Legal Executive)" w:date="2026-05-05T10:14:00Z">
                  <w:rPr>
                    <w:del w:id="4158" w:author="Nguyet Nguyen (Senior Legal Executive)" w:date="2026-05-05T10:14:00Z"/>
                    <w:rFonts w:ascii="Times New Roman" w:hAnsi="Times New Roman"/>
                    <w:b/>
                    <w:sz w:val="24"/>
                    <w:szCs w:val="24"/>
                    <w:lang w:val="nl-NL"/>
                  </w:rPr>
                </w:rPrChange>
              </w:rPr>
              <w:pPrChange w:id="4159" w:author="Nguyet Nguyen (Senior Legal Executive)" w:date="2026-05-05T10:14:00Z">
                <w:pPr>
                  <w:spacing w:after="0" w:line="276" w:lineRule="auto"/>
                  <w:jc w:val="center"/>
                </w:pPr>
              </w:pPrChange>
            </w:pPr>
          </w:p>
          <w:p w14:paraId="1968DEDE" w14:textId="71699B05" w:rsidR="00537462" w:rsidRPr="00537462" w:rsidDel="00EA0A36" w:rsidRDefault="00537462" w:rsidP="00537462">
            <w:pPr>
              <w:widowControl w:val="0"/>
              <w:spacing w:after="0" w:line="276" w:lineRule="auto"/>
              <w:jc w:val="center"/>
              <w:rPr>
                <w:del w:id="4160" w:author="Nguyet Nguyen (Senior Legal Executive)" w:date="2026-05-05T10:15:00Z"/>
                <w:rFonts w:ascii="Times New Roman" w:hAnsi="Times New Roman"/>
                <w:b/>
                <w:lang w:val="nl-NL"/>
                <w:rPrChange w:id="4161" w:author="Nguyet Nguyen (Senior Legal Executive)" w:date="2026-05-05T10:14:00Z">
                  <w:rPr>
                    <w:del w:id="4162" w:author="Nguyet Nguyen (Senior Legal Executive)" w:date="2026-05-05T10:15:00Z"/>
                    <w:rFonts w:ascii="Times New Roman" w:hAnsi="Times New Roman"/>
                    <w:b/>
                    <w:sz w:val="24"/>
                    <w:szCs w:val="24"/>
                    <w:lang w:val="nl-NL"/>
                  </w:rPr>
                </w:rPrChange>
              </w:rPr>
              <w:pPrChange w:id="4163" w:author="Nguyet Nguyen (Senior Legal Executive)" w:date="2026-05-05T10:14:00Z">
                <w:pPr>
                  <w:spacing w:after="0" w:line="276" w:lineRule="auto"/>
                  <w:jc w:val="center"/>
                </w:pPr>
              </w:pPrChange>
            </w:pPr>
          </w:p>
          <w:p w14:paraId="673AA9D0" w14:textId="7B6CFAEF" w:rsidR="00537462" w:rsidRPr="00537462" w:rsidDel="00EA0A36" w:rsidRDefault="00537462" w:rsidP="00537462">
            <w:pPr>
              <w:widowControl w:val="0"/>
              <w:spacing w:after="0" w:line="276" w:lineRule="auto"/>
              <w:jc w:val="center"/>
              <w:rPr>
                <w:del w:id="4164" w:author="Nguyet Nguyen (Senior Legal Executive)" w:date="2026-05-05T10:15:00Z"/>
                <w:rFonts w:ascii="Times New Roman" w:hAnsi="Times New Roman"/>
                <w:b/>
                <w:lang w:val="nl-NL"/>
                <w:rPrChange w:id="4165" w:author="Nguyet Nguyen (Senior Legal Executive)" w:date="2026-05-05T10:14:00Z">
                  <w:rPr>
                    <w:del w:id="4166" w:author="Nguyet Nguyen (Senior Legal Executive)" w:date="2026-05-05T10:15:00Z"/>
                    <w:rFonts w:ascii="Times New Roman" w:hAnsi="Times New Roman"/>
                    <w:b/>
                    <w:sz w:val="24"/>
                    <w:szCs w:val="24"/>
                    <w:lang w:val="nl-NL"/>
                  </w:rPr>
                </w:rPrChange>
              </w:rPr>
              <w:pPrChange w:id="4167" w:author="Nguyet Nguyen (Senior Legal Executive)" w:date="2026-05-05T10:14:00Z">
                <w:pPr>
                  <w:spacing w:after="0" w:line="276" w:lineRule="auto"/>
                  <w:jc w:val="center"/>
                </w:pPr>
              </w:pPrChange>
            </w:pPr>
          </w:p>
          <w:p w14:paraId="50916F1F" w14:textId="1EE3A73A" w:rsidR="00537462" w:rsidRPr="00537462" w:rsidDel="00EA0A36" w:rsidRDefault="00537462" w:rsidP="00537462">
            <w:pPr>
              <w:widowControl w:val="0"/>
              <w:spacing w:after="0" w:line="276" w:lineRule="auto"/>
              <w:jc w:val="center"/>
              <w:rPr>
                <w:del w:id="4168" w:author="Nguyet Nguyen (Senior Legal Executive)" w:date="2026-05-05T10:15:00Z"/>
                <w:rFonts w:ascii="Times New Roman" w:hAnsi="Times New Roman"/>
                <w:b/>
                <w:lang w:val="nl-NL"/>
                <w:rPrChange w:id="4169" w:author="Nguyet Nguyen (Senior Legal Executive)" w:date="2026-05-05T10:14:00Z">
                  <w:rPr>
                    <w:del w:id="4170" w:author="Nguyet Nguyen (Senior Legal Executive)" w:date="2026-05-05T10:15:00Z"/>
                    <w:rFonts w:ascii="Times New Roman" w:hAnsi="Times New Roman"/>
                    <w:b/>
                    <w:sz w:val="24"/>
                    <w:szCs w:val="24"/>
                    <w:lang w:val="nl-NL"/>
                  </w:rPr>
                </w:rPrChange>
              </w:rPr>
              <w:pPrChange w:id="4171" w:author="Nguyet Nguyen (Senior Legal Executive)" w:date="2026-05-05T10:14:00Z">
                <w:pPr>
                  <w:spacing w:after="0" w:line="276" w:lineRule="auto"/>
                  <w:jc w:val="center"/>
                </w:pPr>
              </w:pPrChange>
            </w:pPr>
          </w:p>
          <w:p w14:paraId="7660DAF0" w14:textId="26A0E9E6" w:rsidR="00537462" w:rsidRPr="00537462" w:rsidDel="00EA0A36" w:rsidRDefault="00537462" w:rsidP="00537462">
            <w:pPr>
              <w:widowControl w:val="0"/>
              <w:spacing w:after="0" w:line="276" w:lineRule="auto"/>
              <w:jc w:val="center"/>
              <w:rPr>
                <w:del w:id="4172" w:author="Nguyet Nguyen (Senior Legal Executive)" w:date="2026-05-05T10:15:00Z"/>
                <w:rFonts w:ascii="Times New Roman" w:hAnsi="Times New Roman"/>
                <w:b/>
                <w:bCs/>
                <w:rPrChange w:id="4173" w:author="Nguyet Nguyen (Senior Legal Executive)" w:date="2026-05-05T10:14:00Z">
                  <w:rPr>
                    <w:del w:id="4174" w:author="Nguyet Nguyen (Senior Legal Executive)" w:date="2026-05-05T10:15:00Z"/>
                    <w:rFonts w:ascii="Times New Roman" w:hAnsi="Times New Roman"/>
                    <w:b/>
                    <w:bCs/>
                    <w:color w:val="000099"/>
                    <w:sz w:val="24"/>
                    <w:szCs w:val="24"/>
                  </w:rPr>
                </w:rPrChange>
              </w:rPr>
              <w:pPrChange w:id="4175" w:author="Nguyet Nguyen (Senior Legal Executive)" w:date="2026-05-05T10:14:00Z">
                <w:pPr>
                  <w:spacing w:after="0" w:line="276" w:lineRule="auto"/>
                  <w:jc w:val="center"/>
                </w:pPr>
              </w:pPrChange>
            </w:pPr>
            <w:del w:id="4176" w:author="Nguyet Nguyen (Senior Legal Executive)" w:date="2026-05-05T10:15:00Z">
              <w:r w:rsidRPr="00537462" w:rsidDel="00EA0A36">
                <w:rPr>
                  <w:rFonts w:ascii="Times New Roman" w:hAnsi="Times New Roman"/>
                  <w:b/>
                  <w:bCs/>
                  <w:rPrChange w:id="4177" w:author="Nguyet Nguyen (Senior Legal Executive)" w:date="2026-05-05T10:14:00Z">
                    <w:rPr>
                      <w:rFonts w:ascii="Times New Roman" w:hAnsi="Times New Roman"/>
                      <w:b/>
                      <w:bCs/>
                      <w:color w:val="45B0E1" w:themeColor="accent1" w:themeTint="99"/>
                      <w:sz w:val="24"/>
                      <w:szCs w:val="24"/>
                    </w:rPr>
                  </w:rPrChange>
                </w:rPr>
                <w:delText>[_</w:delText>
              </w:r>
            </w:del>
            <w:ins w:id="4178" w:author="Tien Nguyen" w:date="2026-04-22T20:38:00Z">
              <w:del w:id="4179" w:author="Nguyet Nguyen (Senior Legal Executive)" w:date="2026-05-05T10:15:00Z">
                <w:r w:rsidRPr="00537462" w:rsidDel="00EA0A36">
                  <w:rPr>
                    <w:rFonts w:ascii="Times New Roman" w:hAnsi="Times New Roman"/>
                    <w:b/>
                    <w:bCs/>
                    <w:lang w:val="vi-VN"/>
                    <w:rPrChange w:id="4180" w:author="Nguyet Nguyen (Senior Legal Executive)" w:date="2026-05-05T10:14:00Z">
                      <w:rPr>
                        <w:rFonts w:ascii="Times New Roman" w:hAnsi="Times New Roman"/>
                        <w:b/>
                        <w:bCs/>
                        <w:color w:val="45B0E1" w:themeColor="accent1" w:themeTint="99"/>
                        <w:sz w:val="24"/>
                        <w:szCs w:val="24"/>
                        <w:lang w:val="vi-VN"/>
                      </w:rPr>
                    </w:rPrChange>
                  </w:rPr>
                  <w:delText xml:space="preserve">TRẦN THỊ THUỲ TRANG </w:delText>
                </w:r>
              </w:del>
            </w:ins>
            <w:del w:id="4181" w:author="Nguyet Nguyen (Senior Legal Executive)" w:date="2026-05-05T10:15:00Z">
              <w:r w:rsidRPr="00537462" w:rsidDel="00EA0A36">
                <w:rPr>
                  <w:rFonts w:ascii="Times New Roman" w:hAnsi="Times New Roman"/>
                  <w:b/>
                  <w:bCs/>
                  <w:rPrChange w:id="4182" w:author="Nguyet Nguyen (Senior Legal Executive)" w:date="2026-05-05T10:14:00Z">
                    <w:rPr>
                      <w:rFonts w:ascii="Times New Roman" w:hAnsi="Times New Roman"/>
                      <w:b/>
                      <w:bCs/>
                      <w:color w:val="45B0E1" w:themeColor="accent1" w:themeTint="99"/>
                      <w:sz w:val="24"/>
                      <w:szCs w:val="24"/>
                    </w:rPr>
                  </w:rPrChange>
                </w:rPr>
                <w:delText>_]</w:delText>
              </w:r>
            </w:del>
          </w:p>
          <w:p w14:paraId="7CBC31DA" w14:textId="0639E98C" w:rsidR="00537462" w:rsidRPr="00537462" w:rsidRDefault="00537462" w:rsidP="00537462">
            <w:pPr>
              <w:widowControl w:val="0"/>
              <w:spacing w:after="0" w:line="276" w:lineRule="auto"/>
              <w:jc w:val="center"/>
              <w:rPr>
                <w:rFonts w:ascii="Times New Roman" w:hAnsi="Times New Roman"/>
                <w:b/>
                <w:lang w:val="nl-NL"/>
                <w:rPrChange w:id="4183" w:author="Nguyet Nguyen (Senior Legal Executive)" w:date="2026-05-05T10:14:00Z">
                  <w:rPr>
                    <w:rFonts w:ascii="Times New Roman" w:hAnsi="Times New Roman"/>
                    <w:b/>
                    <w:sz w:val="24"/>
                    <w:szCs w:val="24"/>
                    <w:lang w:val="nl-NL"/>
                  </w:rPr>
                </w:rPrChange>
              </w:rPr>
              <w:pPrChange w:id="4184" w:author="Nguyet Nguyen (Senior Legal Executive)" w:date="2026-05-05T10:14:00Z">
                <w:pPr>
                  <w:spacing w:after="0" w:line="276" w:lineRule="auto"/>
                  <w:jc w:val="center"/>
                </w:pPr>
              </w:pPrChange>
            </w:pPr>
            <w:del w:id="4185" w:author="Nguyet Nguyen (Senior Legal Executive)" w:date="2026-05-05T10:15:00Z">
              <w:r w:rsidRPr="00537462" w:rsidDel="00EA0A36">
                <w:rPr>
                  <w:rFonts w:ascii="Times New Roman" w:hAnsi="Times New Roman"/>
                  <w:b/>
                  <w:bCs/>
                  <w:rPrChange w:id="4186" w:author="Nguyet Nguyen (Senior Legal Executive)" w:date="2026-05-05T10:14:00Z">
                    <w:rPr>
                      <w:rFonts w:ascii="Times New Roman" w:hAnsi="Times New Roman"/>
                      <w:b/>
                      <w:bCs/>
                      <w:color w:val="45B0E1" w:themeColor="accent1" w:themeTint="99"/>
                      <w:sz w:val="24"/>
                      <w:szCs w:val="24"/>
                    </w:rPr>
                  </w:rPrChange>
                </w:rPr>
                <w:delText>[__]</w:delText>
              </w:r>
            </w:del>
          </w:p>
        </w:tc>
      </w:tr>
    </w:tbl>
    <w:p w14:paraId="32D09E1C" w14:textId="77777777" w:rsidR="00752A01" w:rsidRPr="00537462" w:rsidRDefault="00752A01" w:rsidP="00537462">
      <w:pPr>
        <w:pStyle w:val="ListParagraph"/>
        <w:widowControl w:val="0"/>
        <w:spacing w:line="276" w:lineRule="auto"/>
        <w:ind w:left="0"/>
        <w:rPr>
          <w:sz w:val="22"/>
          <w:szCs w:val="22"/>
          <w:lang w:val="en-US"/>
          <w:rPrChange w:id="4187" w:author="Nguyet Nguyen (Senior Legal Executive)" w:date="2026-05-05T10:14:00Z">
            <w:rPr>
              <w:lang w:val="en-US"/>
            </w:rPr>
          </w:rPrChange>
        </w:rPr>
        <w:pPrChange w:id="4188" w:author="Nguyet Nguyen (Senior Legal Executive)" w:date="2026-05-05T10:14:00Z">
          <w:pPr>
            <w:pStyle w:val="ListParagraph"/>
            <w:spacing w:line="276" w:lineRule="auto"/>
            <w:ind w:left="0"/>
          </w:pPr>
        </w:pPrChange>
      </w:pPr>
    </w:p>
    <w:p w14:paraId="730BD9F5" w14:textId="77777777" w:rsidR="00AC33AC" w:rsidRPr="001A2642" w:rsidRDefault="00AC33AC" w:rsidP="00F21133">
      <w:pPr>
        <w:spacing w:after="0" w:line="276" w:lineRule="auto"/>
        <w:jc w:val="center"/>
        <w:rPr>
          <w:rFonts w:ascii="Times New Roman" w:hAnsi="Times New Roman"/>
          <w:b/>
          <w:sz w:val="24"/>
          <w:szCs w:val="24"/>
        </w:rPr>
        <w:sectPr w:rsidR="00AC33AC" w:rsidRPr="001A2642" w:rsidSect="0083057F">
          <w:pgSz w:w="11906" w:h="16838" w:code="9"/>
          <w:pgMar w:top="1440" w:right="1440" w:bottom="1440" w:left="1440" w:header="720" w:footer="720" w:gutter="0"/>
          <w:cols w:space="720"/>
          <w:docGrid w:linePitch="360"/>
        </w:sectPr>
      </w:pPr>
    </w:p>
    <w:p w14:paraId="28B57787" w14:textId="77777777" w:rsidR="00752A01" w:rsidRPr="001A2642" w:rsidRDefault="00752A01" w:rsidP="00D678DC">
      <w:pPr>
        <w:pStyle w:val="Heading1"/>
        <w:spacing w:after="240"/>
        <w:jc w:val="center"/>
        <w:rPr>
          <w:rFonts w:ascii="Times New Roman" w:hAnsi="Times New Roman" w:cs="Times New Roman"/>
          <w:b/>
          <w:color w:val="auto"/>
          <w:sz w:val="24"/>
          <w:szCs w:val="24"/>
        </w:rPr>
      </w:pPr>
      <w:bookmarkStart w:id="4189" w:name="_Toc163831868"/>
      <w:r w:rsidRPr="001A2642">
        <w:rPr>
          <w:rFonts w:ascii="Times New Roman" w:hAnsi="Times New Roman" w:cs="Times New Roman"/>
          <w:b/>
          <w:color w:val="auto"/>
          <w:sz w:val="24"/>
          <w:szCs w:val="24"/>
        </w:rPr>
        <w:lastRenderedPageBreak/>
        <w:t xml:space="preserve">DANH MỤC </w:t>
      </w:r>
      <w:r w:rsidRPr="001A2642">
        <w:rPr>
          <w:rFonts w:ascii="Times New Roman" w:hAnsi="Times New Roman" w:cs="Times New Roman"/>
          <w:b/>
          <w:color w:val="auto"/>
          <w:sz w:val="24"/>
          <w:szCs w:val="24"/>
          <w:lang w:val="vi-VN"/>
        </w:rPr>
        <w:t xml:space="preserve">HỒ SƠ PHÁP LÝ </w:t>
      </w:r>
      <w:r w:rsidRPr="001A2642">
        <w:rPr>
          <w:rFonts w:ascii="Times New Roman" w:hAnsi="Times New Roman" w:cs="Times New Roman"/>
          <w:b/>
          <w:color w:val="auto"/>
          <w:sz w:val="24"/>
          <w:szCs w:val="24"/>
        </w:rPr>
        <w:t xml:space="preserve">CỦA </w:t>
      </w:r>
      <w:r w:rsidRPr="001A2642">
        <w:rPr>
          <w:rFonts w:ascii="Times New Roman" w:hAnsi="Times New Roman" w:cs="Times New Roman"/>
          <w:b/>
          <w:color w:val="auto"/>
          <w:sz w:val="24"/>
          <w:szCs w:val="24"/>
          <w:lang w:val="vi-VN"/>
        </w:rPr>
        <w:t>BÊN B</w:t>
      </w:r>
      <w:bookmarkEnd w:id="4189"/>
    </w:p>
    <w:p w14:paraId="54B742B2" w14:textId="39A4DC42" w:rsidR="00752A01" w:rsidRPr="001A2642" w:rsidRDefault="00752A01" w:rsidP="00126A73">
      <w:pPr>
        <w:spacing w:after="0" w:line="276" w:lineRule="auto"/>
        <w:jc w:val="both"/>
        <w:rPr>
          <w:rFonts w:ascii="Times New Roman" w:eastAsia="Times New Roman" w:hAnsi="Times New Roman"/>
          <w:sz w:val="24"/>
          <w:szCs w:val="24"/>
        </w:rPr>
        <w:pPrChange w:id="4190" w:author="Nguyet Nguyen (Senior Legal Executive)" w:date="2026-05-05T10:15:00Z">
          <w:pPr>
            <w:spacing w:after="0" w:line="276" w:lineRule="auto"/>
            <w:jc w:val="center"/>
          </w:pPr>
        </w:pPrChange>
      </w:pPr>
      <w:r w:rsidRPr="001A2642">
        <w:rPr>
          <w:rFonts w:ascii="Times New Roman" w:eastAsia="Times New Roman" w:hAnsi="Times New Roman"/>
          <w:sz w:val="24"/>
          <w:szCs w:val="24"/>
          <w:lang w:val="vi-VN"/>
        </w:rPr>
        <w:t xml:space="preserve">Đính kèm </w:t>
      </w:r>
      <w:r w:rsidR="00AC38C7" w:rsidRPr="001A2642">
        <w:rPr>
          <w:rFonts w:ascii="Times New Roman" w:eastAsia="Times New Roman" w:hAnsi="Times New Roman"/>
          <w:sz w:val="24"/>
          <w:szCs w:val="24"/>
          <w:lang w:val="vi-VN"/>
        </w:rPr>
        <w:t>Hợp Đồng</w:t>
      </w:r>
      <w:r w:rsidRPr="001A2642">
        <w:rPr>
          <w:rFonts w:ascii="Times New Roman" w:eastAsia="Times New Roman" w:hAnsi="Times New Roman"/>
          <w:sz w:val="24"/>
          <w:szCs w:val="24"/>
          <w:lang w:val="vi-VN"/>
        </w:rPr>
        <w:t xml:space="preserve"> </w:t>
      </w:r>
      <w:r w:rsidR="00664D33" w:rsidRPr="001A2642">
        <w:rPr>
          <w:rFonts w:ascii="Times New Roman" w:eastAsia="Times New Roman" w:hAnsi="Times New Roman"/>
          <w:sz w:val="24"/>
          <w:szCs w:val="24"/>
          <w:lang w:val="vi-VN"/>
        </w:rPr>
        <w:t>Dịch Vụ</w:t>
      </w:r>
      <w:r w:rsidRPr="001A2642">
        <w:rPr>
          <w:rFonts w:ascii="Times New Roman" w:eastAsia="Times New Roman" w:hAnsi="Times New Roman"/>
          <w:sz w:val="24"/>
          <w:szCs w:val="24"/>
          <w:lang w:val="vi-VN"/>
        </w:rPr>
        <w:t xml:space="preserve"> số </w:t>
      </w:r>
      <w:ins w:id="4191" w:author="Nguyet Nguyen (Senior Legal Executive)" w:date="2026-05-05T10:15:00Z">
        <w:r w:rsidR="00126A73" w:rsidRPr="00691BA8">
          <w:rPr>
            <w:rFonts w:ascii="Times New Roman" w:hAnsi="Times New Roman"/>
            <w:b/>
            <w:bCs/>
            <w:color w:val="0000CC"/>
            <w:sz w:val="24"/>
            <w:szCs w:val="24"/>
          </w:rPr>
          <w:t>779/</w:t>
        </w:r>
        <w:r w:rsidR="00126A73" w:rsidRPr="00691BA8">
          <w:rPr>
            <w:rFonts w:ascii="Times New Roman" w:hAnsi="Times New Roman"/>
            <w:b/>
            <w:bCs/>
            <w:sz w:val="24"/>
            <w:szCs w:val="24"/>
          </w:rPr>
          <w:t>2026/1106-ESE/ACFC-CROSSOVERS</w:t>
        </w:r>
        <w:r w:rsidR="00126A73" w:rsidRPr="001A2642" w:rsidDel="00126A73">
          <w:rPr>
            <w:rFonts w:ascii="Times New Roman" w:hAnsi="Times New Roman"/>
            <w:color w:val="45B0E1" w:themeColor="accent1" w:themeTint="99"/>
            <w:sz w:val="24"/>
            <w:szCs w:val="24"/>
            <w:lang w:val="x-none" w:eastAsia="x-none"/>
          </w:rPr>
          <w:t xml:space="preserve"> </w:t>
        </w:r>
      </w:ins>
      <w:del w:id="4192" w:author="Nguyet Nguyen (Senior Legal Executive)" w:date="2026-05-05T10:15:00Z">
        <w:r w:rsidR="00470121" w:rsidRPr="001A2642" w:rsidDel="00126A73">
          <w:rPr>
            <w:rFonts w:ascii="Times New Roman" w:hAnsi="Times New Roman"/>
            <w:color w:val="45B0E1" w:themeColor="accent1" w:themeTint="99"/>
            <w:sz w:val="24"/>
            <w:szCs w:val="24"/>
            <w:lang w:val="x-none" w:eastAsia="x-none"/>
          </w:rPr>
          <w:delText>[__]</w:delText>
        </w:r>
        <w:r w:rsidRPr="001A2642" w:rsidDel="00126A73">
          <w:rPr>
            <w:rFonts w:ascii="Times New Roman" w:hAnsi="Times New Roman"/>
            <w:color w:val="000099"/>
            <w:sz w:val="24"/>
            <w:szCs w:val="24"/>
            <w:lang w:val="x-none" w:eastAsia="x-none"/>
          </w:rPr>
          <w:delText xml:space="preserve"> </w:delText>
        </w:r>
        <w:r w:rsidRPr="001A2642" w:rsidDel="00126A73">
          <w:rPr>
            <w:rFonts w:ascii="Times New Roman" w:hAnsi="Times New Roman"/>
            <w:sz w:val="24"/>
            <w:szCs w:val="24"/>
            <w:lang w:val="x-none" w:eastAsia="x-none"/>
          </w:rPr>
          <w:delText xml:space="preserve">ký ngày </w:delText>
        </w:r>
        <w:r w:rsidR="00470121" w:rsidRPr="001A2642" w:rsidDel="00126A73">
          <w:rPr>
            <w:rFonts w:ascii="Times New Roman" w:hAnsi="Times New Roman"/>
            <w:color w:val="45B0E1" w:themeColor="accent1" w:themeTint="99"/>
            <w:sz w:val="24"/>
            <w:szCs w:val="24"/>
            <w:lang w:val="x-none" w:eastAsia="x-none"/>
          </w:rPr>
          <w:delText>[__]</w:delText>
        </w:r>
        <w:r w:rsidRPr="001A2642" w:rsidDel="00126A73">
          <w:rPr>
            <w:rFonts w:ascii="Times New Roman" w:hAnsi="Times New Roman"/>
            <w:color w:val="000099"/>
            <w:sz w:val="24"/>
            <w:szCs w:val="24"/>
            <w:lang w:val="x-none" w:eastAsia="x-none"/>
          </w:rPr>
          <w:delText xml:space="preserve"> </w:delText>
        </w:r>
      </w:del>
      <w:r w:rsidRPr="001A2642">
        <w:rPr>
          <w:rFonts w:ascii="Times New Roman" w:eastAsia="Times New Roman" w:hAnsi="Times New Roman"/>
          <w:sz w:val="24"/>
          <w:szCs w:val="24"/>
          <w:lang w:val="vi-VN"/>
        </w:rPr>
        <w:t xml:space="preserve">là </w:t>
      </w:r>
      <w:r w:rsidRPr="001A2642">
        <w:rPr>
          <w:rFonts w:ascii="Times New Roman" w:eastAsia="Times New Roman" w:hAnsi="Times New Roman"/>
          <w:sz w:val="24"/>
          <w:szCs w:val="24"/>
        </w:rPr>
        <w:t>hồ sơ pháp lý do Bên cung cấp,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4193" w:author="Nguyet Nguyen (Senior Legal Executive)" w:date="2026-05-05T10:18: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529"/>
        <w:gridCol w:w="5226"/>
        <w:gridCol w:w="1952"/>
        <w:gridCol w:w="1170"/>
        <w:tblGridChange w:id="4194">
          <w:tblGrid>
            <w:gridCol w:w="529"/>
            <w:gridCol w:w="4804"/>
            <w:gridCol w:w="2652"/>
            <w:gridCol w:w="1257"/>
          </w:tblGrid>
        </w:tblGridChange>
      </w:tblGrid>
      <w:tr w:rsidR="00F21133" w:rsidRPr="001A2642" w14:paraId="5108E1B2" w14:textId="77777777" w:rsidTr="00FA7C89">
        <w:trPr>
          <w:jc w:val="center"/>
          <w:trPrChange w:id="4195" w:author="Nguyet Nguyen (Senior Legal Executive)" w:date="2026-05-05T10:18:00Z">
            <w:trPr>
              <w:jc w:val="center"/>
            </w:trPr>
          </w:trPrChange>
        </w:trPr>
        <w:tc>
          <w:tcPr>
            <w:tcW w:w="529" w:type="dxa"/>
            <w:shd w:val="clear" w:color="auto" w:fill="B4C6E7"/>
            <w:vAlign w:val="center"/>
            <w:tcPrChange w:id="4196" w:author="Nguyet Nguyen (Senior Legal Executive)" w:date="2026-05-05T10:18:00Z">
              <w:tcPr>
                <w:tcW w:w="529" w:type="dxa"/>
                <w:shd w:val="clear" w:color="auto" w:fill="B4C6E7"/>
                <w:vAlign w:val="center"/>
              </w:tcPr>
            </w:tcPrChange>
          </w:tcPr>
          <w:p w14:paraId="1586798A" w14:textId="77777777" w:rsidR="00752A01" w:rsidRPr="001A2642" w:rsidRDefault="00752A01" w:rsidP="00F21133">
            <w:pPr>
              <w:pStyle w:val="ListParagraph"/>
              <w:spacing w:line="276" w:lineRule="auto"/>
              <w:ind w:left="0"/>
              <w:jc w:val="center"/>
              <w:rPr>
                <w:b/>
                <w:bCs/>
                <w:lang w:val="vi-VN"/>
              </w:rPr>
            </w:pPr>
          </w:p>
        </w:tc>
        <w:tc>
          <w:tcPr>
            <w:tcW w:w="5226" w:type="dxa"/>
            <w:shd w:val="clear" w:color="auto" w:fill="B4C6E7"/>
            <w:vAlign w:val="center"/>
            <w:tcPrChange w:id="4197" w:author="Nguyet Nguyen (Senior Legal Executive)" w:date="2026-05-05T10:18:00Z">
              <w:tcPr>
                <w:tcW w:w="4804" w:type="dxa"/>
                <w:shd w:val="clear" w:color="auto" w:fill="B4C6E7"/>
                <w:vAlign w:val="center"/>
              </w:tcPr>
            </w:tcPrChange>
          </w:tcPr>
          <w:p w14:paraId="62F15290" w14:textId="77777777" w:rsidR="00752A01" w:rsidRPr="001A2642" w:rsidRDefault="00752A01" w:rsidP="00F21133">
            <w:pPr>
              <w:pStyle w:val="ListParagraph"/>
              <w:spacing w:line="276" w:lineRule="auto"/>
              <w:ind w:left="0"/>
              <w:jc w:val="center"/>
              <w:rPr>
                <w:b/>
                <w:bCs/>
                <w:lang w:val="vi-VN"/>
              </w:rPr>
            </w:pPr>
            <w:r w:rsidRPr="001A2642">
              <w:rPr>
                <w:b/>
                <w:bCs/>
                <w:lang w:val="vi-VN"/>
              </w:rPr>
              <w:t>Tên hồ sơ</w:t>
            </w:r>
          </w:p>
        </w:tc>
        <w:tc>
          <w:tcPr>
            <w:tcW w:w="1952" w:type="dxa"/>
            <w:shd w:val="clear" w:color="auto" w:fill="B4C6E7"/>
            <w:vAlign w:val="center"/>
            <w:tcPrChange w:id="4198" w:author="Nguyet Nguyen (Senior Legal Executive)" w:date="2026-05-05T10:18:00Z">
              <w:tcPr>
                <w:tcW w:w="2652" w:type="dxa"/>
                <w:shd w:val="clear" w:color="auto" w:fill="B4C6E7"/>
                <w:vAlign w:val="center"/>
              </w:tcPr>
            </w:tcPrChange>
          </w:tcPr>
          <w:p w14:paraId="5EF93753" w14:textId="77777777" w:rsidR="00752A01" w:rsidRPr="001A2642" w:rsidRDefault="00752A01" w:rsidP="00F21133">
            <w:pPr>
              <w:pStyle w:val="ListParagraph"/>
              <w:spacing w:line="276" w:lineRule="auto"/>
              <w:ind w:left="0"/>
              <w:jc w:val="center"/>
              <w:rPr>
                <w:b/>
                <w:bCs/>
                <w:lang w:val="vi-VN"/>
              </w:rPr>
            </w:pPr>
            <w:r w:rsidRPr="001A2642">
              <w:rPr>
                <w:b/>
                <w:bCs/>
                <w:lang w:val="vi-VN"/>
              </w:rPr>
              <w:t>Tình trạng</w:t>
            </w:r>
          </w:p>
        </w:tc>
        <w:tc>
          <w:tcPr>
            <w:tcW w:w="1170" w:type="dxa"/>
            <w:shd w:val="clear" w:color="auto" w:fill="B4C6E7"/>
            <w:vAlign w:val="center"/>
            <w:tcPrChange w:id="4199" w:author="Nguyet Nguyen (Senior Legal Executive)" w:date="2026-05-05T10:18:00Z">
              <w:tcPr>
                <w:tcW w:w="1257" w:type="dxa"/>
                <w:shd w:val="clear" w:color="auto" w:fill="B4C6E7"/>
                <w:vAlign w:val="center"/>
              </w:tcPr>
            </w:tcPrChange>
          </w:tcPr>
          <w:p w14:paraId="19CC6344" w14:textId="77777777" w:rsidR="00752A01" w:rsidRPr="001A2642" w:rsidRDefault="00752A01" w:rsidP="00F21133">
            <w:pPr>
              <w:pStyle w:val="ListParagraph"/>
              <w:spacing w:line="276" w:lineRule="auto"/>
              <w:ind w:left="0"/>
              <w:jc w:val="center"/>
              <w:rPr>
                <w:b/>
                <w:bCs/>
                <w:lang w:val="vi-VN"/>
              </w:rPr>
            </w:pPr>
            <w:r w:rsidRPr="001A2642">
              <w:rPr>
                <w:b/>
                <w:bCs/>
                <w:lang w:val="vi-VN"/>
              </w:rPr>
              <w:t>Số lượng</w:t>
            </w:r>
          </w:p>
        </w:tc>
      </w:tr>
      <w:tr w:rsidR="00F21133" w:rsidRPr="001A2642" w14:paraId="25896374" w14:textId="77777777" w:rsidTr="00FA7C89">
        <w:trPr>
          <w:jc w:val="center"/>
          <w:trPrChange w:id="4200" w:author="Nguyet Nguyen (Senior Legal Executive)" w:date="2026-05-05T10:18:00Z">
            <w:trPr>
              <w:jc w:val="center"/>
            </w:trPr>
          </w:trPrChange>
        </w:trPr>
        <w:tc>
          <w:tcPr>
            <w:tcW w:w="529" w:type="dxa"/>
            <w:vAlign w:val="center"/>
            <w:tcPrChange w:id="4201" w:author="Nguyet Nguyen (Senior Legal Executive)" w:date="2026-05-05T10:18:00Z">
              <w:tcPr>
                <w:tcW w:w="529" w:type="dxa"/>
                <w:vAlign w:val="center"/>
              </w:tcPr>
            </w:tcPrChange>
          </w:tcPr>
          <w:p w14:paraId="5CC75A21" w14:textId="4439D9DD" w:rsidR="00752A01" w:rsidRPr="001A2642" w:rsidRDefault="00126A73" w:rsidP="00F21133">
            <w:pPr>
              <w:pStyle w:val="ListParagraph"/>
              <w:spacing w:line="276" w:lineRule="auto"/>
              <w:ind w:left="0"/>
              <w:rPr>
                <w:lang w:val="vi-VN"/>
              </w:rPr>
            </w:pPr>
            <w:ins w:id="4202" w:author="Nguyet Nguyen (Senior Legal Executive)" w:date="2026-05-05T10:15:00Z">
              <w:r>
                <w:rPr>
                  <w:rFonts w:ascii="Segoe UI Symbol" w:eastAsia="MS Gothic" w:hAnsi="Segoe UI Symbol" w:cs="Segoe UI Symbol"/>
                </w:rPr>
                <w:sym w:font="Wingdings 2" w:char="F054"/>
              </w:r>
            </w:ins>
            <w:del w:id="4203" w:author="Nguyet Nguyen (Senior Legal Executive)" w:date="2026-05-05T10:15:00Z">
              <w:r w:rsidR="00FF739F" w:rsidRPr="001A2642" w:rsidDel="00126A73">
                <w:rPr>
                  <w:rFonts w:ascii="Segoe UI Symbol" w:eastAsia="MS Gothic" w:hAnsi="Segoe UI Symbol" w:cs="Segoe UI Symbol"/>
                  <w:rPrChange w:id="4204" w:author="Nguyen Quynh Thuy Tien (Senior Social &amp; Digital Marketing Executive)" w:date="2026-04-24T11:21:00Z">
                    <w:rPr>
                      <w:rFonts w:ascii="Segoe UI Symbol" w:eastAsia="MS Gothic" w:hAnsi="Segoe UI Symbol" w:cs="Segoe UI Symbol"/>
                      <w:sz w:val="18"/>
                      <w:szCs w:val="18"/>
                    </w:rPr>
                  </w:rPrChange>
                </w:rPr>
                <w:delText>☐</w:delText>
              </w:r>
            </w:del>
          </w:p>
        </w:tc>
        <w:tc>
          <w:tcPr>
            <w:tcW w:w="5226" w:type="dxa"/>
            <w:vAlign w:val="center"/>
            <w:tcPrChange w:id="4205" w:author="Nguyet Nguyen (Senior Legal Executive)" w:date="2026-05-05T10:18:00Z">
              <w:tcPr>
                <w:tcW w:w="4804" w:type="dxa"/>
                <w:vAlign w:val="center"/>
              </w:tcPr>
            </w:tcPrChange>
          </w:tcPr>
          <w:p w14:paraId="66D9967A" w14:textId="77777777" w:rsidR="00752A01" w:rsidRPr="001A2642" w:rsidRDefault="00752A01" w:rsidP="00F21133">
            <w:pPr>
              <w:spacing w:after="0" w:line="276" w:lineRule="auto"/>
              <w:jc w:val="both"/>
              <w:rPr>
                <w:rFonts w:ascii="Times New Roman" w:eastAsia="Times New Roman" w:hAnsi="Times New Roman"/>
                <w:sz w:val="24"/>
                <w:szCs w:val="24"/>
                <w:lang w:val="vi-VN"/>
              </w:rPr>
            </w:pPr>
            <w:r w:rsidRPr="001A2642">
              <w:rPr>
                <w:rFonts w:ascii="Times New Roman" w:eastAsia="Times New Roman" w:hAnsi="Times New Roman"/>
                <w:sz w:val="24"/>
                <w:szCs w:val="24"/>
                <w:lang w:val="vi-VN"/>
              </w:rPr>
              <w:t>Giấy chứng nhận đăng ký doanh nghiệp của Bên B</w:t>
            </w:r>
          </w:p>
        </w:tc>
        <w:tc>
          <w:tcPr>
            <w:tcW w:w="1952" w:type="dxa"/>
            <w:vAlign w:val="center"/>
            <w:tcPrChange w:id="4206" w:author="Nguyet Nguyen (Senior Legal Executive)" w:date="2026-05-05T10:18:00Z">
              <w:tcPr>
                <w:tcW w:w="2652" w:type="dxa"/>
                <w:vAlign w:val="center"/>
              </w:tcPr>
            </w:tcPrChange>
          </w:tcPr>
          <w:p w14:paraId="446EB524" w14:textId="2657AF38" w:rsidR="00752A01" w:rsidRPr="001A2642" w:rsidRDefault="00752A01" w:rsidP="00FA7C89">
            <w:pPr>
              <w:pStyle w:val="ListParagraph"/>
              <w:spacing w:line="276" w:lineRule="auto"/>
              <w:ind w:left="43"/>
              <w:pPrChange w:id="4207" w:author="Nguyet Nguyen (Senior Legal Executive)" w:date="2026-05-05T10:18:00Z">
                <w:pPr>
                  <w:pStyle w:val="ListParagraph"/>
                  <w:spacing w:line="276" w:lineRule="auto"/>
                </w:pPr>
              </w:pPrChange>
            </w:pPr>
            <w:r w:rsidRPr="001A2642">
              <w:rPr>
                <w:lang w:val="vi-VN"/>
              </w:rPr>
              <w:t xml:space="preserve">Bản </w:t>
            </w:r>
            <w:r w:rsidRPr="001A2642">
              <w:t>scan</w:t>
            </w:r>
            <w:r w:rsidR="00D678DC" w:rsidRPr="001A2642">
              <w:t xml:space="preserve"> màu</w:t>
            </w:r>
          </w:p>
        </w:tc>
        <w:tc>
          <w:tcPr>
            <w:tcW w:w="1170" w:type="dxa"/>
            <w:vAlign w:val="center"/>
            <w:tcPrChange w:id="4208" w:author="Nguyet Nguyen (Senior Legal Executive)" w:date="2026-05-05T10:18:00Z">
              <w:tcPr>
                <w:tcW w:w="1257" w:type="dxa"/>
                <w:vAlign w:val="center"/>
              </w:tcPr>
            </w:tcPrChange>
          </w:tcPr>
          <w:p w14:paraId="6627F25A" w14:textId="77777777" w:rsidR="00752A01" w:rsidRPr="001A2642" w:rsidRDefault="00752A01" w:rsidP="00FA7C89">
            <w:pPr>
              <w:pStyle w:val="ListParagraph"/>
              <w:spacing w:line="276" w:lineRule="auto"/>
              <w:ind w:left="258"/>
              <w:rPr>
                <w:lang w:val="vi-VN"/>
              </w:rPr>
              <w:pPrChange w:id="4209" w:author="Nguyet Nguyen (Senior Legal Executive)" w:date="2026-05-05T10:18:00Z">
                <w:pPr>
                  <w:pStyle w:val="ListParagraph"/>
                  <w:spacing w:line="276" w:lineRule="auto"/>
                </w:pPr>
              </w:pPrChange>
            </w:pPr>
            <w:r w:rsidRPr="001A2642">
              <w:rPr>
                <w:lang w:val="vi-VN"/>
              </w:rPr>
              <w:t>01</w:t>
            </w:r>
          </w:p>
        </w:tc>
      </w:tr>
      <w:tr w:rsidR="00F21133" w:rsidRPr="001A2642" w14:paraId="59151A3D" w14:textId="77777777" w:rsidTr="00FA7C89">
        <w:trPr>
          <w:jc w:val="center"/>
          <w:trPrChange w:id="4210" w:author="Nguyet Nguyen (Senior Legal Executive)" w:date="2026-05-05T10:18:00Z">
            <w:trPr>
              <w:jc w:val="center"/>
            </w:trPr>
          </w:trPrChange>
        </w:trPr>
        <w:tc>
          <w:tcPr>
            <w:tcW w:w="529" w:type="dxa"/>
            <w:vAlign w:val="center"/>
            <w:tcPrChange w:id="4211" w:author="Nguyet Nguyen (Senior Legal Executive)" w:date="2026-05-05T10:18:00Z">
              <w:tcPr>
                <w:tcW w:w="529" w:type="dxa"/>
                <w:vAlign w:val="center"/>
              </w:tcPr>
            </w:tcPrChange>
          </w:tcPr>
          <w:p w14:paraId="22B91D2D" w14:textId="77777777" w:rsidR="00752A01" w:rsidRPr="001A2642" w:rsidRDefault="00FF739F" w:rsidP="00F21133">
            <w:pPr>
              <w:pStyle w:val="ListParagraph"/>
              <w:spacing w:line="276" w:lineRule="auto"/>
              <w:ind w:left="0"/>
              <w:rPr>
                <w:lang w:val="vi-VN"/>
              </w:rPr>
            </w:pPr>
            <w:r w:rsidRPr="001A2642">
              <w:rPr>
                <w:rFonts w:ascii="Segoe UI Symbol" w:eastAsia="MS Gothic" w:hAnsi="Segoe UI Symbol" w:cs="Segoe UI Symbol"/>
                <w:rPrChange w:id="4212"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13" w:author="Nguyet Nguyen (Senior Legal Executive)" w:date="2026-05-05T10:18:00Z">
              <w:tcPr>
                <w:tcW w:w="4804" w:type="dxa"/>
                <w:vAlign w:val="center"/>
              </w:tcPr>
            </w:tcPrChange>
          </w:tcPr>
          <w:p w14:paraId="32A11E7E" w14:textId="77777777" w:rsidR="00752A01" w:rsidRPr="001A2642" w:rsidRDefault="00752A01" w:rsidP="00F21133">
            <w:pPr>
              <w:spacing w:after="0" w:line="276" w:lineRule="auto"/>
              <w:jc w:val="both"/>
              <w:rPr>
                <w:rFonts w:ascii="Times New Roman" w:eastAsia="Times New Roman" w:hAnsi="Times New Roman"/>
                <w:sz w:val="24"/>
                <w:szCs w:val="24"/>
                <w:lang w:val="vi-VN"/>
              </w:rPr>
            </w:pPr>
            <w:r w:rsidRPr="001A2642">
              <w:rPr>
                <w:rFonts w:ascii="Times New Roman" w:eastAsia="Times New Roman" w:hAnsi="Times New Roman"/>
                <w:sz w:val="24"/>
                <w:szCs w:val="24"/>
                <w:lang w:val="vi-VN"/>
              </w:rPr>
              <w:t>Giấy ủy quyền</w:t>
            </w:r>
            <w:r w:rsidR="00FB2866" w:rsidRPr="001A2642">
              <w:rPr>
                <w:rFonts w:ascii="Times New Roman" w:hAnsi="Times New Roman"/>
                <w:sz w:val="24"/>
                <w:szCs w:val="24"/>
                <w:lang w:val="vi-VN"/>
                <w:rPrChange w:id="4214" w:author="Nguyen Quynh Thuy Tien (Senior Social &amp; Digital Marketing Executive)" w:date="2026-04-24T11:21:00Z">
                  <w:rPr>
                    <w:lang w:val="vi-VN"/>
                  </w:rPr>
                </w:rPrChange>
              </w:rPr>
              <w:t xml:space="preserve"> </w:t>
            </w:r>
            <w:r w:rsidR="00FB2866" w:rsidRPr="001A2642">
              <w:rPr>
                <w:rFonts w:ascii="Times New Roman" w:eastAsia="Times New Roman" w:hAnsi="Times New Roman"/>
                <w:sz w:val="24"/>
                <w:szCs w:val="24"/>
                <w:lang w:val="vi-VN"/>
              </w:rPr>
              <w:t>có đóng mộc</w:t>
            </w:r>
            <w:r w:rsidRPr="001A2642">
              <w:rPr>
                <w:rFonts w:ascii="Times New Roman" w:eastAsia="Times New Roman" w:hAnsi="Times New Roman"/>
                <w:sz w:val="24"/>
                <w:szCs w:val="24"/>
                <w:lang w:val="vi-VN"/>
              </w:rPr>
              <w:t xml:space="preserve"> của đại diện pháp luật của Bên B để ký </w:t>
            </w:r>
            <w:r w:rsidR="00AC38C7" w:rsidRPr="001A2642">
              <w:rPr>
                <w:rFonts w:ascii="Times New Roman" w:eastAsia="Times New Roman" w:hAnsi="Times New Roman"/>
                <w:sz w:val="24"/>
                <w:szCs w:val="24"/>
                <w:lang w:val="vi-VN"/>
              </w:rPr>
              <w:t>Hợp Đồng</w:t>
            </w:r>
            <w:r w:rsidRPr="001A2642">
              <w:rPr>
                <w:rFonts w:ascii="Times New Roman" w:eastAsia="Times New Roman" w:hAnsi="Times New Roman"/>
                <w:sz w:val="24"/>
                <w:szCs w:val="24"/>
                <w:lang w:val="vi-VN"/>
              </w:rPr>
              <w:t xml:space="preserve"> (nếu có)</w:t>
            </w:r>
          </w:p>
        </w:tc>
        <w:tc>
          <w:tcPr>
            <w:tcW w:w="1952" w:type="dxa"/>
            <w:vAlign w:val="center"/>
            <w:tcPrChange w:id="4215" w:author="Nguyet Nguyen (Senior Legal Executive)" w:date="2026-05-05T10:18:00Z">
              <w:tcPr>
                <w:tcW w:w="2652" w:type="dxa"/>
                <w:vAlign w:val="center"/>
              </w:tcPr>
            </w:tcPrChange>
          </w:tcPr>
          <w:p w14:paraId="6A1B84C3" w14:textId="3D6AFD7F" w:rsidR="00752A01" w:rsidRPr="001A2642" w:rsidRDefault="00917847" w:rsidP="00FA7C89">
            <w:pPr>
              <w:pStyle w:val="ListParagraph"/>
              <w:spacing w:line="276" w:lineRule="auto"/>
              <w:ind w:left="43"/>
              <w:rPr>
                <w:lang w:val="vi-VN"/>
              </w:rPr>
              <w:pPrChange w:id="4216" w:author="Nguyet Nguyen (Senior Legal Executive)" w:date="2026-05-05T10:18:00Z">
                <w:pPr>
                  <w:pStyle w:val="ListParagraph"/>
                  <w:spacing w:line="276" w:lineRule="auto"/>
                </w:pPr>
              </w:pPrChange>
            </w:pPr>
            <w:r w:rsidRPr="001A2642">
              <w:rPr>
                <w:lang w:val="vi-VN"/>
              </w:rPr>
              <w:t xml:space="preserve">Bản </w:t>
            </w:r>
            <w:r w:rsidRPr="001A2642">
              <w:t>scan màu</w:t>
            </w:r>
          </w:p>
        </w:tc>
        <w:tc>
          <w:tcPr>
            <w:tcW w:w="1170" w:type="dxa"/>
            <w:vAlign w:val="center"/>
            <w:tcPrChange w:id="4217" w:author="Nguyet Nguyen (Senior Legal Executive)" w:date="2026-05-05T10:18:00Z">
              <w:tcPr>
                <w:tcW w:w="1257" w:type="dxa"/>
                <w:vAlign w:val="center"/>
              </w:tcPr>
            </w:tcPrChange>
          </w:tcPr>
          <w:p w14:paraId="3CC1277F" w14:textId="77777777" w:rsidR="00752A01" w:rsidRPr="001A2642" w:rsidRDefault="00752A01" w:rsidP="00FA7C89">
            <w:pPr>
              <w:pStyle w:val="ListParagraph"/>
              <w:spacing w:line="276" w:lineRule="auto"/>
              <w:ind w:left="258"/>
              <w:rPr>
                <w:lang w:val="vi-VN"/>
              </w:rPr>
              <w:pPrChange w:id="4218" w:author="Nguyet Nguyen (Senior Legal Executive)" w:date="2026-05-05T10:18:00Z">
                <w:pPr>
                  <w:pStyle w:val="ListParagraph"/>
                  <w:spacing w:line="276" w:lineRule="auto"/>
                </w:pPr>
              </w:pPrChange>
            </w:pPr>
            <w:r w:rsidRPr="001A2642">
              <w:rPr>
                <w:lang w:val="vi-VN"/>
              </w:rPr>
              <w:t>01</w:t>
            </w:r>
          </w:p>
        </w:tc>
      </w:tr>
      <w:tr w:rsidR="00F21133" w:rsidRPr="001A2642" w14:paraId="2600D2E4" w14:textId="77777777" w:rsidTr="00FA7C89">
        <w:trPr>
          <w:jc w:val="center"/>
          <w:trPrChange w:id="4219" w:author="Nguyet Nguyen (Senior Legal Executive)" w:date="2026-05-05T10:18:00Z">
            <w:trPr>
              <w:jc w:val="center"/>
            </w:trPr>
          </w:trPrChange>
        </w:trPr>
        <w:tc>
          <w:tcPr>
            <w:tcW w:w="529" w:type="dxa"/>
            <w:vAlign w:val="center"/>
            <w:tcPrChange w:id="4220" w:author="Nguyet Nguyen (Senior Legal Executive)" w:date="2026-05-05T10:18:00Z">
              <w:tcPr>
                <w:tcW w:w="529" w:type="dxa"/>
                <w:vAlign w:val="center"/>
              </w:tcPr>
            </w:tcPrChange>
          </w:tcPr>
          <w:p w14:paraId="199C6D9B" w14:textId="77777777" w:rsidR="00752A01" w:rsidRPr="001A2642" w:rsidRDefault="00FF739F" w:rsidP="00F21133">
            <w:pPr>
              <w:pStyle w:val="ListParagraph"/>
              <w:spacing w:line="276" w:lineRule="auto"/>
              <w:ind w:left="0"/>
              <w:rPr>
                <w:lang w:val="vi-VN"/>
              </w:rPr>
            </w:pPr>
            <w:r w:rsidRPr="001A2642">
              <w:rPr>
                <w:rFonts w:ascii="Segoe UI Symbol" w:eastAsia="MS Gothic" w:hAnsi="Segoe UI Symbol" w:cs="Segoe UI Symbol"/>
                <w:rPrChange w:id="4221"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22" w:author="Nguyet Nguyen (Senior Legal Executive)" w:date="2026-05-05T10:18:00Z">
              <w:tcPr>
                <w:tcW w:w="4804" w:type="dxa"/>
                <w:vAlign w:val="center"/>
              </w:tcPr>
            </w:tcPrChange>
          </w:tcPr>
          <w:p w14:paraId="212585D0" w14:textId="28D0EF50" w:rsidR="00752A01" w:rsidRPr="001A2642" w:rsidRDefault="00FF739F" w:rsidP="00F21133">
            <w:pPr>
              <w:spacing w:after="0" w:line="276" w:lineRule="auto"/>
              <w:jc w:val="both"/>
              <w:rPr>
                <w:rFonts w:ascii="Times New Roman" w:eastAsia="Times New Roman" w:hAnsi="Times New Roman"/>
                <w:sz w:val="24"/>
                <w:szCs w:val="24"/>
                <w:lang w:val="vi-VN"/>
              </w:rPr>
            </w:pPr>
            <w:r w:rsidRPr="00737226">
              <w:rPr>
                <w:rFonts w:ascii="Times New Roman" w:eastAsia="Times New Roman" w:hAnsi="Times New Roman"/>
                <w:sz w:val="24"/>
                <w:szCs w:val="24"/>
                <w:highlight w:val="green"/>
                <w:lang w:val="vi-VN"/>
                <w:rPrChange w:id="4223" w:author="Nguyet Nguyen (Senior Legal Executive) " w:date="2026-05-05T12:04:00Z">
                  <w:rPr>
                    <w:rFonts w:ascii="Times New Roman" w:eastAsia="Times New Roman" w:hAnsi="Times New Roman"/>
                    <w:sz w:val="24"/>
                    <w:szCs w:val="24"/>
                    <w:lang w:val="vi-VN"/>
                  </w:rPr>
                </w:rPrChange>
              </w:rPr>
              <w:t xml:space="preserve">Giấy phép tổ chức </w:t>
            </w:r>
            <w:r w:rsidR="00C503B3" w:rsidRPr="00737226">
              <w:rPr>
                <w:rFonts w:ascii="Times New Roman" w:eastAsia="Times New Roman" w:hAnsi="Times New Roman"/>
                <w:sz w:val="24"/>
                <w:szCs w:val="24"/>
                <w:highlight w:val="green"/>
                <w:lang w:val="vi-VN"/>
                <w:rPrChange w:id="4224" w:author="Nguyet Nguyen (Senior Legal Executive) " w:date="2026-05-05T12:04:00Z">
                  <w:rPr>
                    <w:rFonts w:ascii="Times New Roman" w:eastAsia="Times New Roman" w:hAnsi="Times New Roman"/>
                    <w:sz w:val="24"/>
                    <w:szCs w:val="24"/>
                    <w:lang w:val="vi-VN"/>
                  </w:rPr>
                </w:rPrChange>
              </w:rPr>
              <w:t>Sự Kiện</w:t>
            </w:r>
            <w:r w:rsidR="00603082" w:rsidRPr="00737226">
              <w:rPr>
                <w:rFonts w:ascii="Times New Roman" w:eastAsia="Times New Roman" w:hAnsi="Times New Roman"/>
                <w:sz w:val="24"/>
                <w:szCs w:val="24"/>
                <w:highlight w:val="green"/>
                <w:lang w:val="vi-VN"/>
                <w:rPrChange w:id="4225" w:author="Nguyet Nguyen (Senior Legal Executive) " w:date="2026-05-05T12:04:00Z">
                  <w:rPr>
                    <w:rFonts w:ascii="Times New Roman" w:eastAsia="Times New Roman" w:hAnsi="Times New Roman"/>
                    <w:sz w:val="24"/>
                    <w:szCs w:val="24"/>
                    <w:lang w:val="vi-VN"/>
                  </w:rPr>
                </w:rPrChange>
              </w:rPr>
              <w:t>/</w:t>
            </w:r>
            <w:r w:rsidRPr="00737226">
              <w:rPr>
                <w:rFonts w:ascii="Times New Roman" w:eastAsia="Times New Roman" w:hAnsi="Times New Roman"/>
                <w:sz w:val="24"/>
                <w:szCs w:val="24"/>
                <w:highlight w:val="green"/>
                <w:lang w:val="vi-VN"/>
                <w:rPrChange w:id="4226" w:author="Nguyet Nguyen (Senior Legal Executive) " w:date="2026-05-05T12:04:00Z">
                  <w:rPr>
                    <w:rFonts w:ascii="Times New Roman" w:eastAsia="Times New Roman" w:hAnsi="Times New Roman"/>
                    <w:sz w:val="24"/>
                    <w:szCs w:val="24"/>
                    <w:lang w:val="vi-VN"/>
                  </w:rPr>
                </w:rPrChange>
              </w:rPr>
              <w:t xml:space="preserve">Văn bản chấp thuận của CQNN cho phép tổ chức </w:t>
            </w:r>
            <w:r w:rsidR="00C503B3" w:rsidRPr="00737226">
              <w:rPr>
                <w:rFonts w:ascii="Times New Roman" w:eastAsia="Times New Roman" w:hAnsi="Times New Roman"/>
                <w:sz w:val="24"/>
                <w:szCs w:val="24"/>
                <w:highlight w:val="green"/>
                <w:lang w:val="vi-VN"/>
                <w:rPrChange w:id="4227" w:author="Nguyet Nguyen (Senior Legal Executive) " w:date="2026-05-05T12:04:00Z">
                  <w:rPr>
                    <w:rFonts w:ascii="Times New Roman" w:eastAsia="Times New Roman" w:hAnsi="Times New Roman"/>
                    <w:sz w:val="24"/>
                    <w:szCs w:val="24"/>
                    <w:lang w:val="vi-VN"/>
                  </w:rPr>
                </w:rPrChange>
              </w:rPr>
              <w:t>Sự Kiện</w:t>
            </w:r>
          </w:p>
        </w:tc>
        <w:tc>
          <w:tcPr>
            <w:tcW w:w="1952" w:type="dxa"/>
            <w:vAlign w:val="center"/>
            <w:tcPrChange w:id="4228" w:author="Nguyet Nguyen (Senior Legal Executive)" w:date="2026-05-05T10:18:00Z">
              <w:tcPr>
                <w:tcW w:w="2652" w:type="dxa"/>
                <w:vAlign w:val="center"/>
              </w:tcPr>
            </w:tcPrChange>
          </w:tcPr>
          <w:p w14:paraId="378B4060" w14:textId="77777777" w:rsidR="00752A01" w:rsidRPr="001A2642" w:rsidRDefault="00752A01" w:rsidP="00FA7C89">
            <w:pPr>
              <w:pStyle w:val="ListParagraph"/>
              <w:spacing w:line="276" w:lineRule="auto"/>
              <w:ind w:left="43"/>
              <w:rPr>
                <w:lang w:val="en-US"/>
              </w:rPr>
              <w:pPrChange w:id="4229" w:author="Nguyet Nguyen (Senior Legal Executive)" w:date="2026-05-05T10:18:00Z">
                <w:pPr>
                  <w:pStyle w:val="ListParagraph"/>
                  <w:spacing w:line="276" w:lineRule="auto"/>
                </w:pPr>
              </w:pPrChange>
            </w:pPr>
            <w:r w:rsidRPr="001A2642">
              <w:rPr>
                <w:lang w:val="vi-VN"/>
              </w:rPr>
              <w:t xml:space="preserve">Bản </w:t>
            </w:r>
            <w:r w:rsidR="00CC2A02" w:rsidRPr="001A2642">
              <w:rPr>
                <w:lang w:val="en-US"/>
              </w:rPr>
              <w:t>gốc</w:t>
            </w:r>
          </w:p>
        </w:tc>
        <w:tc>
          <w:tcPr>
            <w:tcW w:w="1170" w:type="dxa"/>
            <w:vAlign w:val="center"/>
            <w:tcPrChange w:id="4230" w:author="Nguyet Nguyen (Senior Legal Executive)" w:date="2026-05-05T10:18:00Z">
              <w:tcPr>
                <w:tcW w:w="1257" w:type="dxa"/>
                <w:vAlign w:val="center"/>
              </w:tcPr>
            </w:tcPrChange>
          </w:tcPr>
          <w:p w14:paraId="7431651C" w14:textId="77777777" w:rsidR="00752A01" w:rsidRPr="001A2642" w:rsidRDefault="00752A01" w:rsidP="00FA7C89">
            <w:pPr>
              <w:pStyle w:val="ListParagraph"/>
              <w:spacing w:line="276" w:lineRule="auto"/>
              <w:ind w:left="258"/>
              <w:rPr>
                <w:lang w:val="vi-VN"/>
              </w:rPr>
              <w:pPrChange w:id="4231" w:author="Nguyet Nguyen (Senior Legal Executive)" w:date="2026-05-05T10:18:00Z">
                <w:pPr>
                  <w:pStyle w:val="ListParagraph"/>
                  <w:spacing w:line="276" w:lineRule="auto"/>
                </w:pPr>
              </w:pPrChange>
            </w:pPr>
            <w:r w:rsidRPr="001A2642">
              <w:rPr>
                <w:lang w:val="vi-VN"/>
              </w:rPr>
              <w:t>01</w:t>
            </w:r>
          </w:p>
        </w:tc>
      </w:tr>
      <w:tr w:rsidR="00F21133" w:rsidRPr="001A2642" w14:paraId="6D284CD4" w14:textId="77777777" w:rsidTr="00FA7C89">
        <w:trPr>
          <w:jc w:val="center"/>
          <w:trPrChange w:id="4232" w:author="Nguyet Nguyen (Senior Legal Executive)" w:date="2026-05-05T10:18:00Z">
            <w:trPr>
              <w:jc w:val="center"/>
            </w:trPr>
          </w:trPrChange>
        </w:trPr>
        <w:tc>
          <w:tcPr>
            <w:tcW w:w="529" w:type="dxa"/>
            <w:vAlign w:val="center"/>
            <w:tcPrChange w:id="4233" w:author="Nguyet Nguyen (Senior Legal Executive)" w:date="2026-05-05T10:18:00Z">
              <w:tcPr>
                <w:tcW w:w="529" w:type="dxa"/>
                <w:vAlign w:val="center"/>
              </w:tcPr>
            </w:tcPrChange>
          </w:tcPr>
          <w:p w14:paraId="08A74814" w14:textId="77777777" w:rsidR="00FF739F" w:rsidRPr="001A2642" w:rsidRDefault="00FF739F" w:rsidP="00F21133">
            <w:pPr>
              <w:pStyle w:val="ListParagraph"/>
              <w:spacing w:line="276" w:lineRule="auto"/>
              <w:ind w:left="0"/>
              <w:rPr>
                <w:rPrChange w:id="4234" w:author="Nguyen Quynh Thuy Tien (Senior Social &amp; Digital Marketing Executive)" w:date="2026-04-24T11:21:00Z">
                  <w:rPr>
                    <w:sz w:val="18"/>
                    <w:szCs w:val="18"/>
                  </w:rPr>
                </w:rPrChange>
              </w:rPr>
            </w:pPr>
            <w:r w:rsidRPr="001A2642">
              <w:rPr>
                <w:rFonts w:ascii="Segoe UI Symbol" w:eastAsia="MS Gothic" w:hAnsi="Segoe UI Symbol" w:cs="Segoe UI Symbol"/>
                <w:rPrChange w:id="4235"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36" w:author="Nguyet Nguyen (Senior Legal Executive)" w:date="2026-05-05T10:18:00Z">
              <w:tcPr>
                <w:tcW w:w="4804" w:type="dxa"/>
                <w:vAlign w:val="center"/>
              </w:tcPr>
            </w:tcPrChange>
          </w:tcPr>
          <w:p w14:paraId="1484D32D" w14:textId="77777777" w:rsidR="00FF739F" w:rsidRPr="001A2642" w:rsidRDefault="00CC2A02" w:rsidP="00F21133">
            <w:pPr>
              <w:spacing w:after="0" w:line="276" w:lineRule="auto"/>
              <w:jc w:val="both"/>
              <w:rPr>
                <w:rFonts w:ascii="Times New Roman" w:eastAsia="Times New Roman" w:hAnsi="Times New Roman"/>
                <w:sz w:val="24"/>
                <w:szCs w:val="24"/>
              </w:rPr>
            </w:pPr>
            <w:r w:rsidRPr="00737226">
              <w:rPr>
                <w:rFonts w:ascii="Times New Roman" w:eastAsia="Times New Roman" w:hAnsi="Times New Roman"/>
                <w:sz w:val="24"/>
                <w:szCs w:val="24"/>
                <w:highlight w:val="green"/>
                <w:rPrChange w:id="4237" w:author="Nguyet Nguyen (Senior Legal Executive) " w:date="2026-05-05T12:04:00Z">
                  <w:rPr>
                    <w:rFonts w:ascii="Times New Roman" w:eastAsia="Times New Roman" w:hAnsi="Times New Roman"/>
                    <w:sz w:val="24"/>
                    <w:szCs w:val="24"/>
                  </w:rPr>
                </w:rPrChange>
              </w:rPr>
              <w:t>Giấy phép biểu diễn</w:t>
            </w:r>
            <w:r w:rsidRPr="001A2642">
              <w:rPr>
                <w:rFonts w:ascii="Times New Roman" w:eastAsia="Times New Roman" w:hAnsi="Times New Roman"/>
                <w:sz w:val="24"/>
                <w:szCs w:val="24"/>
              </w:rPr>
              <w:t xml:space="preserve"> </w:t>
            </w:r>
          </w:p>
        </w:tc>
        <w:tc>
          <w:tcPr>
            <w:tcW w:w="1952" w:type="dxa"/>
            <w:vAlign w:val="center"/>
            <w:tcPrChange w:id="4238" w:author="Nguyet Nguyen (Senior Legal Executive)" w:date="2026-05-05T10:18:00Z">
              <w:tcPr>
                <w:tcW w:w="2652" w:type="dxa"/>
                <w:vAlign w:val="center"/>
              </w:tcPr>
            </w:tcPrChange>
          </w:tcPr>
          <w:p w14:paraId="46A629C2" w14:textId="26CC0EF7" w:rsidR="00FF739F" w:rsidRPr="001A2642" w:rsidRDefault="00917847" w:rsidP="00FA7C89">
            <w:pPr>
              <w:pStyle w:val="ListParagraph"/>
              <w:spacing w:line="276" w:lineRule="auto"/>
              <w:ind w:left="43"/>
              <w:rPr>
                <w:lang w:val="vi-VN"/>
              </w:rPr>
              <w:pPrChange w:id="4239" w:author="Nguyet Nguyen (Senior Legal Executive)" w:date="2026-05-05T10:18:00Z">
                <w:pPr>
                  <w:pStyle w:val="ListParagraph"/>
                  <w:spacing w:line="276" w:lineRule="auto"/>
                </w:pPr>
              </w:pPrChange>
            </w:pPr>
            <w:r w:rsidRPr="001A2642">
              <w:rPr>
                <w:lang w:val="vi-VN"/>
              </w:rPr>
              <w:t xml:space="preserve">Bản </w:t>
            </w:r>
            <w:r w:rsidRPr="001A2642">
              <w:t>scan màu</w:t>
            </w:r>
          </w:p>
        </w:tc>
        <w:tc>
          <w:tcPr>
            <w:tcW w:w="1170" w:type="dxa"/>
            <w:vAlign w:val="center"/>
            <w:tcPrChange w:id="4240" w:author="Nguyet Nguyen (Senior Legal Executive)" w:date="2026-05-05T10:18:00Z">
              <w:tcPr>
                <w:tcW w:w="1257" w:type="dxa"/>
                <w:vAlign w:val="center"/>
              </w:tcPr>
            </w:tcPrChange>
          </w:tcPr>
          <w:p w14:paraId="6F9CCB18" w14:textId="77777777" w:rsidR="00FF739F" w:rsidRPr="001A2642" w:rsidRDefault="00CC2A02" w:rsidP="00FA7C89">
            <w:pPr>
              <w:pStyle w:val="ListParagraph"/>
              <w:spacing w:line="276" w:lineRule="auto"/>
              <w:ind w:left="258"/>
              <w:rPr>
                <w:lang w:val="en-US"/>
              </w:rPr>
              <w:pPrChange w:id="4241" w:author="Nguyet Nguyen (Senior Legal Executive)" w:date="2026-05-05T10:18:00Z">
                <w:pPr>
                  <w:pStyle w:val="ListParagraph"/>
                  <w:spacing w:line="276" w:lineRule="auto"/>
                </w:pPr>
              </w:pPrChange>
            </w:pPr>
            <w:r w:rsidRPr="001A2642">
              <w:rPr>
                <w:lang w:val="en-US"/>
              </w:rPr>
              <w:t>01</w:t>
            </w:r>
          </w:p>
        </w:tc>
      </w:tr>
      <w:tr w:rsidR="00F21133" w:rsidRPr="001A2642" w14:paraId="697D23E8" w14:textId="77777777" w:rsidTr="00FA7C89">
        <w:trPr>
          <w:jc w:val="center"/>
          <w:trPrChange w:id="4242" w:author="Nguyet Nguyen (Senior Legal Executive)" w:date="2026-05-05T10:18:00Z">
            <w:trPr>
              <w:jc w:val="center"/>
            </w:trPr>
          </w:trPrChange>
        </w:trPr>
        <w:tc>
          <w:tcPr>
            <w:tcW w:w="529" w:type="dxa"/>
            <w:vAlign w:val="center"/>
            <w:tcPrChange w:id="4243" w:author="Nguyet Nguyen (Senior Legal Executive)" w:date="2026-05-05T10:18:00Z">
              <w:tcPr>
                <w:tcW w:w="529" w:type="dxa"/>
                <w:vAlign w:val="center"/>
              </w:tcPr>
            </w:tcPrChange>
          </w:tcPr>
          <w:p w14:paraId="3E185D9F" w14:textId="77777777" w:rsidR="00FF739F" w:rsidRPr="001A2642" w:rsidRDefault="00FF739F" w:rsidP="00F21133">
            <w:pPr>
              <w:pStyle w:val="ListParagraph"/>
              <w:spacing w:line="276" w:lineRule="auto"/>
              <w:ind w:left="0"/>
              <w:rPr>
                <w:rPrChange w:id="4244" w:author="Nguyen Quynh Thuy Tien (Senior Social &amp; Digital Marketing Executive)" w:date="2026-04-24T11:21:00Z">
                  <w:rPr>
                    <w:sz w:val="18"/>
                    <w:szCs w:val="18"/>
                  </w:rPr>
                </w:rPrChange>
              </w:rPr>
            </w:pPr>
            <w:r w:rsidRPr="001A2642">
              <w:rPr>
                <w:rFonts w:ascii="Segoe UI Symbol" w:eastAsia="MS Gothic" w:hAnsi="Segoe UI Symbol" w:cs="Segoe UI Symbol"/>
                <w:rPrChange w:id="4245"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46" w:author="Nguyet Nguyen (Senior Legal Executive)" w:date="2026-05-05T10:18:00Z">
              <w:tcPr>
                <w:tcW w:w="4804" w:type="dxa"/>
                <w:vAlign w:val="center"/>
              </w:tcPr>
            </w:tcPrChange>
          </w:tcPr>
          <w:p w14:paraId="47CC794C" w14:textId="77777777" w:rsidR="00FF739F" w:rsidRPr="001A2642" w:rsidRDefault="00CC2A02" w:rsidP="00F21133">
            <w:pPr>
              <w:spacing w:after="0" w:line="276" w:lineRule="auto"/>
              <w:jc w:val="both"/>
              <w:rPr>
                <w:rFonts w:ascii="Times New Roman" w:eastAsia="Times New Roman" w:hAnsi="Times New Roman"/>
                <w:sz w:val="24"/>
                <w:szCs w:val="24"/>
              </w:rPr>
            </w:pPr>
            <w:r w:rsidRPr="00737226">
              <w:rPr>
                <w:rFonts w:ascii="Times New Roman" w:eastAsia="Times New Roman" w:hAnsi="Times New Roman"/>
                <w:sz w:val="24"/>
                <w:szCs w:val="24"/>
                <w:highlight w:val="green"/>
                <w:rPrChange w:id="4247" w:author="Nguyet Nguyen (Senior Legal Executive) " w:date="2026-05-05T12:04:00Z">
                  <w:rPr>
                    <w:rFonts w:ascii="Times New Roman" w:eastAsia="Times New Roman" w:hAnsi="Times New Roman"/>
                    <w:sz w:val="24"/>
                    <w:szCs w:val="24"/>
                  </w:rPr>
                </w:rPrChange>
              </w:rPr>
              <w:t xml:space="preserve">Thỏa thuận về quyền tác giả của nghệ sĩ và tác giả v/v cho phép nghệ sĩ biểu diễn tác phẩm tại </w:t>
            </w:r>
            <w:r w:rsidR="00C503B3" w:rsidRPr="00737226">
              <w:rPr>
                <w:rFonts w:ascii="Times New Roman" w:eastAsia="Times New Roman" w:hAnsi="Times New Roman"/>
                <w:sz w:val="24"/>
                <w:szCs w:val="24"/>
                <w:highlight w:val="green"/>
                <w:rPrChange w:id="4248" w:author="Nguyet Nguyen (Senior Legal Executive) " w:date="2026-05-05T12:04:00Z">
                  <w:rPr>
                    <w:rFonts w:ascii="Times New Roman" w:eastAsia="Times New Roman" w:hAnsi="Times New Roman"/>
                    <w:sz w:val="24"/>
                    <w:szCs w:val="24"/>
                  </w:rPr>
                </w:rPrChange>
              </w:rPr>
              <w:t>Sự Kiện</w:t>
            </w:r>
          </w:p>
        </w:tc>
        <w:tc>
          <w:tcPr>
            <w:tcW w:w="1952" w:type="dxa"/>
            <w:vAlign w:val="center"/>
            <w:tcPrChange w:id="4249" w:author="Nguyet Nguyen (Senior Legal Executive)" w:date="2026-05-05T10:18:00Z">
              <w:tcPr>
                <w:tcW w:w="2652" w:type="dxa"/>
                <w:vAlign w:val="center"/>
              </w:tcPr>
            </w:tcPrChange>
          </w:tcPr>
          <w:p w14:paraId="0A563EF7" w14:textId="6D79294D" w:rsidR="00FF739F" w:rsidRPr="001A2642" w:rsidRDefault="00917847" w:rsidP="00FA7C89">
            <w:pPr>
              <w:pStyle w:val="ListParagraph"/>
              <w:spacing w:line="276" w:lineRule="auto"/>
              <w:ind w:left="43"/>
              <w:rPr>
                <w:lang w:val="vi-VN"/>
              </w:rPr>
              <w:pPrChange w:id="4250" w:author="Nguyet Nguyen (Senior Legal Executive)" w:date="2026-05-05T10:18:00Z">
                <w:pPr>
                  <w:pStyle w:val="ListParagraph"/>
                  <w:spacing w:line="276" w:lineRule="auto"/>
                </w:pPr>
              </w:pPrChange>
            </w:pPr>
            <w:r w:rsidRPr="001A2642">
              <w:rPr>
                <w:lang w:val="vi-VN"/>
              </w:rPr>
              <w:t xml:space="preserve">Bản </w:t>
            </w:r>
            <w:r w:rsidRPr="001A2642">
              <w:t>scan màu</w:t>
            </w:r>
          </w:p>
        </w:tc>
        <w:tc>
          <w:tcPr>
            <w:tcW w:w="1170" w:type="dxa"/>
            <w:vAlign w:val="center"/>
            <w:tcPrChange w:id="4251" w:author="Nguyet Nguyen (Senior Legal Executive)" w:date="2026-05-05T10:18:00Z">
              <w:tcPr>
                <w:tcW w:w="1257" w:type="dxa"/>
                <w:vAlign w:val="center"/>
              </w:tcPr>
            </w:tcPrChange>
          </w:tcPr>
          <w:p w14:paraId="29BA41DA" w14:textId="77777777" w:rsidR="00FF739F" w:rsidRPr="001A2642" w:rsidRDefault="00CC2A02" w:rsidP="00FA7C89">
            <w:pPr>
              <w:pStyle w:val="ListParagraph"/>
              <w:spacing w:line="276" w:lineRule="auto"/>
              <w:ind w:left="258"/>
              <w:rPr>
                <w:lang w:val="vi-VN"/>
              </w:rPr>
              <w:pPrChange w:id="4252" w:author="Nguyet Nguyen (Senior Legal Executive)" w:date="2026-05-05T10:18:00Z">
                <w:pPr>
                  <w:pStyle w:val="ListParagraph"/>
                  <w:spacing w:line="276" w:lineRule="auto"/>
                </w:pPr>
              </w:pPrChange>
            </w:pPr>
            <w:r w:rsidRPr="001A2642">
              <w:rPr>
                <w:lang w:val="en-US"/>
              </w:rPr>
              <w:t>01</w:t>
            </w:r>
          </w:p>
        </w:tc>
      </w:tr>
      <w:tr w:rsidR="00F21133" w:rsidRPr="001A2642" w14:paraId="6A056849" w14:textId="77777777" w:rsidTr="00FA7C89">
        <w:trPr>
          <w:jc w:val="center"/>
          <w:trPrChange w:id="4253" w:author="Nguyet Nguyen (Senior Legal Executive)" w:date="2026-05-05T10:18:00Z">
            <w:trPr>
              <w:jc w:val="center"/>
            </w:trPr>
          </w:trPrChange>
        </w:trPr>
        <w:tc>
          <w:tcPr>
            <w:tcW w:w="529" w:type="dxa"/>
            <w:vAlign w:val="center"/>
            <w:tcPrChange w:id="4254" w:author="Nguyet Nguyen (Senior Legal Executive)" w:date="2026-05-05T10:18:00Z">
              <w:tcPr>
                <w:tcW w:w="529" w:type="dxa"/>
                <w:vAlign w:val="center"/>
              </w:tcPr>
            </w:tcPrChange>
          </w:tcPr>
          <w:p w14:paraId="00D761B6" w14:textId="77777777" w:rsidR="00CC2A02" w:rsidRPr="001A2642" w:rsidRDefault="00CC2A02" w:rsidP="00F21133">
            <w:pPr>
              <w:pStyle w:val="ListParagraph"/>
              <w:spacing w:line="276" w:lineRule="auto"/>
              <w:ind w:left="0"/>
              <w:rPr>
                <w:rPrChange w:id="4255" w:author="Nguyen Quynh Thuy Tien (Senior Social &amp; Digital Marketing Executive)" w:date="2026-04-24T11:21:00Z">
                  <w:rPr>
                    <w:sz w:val="18"/>
                    <w:szCs w:val="18"/>
                  </w:rPr>
                </w:rPrChange>
              </w:rPr>
            </w:pPr>
            <w:r w:rsidRPr="001A2642">
              <w:rPr>
                <w:rFonts w:ascii="Segoe UI Symbol" w:eastAsia="MS Gothic" w:hAnsi="Segoe UI Symbol" w:cs="Segoe UI Symbol"/>
                <w:rPrChange w:id="4256"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57" w:author="Nguyet Nguyen (Senior Legal Executive)" w:date="2026-05-05T10:18:00Z">
              <w:tcPr>
                <w:tcW w:w="4804" w:type="dxa"/>
                <w:vAlign w:val="center"/>
              </w:tcPr>
            </w:tcPrChange>
          </w:tcPr>
          <w:p w14:paraId="61CC4234" w14:textId="3FA8DDE7" w:rsidR="00CC2A02" w:rsidRPr="001A2642" w:rsidRDefault="00CC2A02" w:rsidP="00F21133">
            <w:pPr>
              <w:spacing w:after="0" w:line="276" w:lineRule="auto"/>
              <w:jc w:val="both"/>
              <w:rPr>
                <w:rFonts w:ascii="Times New Roman" w:eastAsia="Times New Roman" w:hAnsi="Times New Roman"/>
                <w:sz w:val="24"/>
                <w:szCs w:val="24"/>
              </w:rPr>
            </w:pPr>
            <w:r w:rsidRPr="001A2642">
              <w:rPr>
                <w:rFonts w:ascii="Times New Roman" w:eastAsia="Times New Roman" w:hAnsi="Times New Roman"/>
                <w:sz w:val="24"/>
                <w:szCs w:val="24"/>
              </w:rPr>
              <w:t>Bảo hiểm thi công</w:t>
            </w:r>
            <w:r w:rsidR="00603082" w:rsidRPr="001A2642">
              <w:rPr>
                <w:rFonts w:ascii="Times New Roman" w:eastAsia="Times New Roman" w:hAnsi="Times New Roman"/>
                <w:sz w:val="24"/>
                <w:szCs w:val="24"/>
              </w:rPr>
              <w:t>/</w:t>
            </w:r>
            <w:r w:rsidRPr="001A2642">
              <w:rPr>
                <w:rFonts w:ascii="Times New Roman" w:eastAsia="Times New Roman" w:hAnsi="Times New Roman"/>
                <w:sz w:val="24"/>
                <w:szCs w:val="24"/>
              </w:rPr>
              <w:t>Bảo hiểm trách nhiệm công cộng cho bên thứ ba</w:t>
            </w:r>
          </w:p>
        </w:tc>
        <w:tc>
          <w:tcPr>
            <w:tcW w:w="1952" w:type="dxa"/>
            <w:vAlign w:val="center"/>
            <w:tcPrChange w:id="4258" w:author="Nguyet Nguyen (Senior Legal Executive)" w:date="2026-05-05T10:18:00Z">
              <w:tcPr>
                <w:tcW w:w="2652" w:type="dxa"/>
                <w:vAlign w:val="center"/>
              </w:tcPr>
            </w:tcPrChange>
          </w:tcPr>
          <w:p w14:paraId="7414C2D8" w14:textId="132282A7" w:rsidR="00CC2A02" w:rsidRPr="001A2642" w:rsidRDefault="00917847" w:rsidP="00FA7C89">
            <w:pPr>
              <w:pStyle w:val="ListParagraph"/>
              <w:spacing w:line="276" w:lineRule="auto"/>
              <w:ind w:left="43"/>
              <w:rPr>
                <w:lang w:val="vi-VN"/>
              </w:rPr>
              <w:pPrChange w:id="4259" w:author="Nguyet Nguyen (Senior Legal Executive)" w:date="2026-05-05T10:18:00Z">
                <w:pPr>
                  <w:pStyle w:val="ListParagraph"/>
                  <w:spacing w:line="276" w:lineRule="auto"/>
                </w:pPr>
              </w:pPrChange>
            </w:pPr>
            <w:r w:rsidRPr="001A2642">
              <w:rPr>
                <w:lang w:val="vi-VN"/>
              </w:rPr>
              <w:t xml:space="preserve">Bản </w:t>
            </w:r>
            <w:r w:rsidRPr="001A2642">
              <w:t>scan màu</w:t>
            </w:r>
          </w:p>
        </w:tc>
        <w:tc>
          <w:tcPr>
            <w:tcW w:w="1170" w:type="dxa"/>
            <w:vAlign w:val="center"/>
            <w:tcPrChange w:id="4260" w:author="Nguyet Nguyen (Senior Legal Executive)" w:date="2026-05-05T10:18:00Z">
              <w:tcPr>
                <w:tcW w:w="1257" w:type="dxa"/>
                <w:vAlign w:val="center"/>
              </w:tcPr>
            </w:tcPrChange>
          </w:tcPr>
          <w:p w14:paraId="5B83CABC" w14:textId="77777777" w:rsidR="00CC2A02" w:rsidRPr="001A2642" w:rsidRDefault="00CC2A02" w:rsidP="00FA7C89">
            <w:pPr>
              <w:pStyle w:val="ListParagraph"/>
              <w:spacing w:line="276" w:lineRule="auto"/>
              <w:ind w:left="258"/>
              <w:rPr>
                <w:lang w:val="vi-VN"/>
              </w:rPr>
              <w:pPrChange w:id="4261" w:author="Nguyet Nguyen (Senior Legal Executive)" w:date="2026-05-05T10:18:00Z">
                <w:pPr>
                  <w:pStyle w:val="ListParagraph"/>
                  <w:spacing w:line="276" w:lineRule="auto"/>
                </w:pPr>
              </w:pPrChange>
            </w:pPr>
            <w:r w:rsidRPr="001A2642">
              <w:rPr>
                <w:lang w:val="en-US"/>
              </w:rPr>
              <w:t>01</w:t>
            </w:r>
          </w:p>
        </w:tc>
      </w:tr>
      <w:tr w:rsidR="00F21133" w:rsidRPr="001A2642" w14:paraId="26B4011D" w14:textId="77777777" w:rsidTr="00FA7C89">
        <w:trPr>
          <w:jc w:val="center"/>
          <w:trPrChange w:id="4262" w:author="Nguyet Nguyen (Senior Legal Executive)" w:date="2026-05-05T10:18:00Z">
            <w:trPr>
              <w:jc w:val="center"/>
            </w:trPr>
          </w:trPrChange>
        </w:trPr>
        <w:tc>
          <w:tcPr>
            <w:tcW w:w="529" w:type="dxa"/>
            <w:vAlign w:val="center"/>
            <w:tcPrChange w:id="4263" w:author="Nguyet Nguyen (Senior Legal Executive)" w:date="2026-05-05T10:18:00Z">
              <w:tcPr>
                <w:tcW w:w="529" w:type="dxa"/>
                <w:vAlign w:val="center"/>
              </w:tcPr>
            </w:tcPrChange>
          </w:tcPr>
          <w:p w14:paraId="6C7E9820" w14:textId="77777777" w:rsidR="00CC2A02" w:rsidRPr="001A2642" w:rsidRDefault="00CC2A02" w:rsidP="00F21133">
            <w:pPr>
              <w:pStyle w:val="ListParagraph"/>
              <w:spacing w:line="276" w:lineRule="auto"/>
              <w:ind w:left="0"/>
              <w:rPr>
                <w:rPrChange w:id="4264" w:author="Nguyen Quynh Thuy Tien (Senior Social &amp; Digital Marketing Executive)" w:date="2026-04-24T11:21:00Z">
                  <w:rPr>
                    <w:sz w:val="18"/>
                    <w:szCs w:val="18"/>
                  </w:rPr>
                </w:rPrChange>
              </w:rPr>
            </w:pPr>
            <w:r w:rsidRPr="001A2642">
              <w:rPr>
                <w:rFonts w:ascii="Segoe UI Symbol" w:eastAsia="MS Gothic" w:hAnsi="Segoe UI Symbol" w:cs="Segoe UI Symbol"/>
                <w:rPrChange w:id="4265" w:author="Nguyen Quynh Thuy Tien (Senior Social &amp; Digital Marketing Executive)" w:date="2026-04-24T11:21:00Z">
                  <w:rPr>
                    <w:rFonts w:ascii="Segoe UI Symbol" w:eastAsia="MS Gothic" w:hAnsi="Segoe UI Symbol" w:cs="Segoe UI Symbol"/>
                    <w:sz w:val="18"/>
                    <w:szCs w:val="18"/>
                  </w:rPr>
                </w:rPrChange>
              </w:rPr>
              <w:t>☐</w:t>
            </w:r>
          </w:p>
        </w:tc>
        <w:tc>
          <w:tcPr>
            <w:tcW w:w="5226" w:type="dxa"/>
            <w:vAlign w:val="center"/>
            <w:tcPrChange w:id="4266" w:author="Nguyet Nguyen (Senior Legal Executive)" w:date="2026-05-05T10:18:00Z">
              <w:tcPr>
                <w:tcW w:w="4804" w:type="dxa"/>
                <w:vAlign w:val="center"/>
              </w:tcPr>
            </w:tcPrChange>
          </w:tcPr>
          <w:p w14:paraId="4F9EFB23" w14:textId="0F3E3642" w:rsidR="00CC2A02" w:rsidRPr="001A2642" w:rsidRDefault="00CC2A02" w:rsidP="00F21133">
            <w:pPr>
              <w:spacing w:after="0" w:line="276" w:lineRule="auto"/>
              <w:jc w:val="both"/>
              <w:rPr>
                <w:rFonts w:ascii="Times New Roman" w:eastAsia="Times New Roman" w:hAnsi="Times New Roman"/>
                <w:sz w:val="24"/>
                <w:szCs w:val="24"/>
              </w:rPr>
            </w:pPr>
            <w:r w:rsidRPr="001A2642">
              <w:rPr>
                <w:rFonts w:ascii="Times New Roman" w:eastAsia="Times New Roman" w:hAnsi="Times New Roman"/>
                <w:sz w:val="24"/>
                <w:szCs w:val="24"/>
              </w:rPr>
              <w:t>Chứng chỉ hành nghề</w:t>
            </w:r>
            <w:r w:rsidR="00603082" w:rsidRPr="001A2642">
              <w:rPr>
                <w:rFonts w:ascii="Times New Roman" w:eastAsia="Times New Roman" w:hAnsi="Times New Roman"/>
                <w:sz w:val="24"/>
                <w:szCs w:val="24"/>
              </w:rPr>
              <w:t>/</w:t>
            </w:r>
            <w:r w:rsidRPr="001A2642">
              <w:rPr>
                <w:rFonts w:ascii="Times New Roman" w:eastAsia="Times New Roman" w:hAnsi="Times New Roman"/>
                <w:sz w:val="24"/>
                <w:szCs w:val="24"/>
              </w:rPr>
              <w:t>Giấy phép khác</w:t>
            </w:r>
            <w:r w:rsidR="0016329C" w:rsidRPr="001A2642">
              <w:rPr>
                <w:rFonts w:ascii="Times New Roman" w:eastAsia="Times New Roman" w:hAnsi="Times New Roman"/>
                <w:sz w:val="24"/>
                <w:szCs w:val="24"/>
              </w:rPr>
              <w:t xml:space="preserve"> (nếu pháp luật có quy định)</w:t>
            </w:r>
          </w:p>
        </w:tc>
        <w:tc>
          <w:tcPr>
            <w:tcW w:w="1952" w:type="dxa"/>
            <w:vAlign w:val="center"/>
            <w:tcPrChange w:id="4267" w:author="Nguyet Nguyen (Senior Legal Executive)" w:date="2026-05-05T10:18:00Z">
              <w:tcPr>
                <w:tcW w:w="2652" w:type="dxa"/>
                <w:vAlign w:val="center"/>
              </w:tcPr>
            </w:tcPrChange>
          </w:tcPr>
          <w:p w14:paraId="21153CC4" w14:textId="11A587E6" w:rsidR="00CC2A02" w:rsidRPr="001A2642" w:rsidRDefault="00917847" w:rsidP="00FA7C89">
            <w:pPr>
              <w:pStyle w:val="ListParagraph"/>
              <w:spacing w:line="276" w:lineRule="auto"/>
              <w:ind w:left="43"/>
              <w:rPr>
                <w:lang w:val="vi-VN"/>
              </w:rPr>
              <w:pPrChange w:id="4268" w:author="Nguyet Nguyen (Senior Legal Executive)" w:date="2026-05-05T10:18:00Z">
                <w:pPr>
                  <w:pStyle w:val="ListParagraph"/>
                  <w:spacing w:line="276" w:lineRule="auto"/>
                </w:pPr>
              </w:pPrChange>
            </w:pPr>
            <w:r w:rsidRPr="001A2642">
              <w:rPr>
                <w:lang w:val="vi-VN"/>
              </w:rPr>
              <w:t xml:space="preserve">Bản </w:t>
            </w:r>
            <w:r w:rsidRPr="001A2642">
              <w:t>scan màu</w:t>
            </w:r>
          </w:p>
        </w:tc>
        <w:tc>
          <w:tcPr>
            <w:tcW w:w="1170" w:type="dxa"/>
            <w:vAlign w:val="center"/>
            <w:tcPrChange w:id="4269" w:author="Nguyet Nguyen (Senior Legal Executive)" w:date="2026-05-05T10:18:00Z">
              <w:tcPr>
                <w:tcW w:w="1257" w:type="dxa"/>
                <w:vAlign w:val="center"/>
              </w:tcPr>
            </w:tcPrChange>
          </w:tcPr>
          <w:p w14:paraId="46C8F6E1" w14:textId="77777777" w:rsidR="00CC2A02" w:rsidRPr="001A2642" w:rsidRDefault="00CC2A02" w:rsidP="00FA7C89">
            <w:pPr>
              <w:pStyle w:val="ListParagraph"/>
              <w:spacing w:line="276" w:lineRule="auto"/>
              <w:ind w:left="258"/>
              <w:rPr>
                <w:lang w:val="vi-VN"/>
              </w:rPr>
              <w:pPrChange w:id="4270" w:author="Nguyet Nguyen (Senior Legal Executive)" w:date="2026-05-05T10:18:00Z">
                <w:pPr>
                  <w:pStyle w:val="ListParagraph"/>
                  <w:spacing w:line="276" w:lineRule="auto"/>
                </w:pPr>
              </w:pPrChange>
            </w:pPr>
            <w:r w:rsidRPr="001A2642">
              <w:rPr>
                <w:lang w:val="en-US"/>
              </w:rPr>
              <w:t>01</w:t>
            </w:r>
          </w:p>
        </w:tc>
      </w:tr>
    </w:tbl>
    <w:p w14:paraId="629B742C" w14:textId="77777777" w:rsidR="00C25B98" w:rsidRPr="001A2642" w:rsidRDefault="00C25B98" w:rsidP="00F21133">
      <w:pPr>
        <w:spacing w:after="0" w:line="276" w:lineRule="auto"/>
        <w:rPr>
          <w:rFonts w:ascii="Times New Roman" w:hAnsi="Times New Roman"/>
          <w:sz w:val="24"/>
          <w:szCs w:val="24"/>
        </w:rPr>
      </w:pPr>
    </w:p>
    <w:sectPr w:rsidR="00C25B98" w:rsidRPr="001A2642" w:rsidSect="0083057F">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27" w:author="Nguyet Nguyen (Senior Legal Executive) [2]" w:date="2026-05-05T11:18:00Z" w:initials="NTN(AE">
    <w:p w14:paraId="6299257A" w14:textId="08071D51" w:rsidR="00A71CBF" w:rsidRDefault="00A71CBF">
      <w:pPr>
        <w:pStyle w:val="CommentText"/>
      </w:pPr>
      <w:r>
        <w:rPr>
          <w:rStyle w:val="CommentReference"/>
        </w:rPr>
        <w:annotationRef/>
      </w:r>
      <w:r>
        <w:t>Khi ghi địa điểm tổ chức, vui lòng ghi rõ địa chỉ, hoặc ít nhất Mall đó thuộc Tỉnh/Thành phố nào</w:t>
      </w:r>
    </w:p>
  </w:comment>
  <w:comment w:id="469" w:author="Nguyet Nguyen (Senior Legal Executive) [3]" w:date="2026-05-05T11:41:00Z" w:initials="NTN(AE">
    <w:p w14:paraId="344B5BAD" w14:textId="77777777" w:rsidR="00A71CBF" w:rsidRDefault="00A71CBF" w:rsidP="00C31EB7">
      <w:pPr>
        <w:pStyle w:val="CommentText"/>
      </w:pPr>
      <w:r>
        <w:rPr>
          <w:rStyle w:val="CommentReference"/>
        </w:rPr>
        <w:annotationRef/>
      </w:r>
      <w:r>
        <w:t xml:space="preserve">Các nội dung tiếng Anh: vui lòng ghi thêm tiếng Việt dạng song ngữ </w:t>
      </w:r>
    </w:p>
    <w:p w14:paraId="4A08CCB2" w14:textId="77777777" w:rsidR="00A71CBF" w:rsidRDefault="00A71CBF" w:rsidP="00C31EB7">
      <w:pPr>
        <w:pStyle w:val="CommentText"/>
      </w:pPr>
      <w:r>
        <w:t>Vui lòng bổ sung xuyên suốt nội dung hạng mục có tiếng Anh (trừ ngôn ngữ kỹ thuật/ thuật ngữ đại chúng mọi người đều hiểu)</w:t>
      </w:r>
    </w:p>
    <w:p w14:paraId="651F4CE1" w14:textId="4EA1A221" w:rsidR="00A71CBF" w:rsidRDefault="00A71CBF" w:rsidP="00C31EB7">
      <w:pPr>
        <w:pStyle w:val="CommentText"/>
      </w:pPr>
      <w:r>
        <w:t>Không ghi nửa Anh nửa Việt</w:t>
      </w:r>
    </w:p>
  </w:comment>
  <w:comment w:id="526" w:author="Nguyet Nguyen (Senior Legal Executive) [4]" w:date="2026-05-05T11:21:00Z" w:initials="NTN(AE">
    <w:p w14:paraId="353B2590" w14:textId="33387596" w:rsidR="00A71CBF" w:rsidRDefault="00A71CBF">
      <w:pPr>
        <w:pStyle w:val="CommentText"/>
      </w:pPr>
      <w:r>
        <w:rPr>
          <w:rStyle w:val="CommentReference"/>
        </w:rPr>
        <w:annotationRef/>
      </w:r>
      <w:r>
        <w:t>Ghi thời gian phải có đủ ngày tháng năm</w:t>
      </w:r>
    </w:p>
    <w:p w14:paraId="1803D82E" w14:textId="1079F218" w:rsidR="00A71CBF" w:rsidRDefault="00A71CBF">
      <w:pPr>
        <w:pStyle w:val="CommentText"/>
      </w:pPr>
      <w:r>
        <w:t>Nếu có giờ cụ thể cũng ghi vào luôn nhé Team</w:t>
      </w:r>
    </w:p>
  </w:comment>
  <w:comment w:id="596" w:author="Nguyet Nguyen (Senior Legal Executive) [5]" w:date="2026-05-05T11:33:00Z" w:initials="NTN(AE">
    <w:p w14:paraId="47D61555" w14:textId="4D1B9C72" w:rsidR="00A71CBF" w:rsidRDefault="00A71CBF">
      <w:pPr>
        <w:pStyle w:val="CommentText"/>
      </w:pPr>
      <w:r>
        <w:rPr>
          <w:rStyle w:val="CommentReference"/>
        </w:rPr>
        <w:annotationRef/>
      </w:r>
      <w:r>
        <w:t xml:space="preserve">PO chỉ đang duyệt cho hạng mục shooting và communication, không có hạng mục thi công lắp đặt. </w:t>
      </w:r>
    </w:p>
    <w:p w14:paraId="0AF924A3" w14:textId="176108DB" w:rsidR="00A71CBF" w:rsidRDefault="00A71CBF">
      <w:pPr>
        <w:pStyle w:val="CommentText"/>
      </w:pPr>
      <w:r>
        <w:t>Vui lòng xóa các hạng mục sản xuất lắp đặt, không đề cập ở đây.</w:t>
      </w:r>
    </w:p>
    <w:p w14:paraId="009D6AF1" w14:textId="1BCA6864" w:rsidR="00A71CBF" w:rsidRDefault="00A71CBF">
      <w:pPr>
        <w:pStyle w:val="CommentText"/>
      </w:pPr>
      <w:r w:rsidRPr="00A71CBF">
        <w:rPr>
          <w:highlight w:val="green"/>
        </w:rPr>
        <w:t xml:space="preserve">Các nội dung liên quan đến sản xuất, thi công, lắp đặt, </w:t>
      </w:r>
      <w:r>
        <w:rPr>
          <w:highlight w:val="green"/>
        </w:rPr>
        <w:t xml:space="preserve">bảo hành, </w:t>
      </w:r>
      <w:r w:rsidRPr="00A71CBF">
        <w:rPr>
          <w:highlight w:val="green"/>
        </w:rPr>
        <w:t>giấy phép tổ chức sự kiện biểu diễn… Team nhớ đề cập trong Báo giá sự kiện và ghi nhận đầy đủ vào Phụ lục số 01 của Hợp đồng (sau này)</w:t>
      </w:r>
    </w:p>
    <w:p w14:paraId="6AF0D6D9" w14:textId="77777777" w:rsidR="00A71CBF" w:rsidRDefault="00A71CBF">
      <w:pPr>
        <w:pStyle w:val="CommentText"/>
      </w:pPr>
    </w:p>
  </w:comment>
  <w:comment w:id="630" w:author="Nguyen Quynh Thuy Tien (Senior Social &amp; Digital Marketing Executive)" w:date="2026-04-24T11:16:00Z" w:initials="TN">
    <w:p w14:paraId="44DC8552" w14:textId="165CA4E5" w:rsidR="00A71CBF" w:rsidRDefault="00A71CBF">
      <w:pPr>
        <w:pStyle w:val="CommentText"/>
      </w:pPr>
      <w:r>
        <w:rPr>
          <w:rStyle w:val="CommentReference"/>
        </w:rPr>
        <w:annotationRef/>
      </w:r>
      <w:r>
        <w:t>Ensure thời gian này sau ngày có PO và ngày ký hợp đồng</w:t>
      </w:r>
    </w:p>
  </w:comment>
  <w:comment w:id="927" w:author="Nguyet Nguyen (Senior Legal Executive) [6]" w:date="2026-05-05T11:43:00Z" w:initials="NTN(AE">
    <w:p w14:paraId="072A8CBE" w14:textId="68CACFF7" w:rsidR="00A71CBF" w:rsidRDefault="00A71CBF">
      <w:pPr>
        <w:pStyle w:val="CommentText"/>
      </w:pPr>
      <w:r>
        <w:rPr>
          <w:rStyle w:val="CommentReference"/>
        </w:rPr>
        <w:annotationRef/>
      </w:r>
      <w:r>
        <w:t>ĐVT là gì?</w:t>
      </w:r>
    </w:p>
  </w:comment>
  <w:comment w:id="970" w:author="Nguyen Quynh Thuy Tien (Senior Social &amp; Digital Marketing Executive)" w:date="2026-04-23T11:14:00Z" w:initials="TN">
    <w:p w14:paraId="10BBF068" w14:textId="3260A038" w:rsidR="00A71CBF" w:rsidRDefault="00A71CBF">
      <w:pPr>
        <w:pStyle w:val="CommentText"/>
      </w:pPr>
      <w:r>
        <w:rPr>
          <w:rStyle w:val="CommentReference"/>
        </w:rPr>
        <w:annotationRef/>
      </w:r>
      <w:r>
        <w:rPr>
          <w:rStyle w:val="CommentReference"/>
        </w:rPr>
        <w:t>Điền tên hạng mục vào đây</w:t>
      </w:r>
    </w:p>
  </w:comment>
  <w:comment w:id="1054" w:author="Nguyet Nguyen (Senior Legal Executive) [7]" w:date="2026-05-05T11:28:00Z" w:initials="NTN(AE">
    <w:p w14:paraId="3214D8EB" w14:textId="1FEB5D0A" w:rsidR="00A71CBF" w:rsidRDefault="00A71CBF">
      <w:pPr>
        <w:pStyle w:val="CommentText"/>
      </w:pPr>
      <w:r>
        <w:rPr>
          <w:rStyle w:val="CommentReference"/>
        </w:rPr>
        <w:annotationRef/>
      </w:r>
      <w:r>
        <w:t xml:space="preserve">Các nội dung tiếng Anh: vui lòng ghi thêm tiếng Việt dạng song ngữ </w:t>
      </w:r>
    </w:p>
    <w:p w14:paraId="235D09D3" w14:textId="05109B46" w:rsidR="00A71CBF" w:rsidRDefault="00A71CBF">
      <w:pPr>
        <w:pStyle w:val="CommentText"/>
      </w:pPr>
      <w:r>
        <w:t>Vui lòng bổ sung xuyên suốt nội dung hạng mục có tiếng Anh (trừ ngôn ngữ kỹ thuật/ thuật ngữ đại chúng mọi người đều hiểu)</w:t>
      </w:r>
    </w:p>
    <w:p w14:paraId="10233AA5" w14:textId="742A03D6" w:rsidR="00A71CBF" w:rsidRDefault="00A71CBF">
      <w:pPr>
        <w:pStyle w:val="CommentText"/>
      </w:pPr>
      <w:r>
        <w:t>Không ghi nửa Anh nửa Việt</w:t>
      </w:r>
    </w:p>
  </w:comment>
  <w:comment w:id="2779" w:author="Nguyet Nguyen (Senior Legal Executive) [8]" w:date="2026-05-05T11:51:00Z" w:initials="NTN(AE">
    <w:p w14:paraId="1ECDA086" w14:textId="1C40DDEB" w:rsidR="00A71CBF" w:rsidRDefault="00A71CBF">
      <w:pPr>
        <w:pStyle w:val="CommentText"/>
      </w:pPr>
      <w:r>
        <w:rPr>
          <w:rStyle w:val="CommentReference"/>
        </w:rPr>
        <w:annotationRef/>
      </w:r>
      <w:r>
        <w:t>Bảo hành áp dụng cho hạng mục sản xuất, thi công lắp đặt</w:t>
      </w:r>
    </w:p>
  </w:comment>
  <w:comment w:id="2916" w:author="Nguyet Nguyen (Senior Legal Executive)" w:date="2026-05-05T10:04:00Z" w:initials="NTN(AE">
    <w:p w14:paraId="7997465B" w14:textId="3F4B4452" w:rsidR="00A71CBF" w:rsidRDefault="00A71CBF">
      <w:pPr>
        <w:pStyle w:val="CommentText"/>
      </w:pPr>
      <w:r>
        <w:rPr>
          <w:rStyle w:val="CommentReference"/>
        </w:rPr>
        <w:annotationRef/>
      </w:r>
      <w:r>
        <w:t>Bàn giao nghiệm thu sẽ do Trưởng BP ghi ý kiến: là anh Phúc chứ Team.</w:t>
      </w:r>
    </w:p>
    <w:p w14:paraId="6458141D" w14:textId="7C6B9C6A" w:rsidR="00A71CBF" w:rsidRDefault="00A71CBF">
      <w:pPr>
        <w:pStyle w:val="CommentText"/>
      </w:pPr>
      <w:r>
        <w:t>Vui lòng đổi lại vị trí giúp nhé</w:t>
      </w:r>
    </w:p>
  </w:comment>
  <w:comment w:id="3217" w:author="Nguyen Quynh Thuy Tien (Senior Social &amp; Digital Marketing Executive)" w:date="2026-04-23T11:18:00Z" w:initials="TN">
    <w:p w14:paraId="72EAE7FC" w14:textId="6119663D" w:rsidR="00A71CBF" w:rsidRDefault="00A71CBF">
      <w:pPr>
        <w:pStyle w:val="CommentText"/>
      </w:pPr>
      <w:r>
        <w:rPr>
          <w:rStyle w:val="CommentReference"/>
        </w:rPr>
        <w:annotationRef/>
      </w:r>
      <w:r>
        <w:t>Sau khi check finance thì payment term phải apply cho all vendors là 30%-70%. Team ko xin exceptional được ạ</w:t>
      </w:r>
    </w:p>
  </w:comment>
  <w:comment w:id="3314" w:author="Nguyet Nguyen (Senior Legal Executive) [9]" w:date="2026-05-05T11:52:00Z" w:initials="NTN(AE">
    <w:p w14:paraId="70EF32DF" w14:textId="1193589A" w:rsidR="00A71CBF" w:rsidRDefault="00A71CBF">
      <w:pPr>
        <w:pStyle w:val="CommentText"/>
      </w:pPr>
      <w:r>
        <w:rPr>
          <w:rStyle w:val="CommentReference"/>
        </w:rPr>
        <w:annotationRef/>
      </w:r>
      <w:r>
        <w:t>Team phải gửi kèm Báo cáo hình ảnh sau khi kết thúc sự kiện, bao gồm:</w:t>
      </w:r>
    </w:p>
    <w:p w14:paraId="1757D715" w14:textId="7C981371" w:rsidR="00A71CBF" w:rsidRDefault="00A71CBF" w:rsidP="00A71CBF">
      <w:pPr>
        <w:pStyle w:val="CommentText"/>
        <w:numPr>
          <w:ilvl w:val="0"/>
          <w:numId w:val="51"/>
        </w:numPr>
      </w:pPr>
      <w:r>
        <w:t xml:space="preserve">Hình ảnh sự kiện, hình ảnh shooting KOL, hình ảnh bài đăng quảng cáo, file PDF kế hoạch ý tưởng và các hình ảnh hạng mục khác liên quan </w:t>
      </w:r>
    </w:p>
  </w:comment>
  <w:comment w:id="3549" w:author="Nguyen Quynh Thuy Tien (Senior Social &amp; Digital Marketing Executive)" w:date="2026-04-23T11:22:00Z" w:initials="TN">
    <w:p w14:paraId="5B0DE6F4" w14:textId="2377C068" w:rsidR="00A71CBF" w:rsidRDefault="00A71CBF">
      <w:pPr>
        <w:pStyle w:val="CommentText"/>
      </w:pPr>
      <w:r>
        <w:rPr>
          <w:rStyle w:val="CommentReference"/>
        </w:rPr>
        <w:annotationRef/>
      </w:r>
      <w:r>
        <w:t>Team check về KPI cam kết</w:t>
      </w:r>
    </w:p>
  </w:comment>
  <w:comment w:id="3628" w:author="Nguyen Quynh Thuy Tien (Senior Social &amp; Digital Marketing Executive)" w:date="2026-04-23T11:14:00Z" w:initials="TN">
    <w:p w14:paraId="42EC5DC4" w14:textId="77777777" w:rsidR="00A71CBF" w:rsidRDefault="00A71CBF" w:rsidP="003A45C0">
      <w:pPr>
        <w:pStyle w:val="CommentText"/>
      </w:pPr>
      <w:r>
        <w:rPr>
          <w:rStyle w:val="CommentReference"/>
        </w:rPr>
        <w:annotationRef/>
      </w:r>
      <w:r>
        <w:rPr>
          <w:rStyle w:val="CommentReference"/>
        </w:rPr>
        <w:t>Điền tên hạng mục vào đây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99257A" w15:done="0"/>
  <w15:commentEx w15:paraId="651F4CE1" w15:done="0"/>
  <w15:commentEx w15:paraId="1803D82E" w15:done="0"/>
  <w15:commentEx w15:paraId="6AF0D6D9" w15:done="0"/>
  <w15:commentEx w15:paraId="44DC8552" w15:done="0"/>
  <w15:commentEx w15:paraId="072A8CBE" w15:done="0"/>
  <w15:commentEx w15:paraId="10BBF068" w15:done="0"/>
  <w15:commentEx w15:paraId="10233AA5" w15:done="0"/>
  <w15:commentEx w15:paraId="1ECDA086" w15:done="0"/>
  <w15:commentEx w15:paraId="6458141D" w15:done="0"/>
  <w15:commentEx w15:paraId="72EAE7FC" w15:done="0"/>
  <w15:commentEx w15:paraId="1757D715" w15:done="0"/>
  <w15:commentEx w15:paraId="5B0DE6F4" w15:done="0"/>
  <w15:commentEx w15:paraId="42EC5D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7A6A9A" w16cex:dateUtc="2026-04-23T04:17:00Z"/>
  <w16cex:commentExtensible w16cex:durableId="04786BAB" w16cex:dateUtc="2026-04-24T04:16:00Z"/>
  <w16cex:commentExtensible w16cex:durableId="38E600C6" w16cex:dateUtc="2026-04-23T04:14:00Z"/>
  <w16cex:commentExtensible w16cex:durableId="07455BEA" w16cex:dateUtc="2026-04-23T04:18:00Z"/>
  <w16cex:commentExtensible w16cex:durableId="447EC2F4" w16cex:dateUtc="2026-04-23T04:22:00Z"/>
  <w16cex:commentExtensible w16cex:durableId="22BDD69F" w16cex:dateUtc="2026-04-23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8CE9C7" w16cid:durableId="307A6A9A"/>
  <w16cid:commentId w16cid:paraId="44DC8552" w16cid:durableId="04786BAB"/>
  <w16cid:commentId w16cid:paraId="10BBF068" w16cid:durableId="38E600C6"/>
  <w16cid:commentId w16cid:paraId="72EAE7FC" w16cid:durableId="07455BEA"/>
  <w16cid:commentId w16cid:paraId="5B0DE6F4" w16cid:durableId="447EC2F4"/>
  <w16cid:commentId w16cid:paraId="42EC5DC4" w16cid:durableId="22BDD69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BA53A8" w14:textId="77777777" w:rsidR="00AD4A39" w:rsidRDefault="00AD4A39" w:rsidP="00752A01">
      <w:pPr>
        <w:spacing w:after="0" w:line="240" w:lineRule="auto"/>
      </w:pPr>
      <w:r>
        <w:separator/>
      </w:r>
    </w:p>
  </w:endnote>
  <w:endnote w:type="continuationSeparator" w:id="0">
    <w:p w14:paraId="0E35840B" w14:textId="77777777" w:rsidR="00AD4A39" w:rsidRDefault="00AD4A39" w:rsidP="00752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A80E9" w14:textId="615B857F" w:rsidR="00A71CBF" w:rsidRPr="00DD7084" w:rsidRDefault="00A71CBF" w:rsidP="00C0336B">
    <w:pPr>
      <w:pStyle w:val="Footer"/>
      <w:rPr>
        <w:i/>
        <w:iCs/>
        <w:sz w:val="18"/>
        <w:szCs w:val="20"/>
      </w:rPr>
    </w:pPr>
    <w:r w:rsidRPr="00DD7084">
      <w:rPr>
        <w:i/>
        <w:iCs/>
        <w:sz w:val="18"/>
        <w:szCs w:val="20"/>
      </w:rPr>
      <w:t>Contract Number</w:t>
    </w:r>
    <w:ins w:id="292" w:author="Nguyet Nguyen (Senior Legal Executive)" w:date="2026-05-05T09:54:00Z">
      <w:r>
        <w:rPr>
          <w:i/>
          <w:iCs/>
          <w:sz w:val="18"/>
          <w:szCs w:val="20"/>
          <w:lang w:val="en-US"/>
        </w:rPr>
        <w:t xml:space="preserve"> </w:t>
      </w:r>
      <w:r w:rsidRPr="00221C2A">
        <w:rPr>
          <w:b/>
          <w:bCs/>
          <w:i/>
          <w:color w:val="0000CC"/>
          <w:sz w:val="18"/>
          <w:szCs w:val="18"/>
          <w:rPrChange w:id="293" w:author="Nguyet Nguyen (Senior Legal Executive)" w:date="2026-05-05T09:54:00Z">
            <w:rPr>
              <w:b/>
              <w:bCs/>
              <w:color w:val="0000CC"/>
            </w:rPr>
          </w:rPrChange>
        </w:rPr>
        <w:t>779/</w:t>
      </w:r>
      <w:r w:rsidRPr="00221C2A">
        <w:rPr>
          <w:b/>
          <w:bCs/>
          <w:i/>
          <w:sz w:val="18"/>
          <w:szCs w:val="18"/>
          <w:rPrChange w:id="294" w:author="Nguyet Nguyen (Senior Legal Executive)" w:date="2026-05-05T09:54:00Z">
            <w:rPr>
              <w:b/>
              <w:bCs/>
            </w:rPr>
          </w:rPrChange>
        </w:rPr>
        <w:t>2026/1106-ESE/ACFC-CROSSOVERS</w:t>
      </w:r>
      <w:r w:rsidRPr="008A4AAF" w:rsidDel="00221C2A">
        <w:rPr>
          <w:i/>
          <w:iCs/>
          <w:sz w:val="18"/>
          <w:szCs w:val="20"/>
        </w:rPr>
        <w:t xml:space="preserve"> </w:t>
      </w:r>
    </w:ins>
    <w:del w:id="295" w:author="Nguyet Nguyen (Senior Legal Executive)" w:date="2026-05-05T09:54:00Z">
      <w:r w:rsidRPr="008A4AAF" w:rsidDel="00221C2A">
        <w:rPr>
          <w:i/>
          <w:iCs/>
          <w:sz w:val="18"/>
          <w:szCs w:val="20"/>
        </w:rPr>
        <w:delText>[__]/2024/1106-ESE/ACFC-[NCC]</w:delText>
      </w:r>
    </w:del>
    <w:r w:rsidRPr="00DD7084">
      <w:rPr>
        <w:i/>
        <w:iCs/>
        <w:sz w:val="18"/>
        <w:szCs w:val="20"/>
      </w:rPr>
      <w:tab/>
    </w:r>
    <w:r w:rsidRPr="00DD7084">
      <w:rPr>
        <w:i/>
        <w:iCs/>
        <w:sz w:val="18"/>
        <w:szCs w:val="20"/>
      </w:rPr>
      <w:tab/>
      <w:t xml:space="preserve">Trang </w:t>
    </w:r>
    <w:r w:rsidRPr="00603082">
      <w:rPr>
        <w:b/>
        <w:i/>
        <w:iCs/>
        <w:sz w:val="18"/>
        <w:szCs w:val="20"/>
      </w:rPr>
      <w:fldChar w:fldCharType="begin"/>
    </w:r>
    <w:r w:rsidRPr="00603082">
      <w:rPr>
        <w:b/>
        <w:i/>
        <w:iCs/>
        <w:sz w:val="18"/>
        <w:szCs w:val="20"/>
      </w:rPr>
      <w:instrText xml:space="preserve"> PAGE </w:instrText>
    </w:r>
    <w:r w:rsidRPr="00603082">
      <w:rPr>
        <w:b/>
        <w:i/>
        <w:iCs/>
        <w:sz w:val="18"/>
        <w:szCs w:val="20"/>
      </w:rPr>
      <w:fldChar w:fldCharType="separate"/>
    </w:r>
    <w:r w:rsidR="00737226">
      <w:rPr>
        <w:b/>
        <w:i/>
        <w:iCs/>
        <w:noProof/>
        <w:sz w:val="18"/>
        <w:szCs w:val="20"/>
      </w:rPr>
      <w:t>15</w:t>
    </w:r>
    <w:r w:rsidRPr="00603082">
      <w:rPr>
        <w:b/>
        <w:i/>
        <w:iCs/>
        <w:sz w:val="18"/>
        <w:szCs w:val="20"/>
      </w:rPr>
      <w:fldChar w:fldCharType="end"/>
    </w:r>
    <w:r w:rsidRPr="00603082">
      <w:rPr>
        <w:b/>
        <w:i/>
        <w:iCs/>
        <w:sz w:val="18"/>
        <w:szCs w:val="20"/>
      </w:rPr>
      <w:t>/</w:t>
    </w:r>
    <w:r w:rsidRPr="00603082">
      <w:rPr>
        <w:b/>
        <w:i/>
        <w:iCs/>
        <w:sz w:val="18"/>
        <w:szCs w:val="20"/>
      </w:rPr>
      <w:fldChar w:fldCharType="begin"/>
    </w:r>
    <w:r w:rsidRPr="00603082">
      <w:rPr>
        <w:b/>
        <w:i/>
        <w:iCs/>
        <w:sz w:val="18"/>
        <w:szCs w:val="20"/>
      </w:rPr>
      <w:instrText xml:space="preserve"> NUMPAGES  </w:instrText>
    </w:r>
    <w:r w:rsidRPr="00603082">
      <w:rPr>
        <w:b/>
        <w:i/>
        <w:iCs/>
        <w:sz w:val="18"/>
        <w:szCs w:val="20"/>
      </w:rPr>
      <w:fldChar w:fldCharType="separate"/>
    </w:r>
    <w:r w:rsidR="00737226">
      <w:rPr>
        <w:b/>
        <w:i/>
        <w:iCs/>
        <w:noProof/>
        <w:sz w:val="18"/>
        <w:szCs w:val="20"/>
      </w:rPr>
      <w:t>21</w:t>
    </w:r>
    <w:r w:rsidRPr="00603082">
      <w:rPr>
        <w:b/>
        <w:i/>
        <w:iCs/>
        <w:sz w:val="18"/>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CF2A1" w14:textId="77777777" w:rsidR="00AD4A39" w:rsidRDefault="00AD4A39" w:rsidP="00752A01">
      <w:pPr>
        <w:spacing w:after="0" w:line="240" w:lineRule="auto"/>
      </w:pPr>
      <w:r>
        <w:separator/>
      </w:r>
    </w:p>
  </w:footnote>
  <w:footnote w:type="continuationSeparator" w:id="0">
    <w:p w14:paraId="1747A4DB" w14:textId="77777777" w:rsidR="00AD4A39" w:rsidRDefault="00AD4A39" w:rsidP="00752A01">
      <w:pPr>
        <w:spacing w:after="0" w:line="240" w:lineRule="auto"/>
      </w:pPr>
      <w:r>
        <w:continuationSeparator/>
      </w:r>
    </w:p>
  </w:footnote>
  <w:footnote w:id="1">
    <w:p w14:paraId="2AEF33EC" w14:textId="77777777" w:rsidR="00A71CBF" w:rsidRPr="00E73A74" w:rsidDel="00221C2A" w:rsidRDefault="00A71CBF" w:rsidP="009306D5">
      <w:pPr>
        <w:pStyle w:val="FootnoteText"/>
        <w:jc w:val="both"/>
        <w:rPr>
          <w:del w:id="137" w:author="Nguyet Nguyen (Senior Legal Executive)" w:date="2026-05-05T09:49:00Z"/>
          <w:sz w:val="18"/>
          <w:szCs w:val="18"/>
        </w:rPr>
      </w:pPr>
      <w:del w:id="138" w:author="Nguyet Nguyen (Senior Legal Executive)" w:date="2026-05-05T09:49:00Z">
        <w:r w:rsidRPr="00E73A74" w:rsidDel="00221C2A">
          <w:rPr>
            <w:rStyle w:val="FootnoteReference"/>
            <w:sz w:val="18"/>
            <w:szCs w:val="18"/>
          </w:rPr>
          <w:footnoteRef/>
        </w:r>
        <w:r w:rsidRPr="00E73A74" w:rsidDel="00221C2A">
          <w:rPr>
            <w:sz w:val="18"/>
            <w:szCs w:val="18"/>
          </w:rPr>
          <w:delText xml:space="preserve"> </w:delText>
        </w:r>
        <w:r w:rsidRPr="00E73A74" w:rsidDel="00221C2A">
          <w:rPr>
            <w:i/>
            <w:iCs/>
            <w:sz w:val="18"/>
            <w:szCs w:val="18"/>
          </w:rPr>
          <w:delText>Đối tượng áp dụng mẫu Hợp Đồng: (i)Công ty; (ii) Có thể xuất hóa đơn GTGT</w:delText>
        </w:r>
      </w:del>
    </w:p>
  </w:footnote>
  <w:footnote w:id="2">
    <w:p w14:paraId="35A7B103" w14:textId="77777777" w:rsidR="00A71CBF" w:rsidRPr="00E73A74" w:rsidDel="00221C2A" w:rsidRDefault="00A71CBF" w:rsidP="009306D5">
      <w:pPr>
        <w:pStyle w:val="FootnoteText"/>
        <w:jc w:val="both"/>
        <w:rPr>
          <w:del w:id="145" w:author="Nguyet Nguyen (Senior Legal Executive)" w:date="2026-05-05T09:47:00Z"/>
          <w:sz w:val="18"/>
          <w:szCs w:val="18"/>
        </w:rPr>
      </w:pPr>
      <w:del w:id="146" w:author="Nguyet Nguyen (Senior Legal Executive)" w:date="2026-05-05T09:47:00Z">
        <w:r w:rsidRPr="00E73A74" w:rsidDel="00221C2A">
          <w:rPr>
            <w:rStyle w:val="FootnoteReference"/>
            <w:sz w:val="18"/>
            <w:szCs w:val="18"/>
          </w:rPr>
          <w:footnoteRef/>
        </w:r>
        <w:r w:rsidRPr="00E73A74" w:rsidDel="00221C2A">
          <w:rPr>
            <w:sz w:val="18"/>
            <w:szCs w:val="18"/>
          </w:rPr>
          <w:delText xml:space="preserve"> </w:delText>
        </w:r>
        <w:r w:rsidRPr="00E73A74" w:rsidDel="00221C2A">
          <w:rPr>
            <w:i/>
            <w:iCs/>
            <w:sz w:val="18"/>
            <w:szCs w:val="18"/>
          </w:rPr>
          <w:delText>Vui lòng điền ngắn gọn nội dung Hợp Đồng (Ví dụ: tổ chức Sự Kiện khai trương nhãn hàng Nike tại Lotte Mall)</w:delText>
        </w:r>
      </w:del>
    </w:p>
  </w:footnote>
  <w:footnote w:id="3">
    <w:p w14:paraId="7D3E967B" w14:textId="77777777" w:rsidR="00A71CBF" w:rsidRPr="00E32F7B" w:rsidDel="005B3B96" w:rsidRDefault="00A71CBF" w:rsidP="00116BC3">
      <w:pPr>
        <w:pStyle w:val="FootnoteText"/>
        <w:rPr>
          <w:del w:id="220" w:author="Nguyet Nguyen (Senior Legal Executive)" w:date="2026-05-05T10:28:00Z"/>
          <w:i/>
          <w:iCs/>
        </w:rPr>
      </w:pPr>
      <w:del w:id="221" w:author="Nguyet Nguyen (Senior Legal Executive)" w:date="2026-05-05T10:28:00Z">
        <w:r w:rsidRPr="00E73A74" w:rsidDel="005B3B96">
          <w:rPr>
            <w:rStyle w:val="FootnoteReference"/>
            <w:sz w:val="18"/>
            <w:szCs w:val="18"/>
          </w:rPr>
          <w:footnoteRef/>
        </w:r>
        <w:r w:rsidRPr="00E73A74" w:rsidDel="005B3B96">
          <w:rPr>
            <w:sz w:val="18"/>
            <w:szCs w:val="18"/>
          </w:rPr>
          <w:delText xml:space="preserve"> </w:delText>
        </w:r>
        <w:r w:rsidRPr="00E73A74" w:rsidDel="005B3B96">
          <w:rPr>
            <w:i/>
            <w:iCs/>
            <w:sz w:val="18"/>
            <w:szCs w:val="18"/>
          </w:rPr>
          <w:delText>Vui lòng điền thông tin của Nhà cung cấp</w:delText>
        </w:r>
      </w:del>
    </w:p>
  </w:footnote>
  <w:footnote w:id="4">
    <w:p w14:paraId="118B17C6" w14:textId="77777777" w:rsidR="00A71CBF" w:rsidRPr="00E73A74" w:rsidDel="0060038C" w:rsidRDefault="00A71CBF" w:rsidP="00752A01">
      <w:pPr>
        <w:pStyle w:val="FootnoteText"/>
        <w:rPr>
          <w:del w:id="513" w:author="Tien Nguyen" w:date="2026-04-23T17:16:00Z"/>
          <w:i/>
          <w:iCs/>
          <w:sz w:val="18"/>
          <w:szCs w:val="18"/>
        </w:rPr>
      </w:pPr>
      <w:del w:id="514" w:author="Tien Nguyen" w:date="2026-04-23T17:16:00Z">
        <w:r w:rsidRPr="00E73A74" w:rsidDel="0060038C">
          <w:rPr>
            <w:rStyle w:val="FootnoteReference"/>
            <w:sz w:val="18"/>
            <w:szCs w:val="18"/>
          </w:rPr>
          <w:footnoteRef/>
        </w:r>
        <w:r w:rsidRPr="00E73A74" w:rsidDel="0060038C">
          <w:rPr>
            <w:sz w:val="18"/>
            <w:szCs w:val="18"/>
          </w:rPr>
          <w:delText xml:space="preserve"> </w:delText>
        </w:r>
        <w:r w:rsidRPr="00E73A74" w:rsidDel="0060038C">
          <w:rPr>
            <w:i/>
            <w:iCs/>
            <w:sz w:val="18"/>
            <w:szCs w:val="18"/>
          </w:rPr>
          <w:delText>Vui lòng ghi rõ slot của gian hàng hoặc sảnh tổ chức Sự Kiện</w:delText>
        </w:r>
      </w:del>
    </w:p>
  </w:footnote>
  <w:footnote w:id="5">
    <w:p w14:paraId="201BC3EC" w14:textId="77777777" w:rsidR="00A71CBF" w:rsidRPr="00E73A74" w:rsidDel="0077350C" w:rsidRDefault="00A71CBF" w:rsidP="00752A01">
      <w:pPr>
        <w:pStyle w:val="FootnoteText"/>
        <w:rPr>
          <w:del w:id="590" w:author="Tien Nguyen" w:date="2026-04-23T20:29:00Z"/>
          <w:i/>
          <w:iCs/>
          <w:sz w:val="18"/>
          <w:szCs w:val="18"/>
        </w:rPr>
      </w:pPr>
      <w:del w:id="591" w:author="Tien Nguyen" w:date="2026-04-23T20:29:00Z">
        <w:r w:rsidRPr="00E73A74" w:rsidDel="0077350C">
          <w:rPr>
            <w:rStyle w:val="FootnoteReference"/>
            <w:sz w:val="18"/>
            <w:szCs w:val="18"/>
          </w:rPr>
          <w:footnoteRef/>
        </w:r>
        <w:r w:rsidRPr="00E73A74" w:rsidDel="0077350C">
          <w:rPr>
            <w:sz w:val="18"/>
            <w:szCs w:val="18"/>
          </w:rPr>
          <w:delText xml:space="preserve"> </w:delText>
        </w:r>
        <w:r w:rsidRPr="00E73A74" w:rsidDel="0077350C">
          <w:rPr>
            <w:i/>
            <w:iCs/>
            <w:sz w:val="18"/>
            <w:szCs w:val="18"/>
          </w:rPr>
          <w:delText xml:space="preserve">Vui lòng ghi rõ từ khung giờ tổ chức Sự Kiện (Ví dụ: từ 19h đến 21h30 ngày 01/01/2024) </w:delText>
        </w:r>
      </w:del>
    </w:p>
  </w:footnote>
  <w:footnote w:id="6">
    <w:p w14:paraId="64380907" w14:textId="77777777" w:rsidR="00A71CBF" w:rsidRPr="00E73A74" w:rsidDel="00EF77B8" w:rsidRDefault="00A71CBF" w:rsidP="00752A01">
      <w:pPr>
        <w:pStyle w:val="FootnoteText"/>
        <w:rPr>
          <w:del w:id="675" w:author="Nguyet Nguyen (Senior Legal Executive)" w:date="2026-05-05T10:00:00Z"/>
          <w:i/>
          <w:iCs/>
          <w:sz w:val="18"/>
          <w:szCs w:val="18"/>
        </w:rPr>
      </w:pPr>
      <w:del w:id="676" w:author="Nguyet Nguyen (Senior Legal Executive)" w:date="2026-05-05T10:00:00Z">
        <w:r w:rsidRPr="00E73A74" w:rsidDel="00EF77B8">
          <w:rPr>
            <w:rStyle w:val="FootnoteReference"/>
            <w:sz w:val="18"/>
            <w:szCs w:val="18"/>
          </w:rPr>
          <w:footnoteRef/>
        </w:r>
        <w:r w:rsidRPr="00E73A74" w:rsidDel="00EF77B8">
          <w:rPr>
            <w:sz w:val="18"/>
            <w:szCs w:val="18"/>
          </w:rPr>
          <w:delText xml:space="preserve"> </w:delText>
        </w:r>
        <w:r w:rsidRPr="00E73A74" w:rsidDel="00EF77B8">
          <w:rPr>
            <w:i/>
            <w:iCs/>
            <w:sz w:val="18"/>
            <w:szCs w:val="18"/>
          </w:rPr>
          <w:delText xml:space="preserve">Đối với các hạng mục </w:delText>
        </w:r>
        <w:r w:rsidRPr="00E73A74" w:rsidDel="00EF77B8">
          <w:rPr>
            <w:b/>
            <w:bCs/>
            <w:i/>
            <w:iCs/>
            <w:sz w:val="18"/>
            <w:szCs w:val="18"/>
          </w:rPr>
          <w:delText>quảng cáo trực tuyến</w:delText>
        </w:r>
        <w:r w:rsidRPr="00E73A74" w:rsidDel="00EF77B8">
          <w:rPr>
            <w:i/>
            <w:iCs/>
            <w:sz w:val="18"/>
            <w:szCs w:val="18"/>
          </w:rPr>
          <w:delText>, vui lòng dẫn rõ đường link (các) trang chạy quảng cáo</w:delText>
        </w:r>
      </w:del>
    </w:p>
  </w:footnote>
  <w:footnote w:id="7">
    <w:p w14:paraId="54BF38A5" w14:textId="77777777" w:rsidR="00A71CBF" w:rsidRPr="003B3CFA" w:rsidDel="00EF77B8" w:rsidRDefault="00A71CBF" w:rsidP="00752A01">
      <w:pPr>
        <w:pStyle w:val="FootnoteText"/>
        <w:rPr>
          <w:del w:id="703" w:author="Nguyet Nguyen (Senior Legal Executive)" w:date="2026-05-05T09:59:00Z"/>
          <w:i/>
          <w:iCs/>
        </w:rPr>
      </w:pPr>
      <w:del w:id="704" w:author="Nguyet Nguyen (Senior Legal Executive)" w:date="2026-05-05T09:59:00Z">
        <w:r w:rsidRPr="00E73A74" w:rsidDel="00EF77B8">
          <w:rPr>
            <w:rStyle w:val="FootnoteReference"/>
            <w:sz w:val="18"/>
            <w:szCs w:val="18"/>
          </w:rPr>
          <w:footnoteRef/>
        </w:r>
        <w:r w:rsidRPr="00E73A74" w:rsidDel="00EF77B8">
          <w:rPr>
            <w:sz w:val="18"/>
            <w:szCs w:val="18"/>
          </w:rPr>
          <w:delText xml:space="preserve"> </w:delText>
        </w:r>
        <w:r w:rsidRPr="00E73A74" w:rsidDel="00EF77B8">
          <w:rPr>
            <w:i/>
            <w:iCs/>
            <w:sz w:val="18"/>
            <w:szCs w:val="18"/>
          </w:rPr>
          <w:delText xml:space="preserve">Đối với các hạng mục </w:delText>
        </w:r>
        <w:r w:rsidRPr="00E73A74" w:rsidDel="00EF77B8">
          <w:rPr>
            <w:b/>
            <w:bCs/>
            <w:i/>
            <w:iCs/>
            <w:sz w:val="18"/>
            <w:szCs w:val="18"/>
          </w:rPr>
          <w:delText>được bảo hành</w:delText>
        </w:r>
        <w:r w:rsidRPr="00E73A74" w:rsidDel="00EF77B8">
          <w:rPr>
            <w:i/>
            <w:iCs/>
            <w:sz w:val="18"/>
            <w:szCs w:val="18"/>
          </w:rPr>
          <w:delText xml:space="preserve">, vui lòng ghi rõ tại cột Ghi Chú về </w:delText>
        </w:r>
        <w:r w:rsidRPr="00E73A74" w:rsidDel="00EF77B8">
          <w:rPr>
            <w:b/>
            <w:bCs/>
            <w:i/>
            <w:iCs/>
            <w:sz w:val="18"/>
            <w:szCs w:val="18"/>
          </w:rPr>
          <w:delText>điều kiện bảo hành và thời hạn bảo hành</w:delText>
        </w:r>
      </w:del>
    </w:p>
  </w:footnote>
  <w:footnote w:id="8">
    <w:p w14:paraId="46ECE962" w14:textId="77777777" w:rsidR="00A71CBF" w:rsidRPr="00E73A74" w:rsidDel="00537462" w:rsidRDefault="00A71CBF">
      <w:pPr>
        <w:pStyle w:val="FootnoteText"/>
        <w:rPr>
          <w:del w:id="3230" w:author="Nguyet Nguyen (Senior Legal Executive)" w:date="2026-05-05T10:11:00Z"/>
          <w:i/>
          <w:iCs/>
          <w:sz w:val="18"/>
          <w:szCs w:val="18"/>
        </w:rPr>
      </w:pPr>
      <w:del w:id="3231" w:author="Nguyet Nguyen (Senior Legal Executive)" w:date="2026-05-05T10:11:00Z">
        <w:r w:rsidRPr="00E73A74" w:rsidDel="00537462">
          <w:rPr>
            <w:rStyle w:val="FootnoteReference"/>
            <w:i/>
            <w:iCs/>
            <w:sz w:val="18"/>
            <w:szCs w:val="18"/>
          </w:rPr>
          <w:footnoteRef/>
        </w:r>
        <w:r w:rsidRPr="00E73A74" w:rsidDel="00537462">
          <w:rPr>
            <w:i/>
            <w:iCs/>
            <w:sz w:val="18"/>
            <w:szCs w:val="18"/>
          </w:rPr>
          <w:delText xml:space="preserve"> Thanh toán đợt 1 đến 50% Giá trị Hợp Đồng (đã bao gồm VAT)</w:delText>
        </w:r>
      </w:del>
    </w:p>
  </w:footnote>
  <w:footnote w:id="9">
    <w:p w14:paraId="09C22D78" w14:textId="77777777" w:rsidR="00A71CBF" w:rsidRPr="00E73A74" w:rsidDel="00693FF3" w:rsidRDefault="00A71CBF" w:rsidP="00752A01">
      <w:pPr>
        <w:pStyle w:val="FootnoteText"/>
        <w:rPr>
          <w:del w:id="3334" w:author="Tien Nguyen" w:date="2026-04-22T20:37:00Z"/>
          <w:sz w:val="18"/>
          <w:szCs w:val="18"/>
        </w:rPr>
      </w:pPr>
      <w:del w:id="3335" w:author="Tien Nguyen" w:date="2026-04-22T20:37:00Z">
        <w:r w:rsidRPr="00E73A74" w:rsidDel="00693FF3">
          <w:rPr>
            <w:rStyle w:val="FootnoteReference"/>
            <w:sz w:val="18"/>
            <w:szCs w:val="18"/>
          </w:rPr>
          <w:footnoteRef/>
        </w:r>
        <w:r w:rsidRPr="00E73A74" w:rsidDel="00693FF3">
          <w:rPr>
            <w:sz w:val="18"/>
            <w:szCs w:val="18"/>
          </w:rPr>
          <w:delText xml:space="preserve"> </w:delText>
        </w:r>
        <w:r w:rsidRPr="00E73A74" w:rsidDel="00693FF3">
          <w:rPr>
            <w:i/>
            <w:iCs/>
            <w:sz w:val="18"/>
            <w:szCs w:val="18"/>
          </w:rPr>
          <w:delText>Điền tên công ty NCC</w:delText>
        </w:r>
      </w:del>
    </w:p>
  </w:footnote>
  <w:footnote w:id="10">
    <w:p w14:paraId="79571867" w14:textId="05037126" w:rsidR="00A71CBF" w:rsidDel="00537462" w:rsidRDefault="00A71CBF" w:rsidP="00752A01">
      <w:pPr>
        <w:pStyle w:val="FootnoteText"/>
        <w:rPr>
          <w:del w:id="3366" w:author="Nguyet Nguyen (Senior Legal Executive)" w:date="2026-05-05T10:11:00Z"/>
        </w:rPr>
      </w:pPr>
      <w:del w:id="3367" w:author="Nguyet Nguyen (Senior Legal Executive)" w:date="2026-05-05T10:11:00Z">
        <w:r w:rsidRPr="00E73A74" w:rsidDel="00537462">
          <w:rPr>
            <w:rStyle w:val="FootnoteReference"/>
            <w:sz w:val="18"/>
            <w:szCs w:val="18"/>
          </w:rPr>
          <w:footnoteRef/>
        </w:r>
        <w:r w:rsidRPr="00E73A74" w:rsidDel="00537462">
          <w:rPr>
            <w:sz w:val="18"/>
            <w:szCs w:val="18"/>
          </w:rPr>
          <w:delText xml:space="preserve"> </w:delText>
        </w:r>
        <w:r w:rsidRPr="00E73A74" w:rsidDel="00537462">
          <w:rPr>
            <w:i/>
            <w:iCs/>
            <w:sz w:val="18"/>
            <w:szCs w:val="18"/>
          </w:rPr>
          <w:delText>Trường hợp Sự Kiện diễn ra tại cửa hàng ở các chi nhánh (ngoài Tp. Hồ Chí Minh) vui lòng làm việc với Kế toán để xác định sẽ ký Hợp Đồng và hoạch toán chi phí về cho Công ty hay Chi nhánh</w:delText>
        </w:r>
      </w:del>
    </w:p>
  </w:footnote>
  <w:footnote w:id="11">
    <w:p w14:paraId="0E7525EF" w14:textId="77777777" w:rsidR="00A71CBF" w:rsidRPr="00EE6B84" w:rsidDel="00537462" w:rsidRDefault="00A71CBF" w:rsidP="00F17168">
      <w:pPr>
        <w:pStyle w:val="FootnoteText"/>
        <w:rPr>
          <w:del w:id="3436" w:author="Nguyet Nguyen (Senior Legal Executive)" w:date="2026-05-05T10:13:00Z"/>
          <w:i/>
          <w:iCs/>
          <w:sz w:val="18"/>
          <w:szCs w:val="18"/>
        </w:rPr>
      </w:pPr>
      <w:del w:id="3437" w:author="Nguyet Nguyen (Senior Legal Executive)" w:date="2026-05-05T10:13:00Z">
        <w:r w:rsidRPr="00EE6B84" w:rsidDel="00537462">
          <w:rPr>
            <w:rStyle w:val="FootnoteReference"/>
            <w:i/>
            <w:iCs/>
            <w:sz w:val="18"/>
            <w:szCs w:val="18"/>
          </w:rPr>
          <w:footnoteRef/>
        </w:r>
        <w:r w:rsidRPr="00EE6B84" w:rsidDel="00537462">
          <w:rPr>
            <w:i/>
            <w:iCs/>
            <w:sz w:val="18"/>
            <w:szCs w:val="18"/>
          </w:rPr>
          <w:delText xml:space="preserve"> Vui lòng bấm chọn có thỏa thuận đặc biệt hay không</w:delText>
        </w:r>
      </w:del>
    </w:p>
  </w:footnote>
  <w:footnote w:id="12">
    <w:p w14:paraId="3F3CF680" w14:textId="77777777" w:rsidR="00A71CBF" w:rsidRPr="00EE6B84" w:rsidDel="00537462" w:rsidRDefault="00A71CBF" w:rsidP="00F17168">
      <w:pPr>
        <w:pStyle w:val="FootnoteText"/>
        <w:rPr>
          <w:del w:id="3440" w:author="Nguyet Nguyen (Senior Legal Executive)" w:date="2026-05-05T10:13:00Z"/>
          <w:i/>
          <w:iCs/>
          <w:sz w:val="18"/>
          <w:szCs w:val="18"/>
        </w:rPr>
      </w:pPr>
      <w:del w:id="3441" w:author="Nguyet Nguyen (Senior Legal Executive)" w:date="2026-05-05T10:13:00Z">
        <w:r w:rsidRPr="00EE6B84" w:rsidDel="00537462">
          <w:rPr>
            <w:rStyle w:val="FootnoteReference"/>
            <w:i/>
            <w:iCs/>
            <w:sz w:val="18"/>
            <w:szCs w:val="18"/>
          </w:rPr>
          <w:footnoteRef/>
        </w:r>
        <w:r w:rsidRPr="00EE6B84" w:rsidDel="00537462">
          <w:rPr>
            <w:i/>
            <w:iCs/>
            <w:sz w:val="18"/>
            <w:szCs w:val="18"/>
          </w:rPr>
          <w:delText xml:space="preserve"> Trường hợp không có thỏa thuận đặc biệt, vui lòng </w:delText>
        </w:r>
        <w:r w:rsidRPr="004B040F" w:rsidDel="00537462">
          <w:rPr>
            <w:b/>
            <w:bCs/>
            <w:i/>
            <w:iCs/>
            <w:sz w:val="18"/>
            <w:szCs w:val="18"/>
          </w:rPr>
          <w:delText>xóa</w:delText>
        </w:r>
        <w:r w:rsidRPr="00EE6B84" w:rsidDel="00537462">
          <w:rPr>
            <w:i/>
            <w:iCs/>
            <w:sz w:val="18"/>
            <w:szCs w:val="18"/>
          </w:rPr>
          <w:delText xml:space="preserve"> các nội dung bên dưới</w:delText>
        </w:r>
      </w:del>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B9C8FA" w14:textId="6CC0FDCF" w:rsidR="00A71CBF" w:rsidRDefault="00A71CBF">
    <w:pPr>
      <w:pStyle w:val="Header"/>
    </w:pPr>
    <w:r>
      <w:rPr>
        <w:noProof/>
      </w:rPr>
      <w:pict w14:anchorId="7D16B9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3635422" o:spid="_x0000_s2050" type="#_x0000_t136" alt="" style="position:absolute;margin-left:0;margin-top:0;width:556.75pt;height:79.5pt;rotation:315;z-index:-251658240;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Times New Roman&quot;;font-size:1pt" string="ACFC TEMPLAT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CE5FD" w14:textId="2928BB2F" w:rsidR="00A71CBF" w:rsidRPr="00C0336B" w:rsidRDefault="00A71CBF" w:rsidP="00C0336B">
    <w:pPr>
      <w:pStyle w:val="Header"/>
      <w:rPr>
        <w:i/>
        <w:iCs/>
        <w:sz w:val="18"/>
        <w:szCs w:val="18"/>
      </w:rPr>
    </w:pPr>
    <w:r>
      <w:rPr>
        <w:noProof/>
      </w:rPr>
      <w:pict w14:anchorId="627C6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3635423" o:spid="_x0000_s2049" type="#_x0000_t136" alt="" style="position:absolute;margin-left:0;margin-top:0;width:556.75pt;height:79.5pt;rotation:315;z-index:-251658239;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Times New Roman&quot;;font-size:1pt" string="ACFC TEMPLATE"/>
          <w10:wrap anchorx="margin" anchory="margin"/>
        </v:shape>
      </w:pict>
    </w:r>
    <w:r w:rsidRPr="00C0336B">
      <w:rPr>
        <w:i/>
        <w:iCs/>
        <w:noProof/>
        <w:sz w:val="18"/>
        <w:szCs w:val="18"/>
      </w:rPr>
      <w:t xml:space="preserve">Template Code </w:t>
    </w:r>
    <w:r w:rsidRPr="007F13E7">
      <w:rPr>
        <w:i/>
        <w:iCs/>
        <w:noProof/>
        <w:sz w:val="18"/>
        <w:szCs w:val="18"/>
      </w:rPr>
      <w:t>ACFC-LEGAL-1106-Event Service_Enterprise_Ver1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2BEB"/>
    <w:multiLevelType w:val="multilevel"/>
    <w:tmpl w:val="1AC8DCF8"/>
    <w:lvl w:ilvl="0">
      <w:start w:val="9"/>
      <w:numFmt w:val="decimal"/>
      <w:lvlText w:val="%1."/>
      <w:lvlJc w:val="left"/>
      <w:pPr>
        <w:ind w:left="360" w:hanging="360"/>
      </w:pPr>
      <w:rPr>
        <w:rFonts w:hint="default"/>
      </w:rPr>
    </w:lvl>
    <w:lvl w:ilvl="1">
      <w:start w:val="1"/>
      <w:numFmt w:val="decimal"/>
      <w:lvlText w:val="12.%2."/>
      <w:lvlJc w:val="left"/>
      <w:pPr>
        <w:ind w:left="1429"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41DDA"/>
    <w:multiLevelType w:val="multilevel"/>
    <w:tmpl w:val="A4409C56"/>
    <w:lvl w:ilvl="0">
      <w:start w:val="11"/>
      <w:numFmt w:val="decimal"/>
      <w:lvlText w:val="%1."/>
      <w:lvlJc w:val="left"/>
      <w:pPr>
        <w:ind w:left="560" w:hanging="560"/>
      </w:pPr>
      <w:rPr>
        <w:rFonts w:hint="default"/>
        <w:color w:val="000000"/>
      </w:rPr>
    </w:lvl>
    <w:lvl w:ilvl="1">
      <w:start w:val="4"/>
      <w:numFmt w:val="decimal"/>
      <w:lvlText w:val="%1.%2."/>
      <w:lvlJc w:val="left"/>
      <w:pPr>
        <w:ind w:left="720" w:hanging="720"/>
      </w:pPr>
      <w:rPr>
        <w:rFonts w:hint="default"/>
        <w:b/>
        <w:bCs/>
        <w:strike w:val="0"/>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2" w15:restartNumberingAfterBreak="0">
    <w:nsid w:val="0995383C"/>
    <w:multiLevelType w:val="hybridMultilevel"/>
    <w:tmpl w:val="CDE4203A"/>
    <w:lvl w:ilvl="0" w:tplc="CB56344A">
      <w:start w:val="1"/>
      <w:numFmt w:val="decimal"/>
      <w:lvlText w:val="1.%1."/>
      <w:lvlJc w:val="left"/>
      <w:pPr>
        <w:ind w:left="142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556E5"/>
    <w:multiLevelType w:val="multilevel"/>
    <w:tmpl w:val="5F7A5520"/>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E9403F8"/>
    <w:multiLevelType w:val="hybridMultilevel"/>
    <w:tmpl w:val="D9763B80"/>
    <w:lvl w:ilvl="0" w:tplc="0C80F6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F354C"/>
    <w:multiLevelType w:val="hybridMultilevel"/>
    <w:tmpl w:val="585C457E"/>
    <w:lvl w:ilvl="0" w:tplc="71A8ACEA">
      <w:start w:val="1"/>
      <w:numFmt w:val="decimal"/>
      <w:lvlText w:val="11.%1."/>
      <w:lvlJc w:val="left"/>
      <w:pPr>
        <w:ind w:left="720" w:hanging="360"/>
      </w:pPr>
      <w:rPr>
        <w:rFonts w:ascii="Times New Roman" w:hAnsi="Times New Roman" w:hint="default"/>
        <w:b/>
        <w:bCs/>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7577D"/>
    <w:multiLevelType w:val="hybridMultilevel"/>
    <w:tmpl w:val="1DDE3E6C"/>
    <w:lvl w:ilvl="0" w:tplc="079C2B8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CA7973"/>
    <w:multiLevelType w:val="hybridMultilevel"/>
    <w:tmpl w:val="27B83D2A"/>
    <w:lvl w:ilvl="0" w:tplc="C51A018E">
      <w:start w:val="1"/>
      <w:numFmt w:val="decimal"/>
      <w:lvlText w:val="4.%1"/>
      <w:lvlJc w:val="left"/>
      <w:pPr>
        <w:ind w:left="720" w:hanging="360"/>
      </w:pPr>
      <w:rPr>
        <w:rFonts w:ascii="Times New Roman" w:hAnsi="Times New Roman" w:hint="default"/>
        <w:b/>
        <w:bCs/>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41B70"/>
    <w:multiLevelType w:val="hybridMultilevel"/>
    <w:tmpl w:val="767632B0"/>
    <w:lvl w:ilvl="0" w:tplc="F8E293D8">
      <w:start w:val="1"/>
      <w:numFmt w:val="decimal"/>
      <w:lvlText w:val="6.2.%1."/>
      <w:lvlJc w:val="left"/>
      <w:pPr>
        <w:ind w:left="720" w:hanging="360"/>
      </w:pPr>
      <w:rPr>
        <w:rFonts w:hint="default"/>
        <w:b/>
        <w:bCs/>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004450"/>
    <w:multiLevelType w:val="hybridMultilevel"/>
    <w:tmpl w:val="CC7E731E"/>
    <w:lvl w:ilvl="0" w:tplc="BD82AE7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3937"/>
    <w:multiLevelType w:val="hybridMultilevel"/>
    <w:tmpl w:val="3C38BC92"/>
    <w:lvl w:ilvl="0" w:tplc="B0C05E82">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03FE3"/>
    <w:multiLevelType w:val="hybridMultilevel"/>
    <w:tmpl w:val="E98890F6"/>
    <w:lvl w:ilvl="0" w:tplc="A4A614D8">
      <w:start w:val="1"/>
      <w:numFmt w:val="decimal"/>
      <w:lvlText w:val="11.%1."/>
      <w:lvlJc w:val="left"/>
      <w:pPr>
        <w:ind w:left="1429" w:hanging="360"/>
      </w:pPr>
      <w:rPr>
        <w:rFonts w:hint="default"/>
        <w:b/>
        <w:bCs w:val="0"/>
        <w:strike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2" w15:restartNumberingAfterBreak="0">
    <w:nsid w:val="24800E67"/>
    <w:multiLevelType w:val="hybridMultilevel"/>
    <w:tmpl w:val="7A12A446"/>
    <w:lvl w:ilvl="0" w:tplc="C23C113C">
      <w:start w:val="1"/>
      <w:numFmt w:val="lowerLetter"/>
      <w:lvlText w:val="%1."/>
      <w:lvlJc w:val="center"/>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5058E"/>
    <w:multiLevelType w:val="hybridMultilevel"/>
    <w:tmpl w:val="1B82A300"/>
    <w:lvl w:ilvl="0" w:tplc="5EC62F94">
      <w:start w:val="1"/>
      <w:numFmt w:val="lowerLetter"/>
      <w:lvlText w:val="%1."/>
      <w:lvlJc w:val="left"/>
      <w:pPr>
        <w:ind w:left="1440" w:hanging="360"/>
      </w:pPr>
      <w:rPr>
        <w:rFonts w:hint="default"/>
      </w:rPr>
    </w:lvl>
    <w:lvl w:ilvl="1" w:tplc="CB54ED7E">
      <w:start w:val="1"/>
      <w:numFmt w:val="decimal"/>
      <w:lvlText w:val="2.1.%2."/>
      <w:lvlJc w:val="left"/>
      <w:pPr>
        <w:ind w:left="1440" w:hanging="360"/>
      </w:pPr>
      <w:rPr>
        <w:rFonts w:hint="default"/>
        <w:b/>
        <w:bCs/>
      </w:rPr>
    </w:lvl>
    <w:lvl w:ilvl="2" w:tplc="B7FCBB2C">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526B8"/>
    <w:multiLevelType w:val="hybridMultilevel"/>
    <w:tmpl w:val="8B26CBEA"/>
    <w:lvl w:ilvl="0" w:tplc="5D3C214A">
      <w:start w:val="1"/>
      <w:numFmt w:val="decimal"/>
      <w:lvlText w:val="2.%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254F00"/>
    <w:multiLevelType w:val="multilevel"/>
    <w:tmpl w:val="10585F06"/>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2F6278E7"/>
    <w:multiLevelType w:val="hybridMultilevel"/>
    <w:tmpl w:val="7D22F0B4"/>
    <w:lvl w:ilvl="0" w:tplc="ACACEE2E">
      <w:start w:val="1"/>
      <w:numFmt w:val="decimal"/>
      <w:lvlText w:val="11.1.%1."/>
      <w:lvlJc w:val="left"/>
      <w:pPr>
        <w:ind w:left="1429"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303E08C8"/>
    <w:multiLevelType w:val="hybridMultilevel"/>
    <w:tmpl w:val="B510C7A2"/>
    <w:lvl w:ilvl="0" w:tplc="18748FFC">
      <w:start w:val="1"/>
      <w:numFmt w:val="decimal"/>
      <w:lvlText w:val="7.3.%1."/>
      <w:lvlJc w:val="left"/>
      <w:pPr>
        <w:ind w:left="142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0224F"/>
    <w:multiLevelType w:val="hybridMultilevel"/>
    <w:tmpl w:val="5596E534"/>
    <w:lvl w:ilvl="0" w:tplc="EE62C8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DE4CCC"/>
    <w:multiLevelType w:val="hybridMultilevel"/>
    <w:tmpl w:val="0E123CC4"/>
    <w:lvl w:ilvl="0" w:tplc="506CC830">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37B9657B"/>
    <w:multiLevelType w:val="hybridMultilevel"/>
    <w:tmpl w:val="1114720E"/>
    <w:lvl w:ilvl="0" w:tplc="E0D631B8">
      <w:start w:val="1"/>
      <w:numFmt w:val="decimal"/>
      <w:lvlText w:val="8.3.%1."/>
      <w:lvlJc w:val="left"/>
      <w:pPr>
        <w:ind w:left="927" w:hanging="360"/>
      </w:pPr>
      <w:rPr>
        <w:rFonts w:hint="default"/>
        <w:b/>
        <w:b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3BF85103"/>
    <w:multiLevelType w:val="hybridMultilevel"/>
    <w:tmpl w:val="ADB45C2C"/>
    <w:lvl w:ilvl="0" w:tplc="41C0E6E4">
      <w:start w:val="1"/>
      <w:numFmt w:val="decimal"/>
      <w:lvlText w:val="2.1.%1."/>
      <w:lvlJc w:val="left"/>
      <w:pPr>
        <w:ind w:left="1713" w:hanging="360"/>
      </w:pPr>
      <w:rPr>
        <w:rFonts w:hint="default"/>
        <w:b w:val="0"/>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3DC322AD"/>
    <w:multiLevelType w:val="hybridMultilevel"/>
    <w:tmpl w:val="6B5E6230"/>
    <w:lvl w:ilvl="0" w:tplc="12780B4E">
      <w:start w:val="1"/>
      <w:numFmt w:val="decimal"/>
      <w:lvlText w:val="10.1.%1."/>
      <w:lvlJc w:val="left"/>
      <w:pPr>
        <w:ind w:left="1647" w:hanging="360"/>
      </w:pPr>
      <w:rPr>
        <w:rFonts w:hint="default"/>
        <w:b w:val="0"/>
        <w:bCs/>
      </w:rPr>
    </w:lvl>
    <w:lvl w:ilvl="1" w:tplc="2E585E88">
      <w:start w:val="1"/>
      <w:numFmt w:val="decimal"/>
      <w:lvlText w:val="10.1.%2."/>
      <w:lvlJc w:val="left"/>
      <w:pPr>
        <w:ind w:left="1440" w:hanging="360"/>
      </w:pPr>
      <w:rPr>
        <w:rFonts w:hint="default"/>
        <w:b/>
        <w:bCs w:val="0"/>
      </w:rPr>
    </w:lvl>
    <w:lvl w:ilvl="2" w:tplc="4F48DCAC">
      <w:start w:val="30"/>
      <w:numFmt w:val="bullet"/>
      <w:lvlText w:val="-"/>
      <w:lvlJc w:val="left"/>
      <w:pPr>
        <w:ind w:left="2340" w:hanging="360"/>
      </w:pPr>
      <w:rPr>
        <w:rFonts w:ascii="Calibri" w:eastAsia="Calibri" w:hAnsi="Calibri" w:cs="Calibri" w:hint="default"/>
        <w:color w:val="auto"/>
        <w:sz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E6E6A"/>
    <w:multiLevelType w:val="hybridMultilevel"/>
    <w:tmpl w:val="F6B2CC68"/>
    <w:lvl w:ilvl="0" w:tplc="6494172E">
      <w:start w:val="1"/>
      <w:numFmt w:val="decimal"/>
      <w:lvlText w:val="5.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061519"/>
    <w:multiLevelType w:val="hybridMultilevel"/>
    <w:tmpl w:val="9F3C701A"/>
    <w:lvl w:ilvl="0" w:tplc="0736E678">
      <w:start w:val="1"/>
      <w:numFmt w:val="lowerLetter"/>
      <w:lvlText w:val="%1."/>
      <w:lvlJc w:val="center"/>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594760"/>
    <w:multiLevelType w:val="hybridMultilevel"/>
    <w:tmpl w:val="DF2890E0"/>
    <w:lvl w:ilvl="0" w:tplc="7772E90C">
      <w:start w:val="1"/>
      <w:numFmt w:val="decimal"/>
      <w:lvlText w:val="10.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7876E4"/>
    <w:multiLevelType w:val="hybridMultilevel"/>
    <w:tmpl w:val="BF3C157C"/>
    <w:lvl w:ilvl="0" w:tplc="AAC622C2">
      <w:start w:val="1"/>
      <w:numFmt w:val="decimal"/>
      <w:lvlText w:val="9.%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56EDA"/>
    <w:multiLevelType w:val="hybridMultilevel"/>
    <w:tmpl w:val="FD9259F6"/>
    <w:lvl w:ilvl="0" w:tplc="8C7E433E">
      <w:start w:val="1"/>
      <w:numFmt w:val="decimal"/>
      <w:lvlText w:val="6.%1."/>
      <w:lvlJc w:val="left"/>
      <w:pPr>
        <w:ind w:left="720" w:hanging="360"/>
      </w:pPr>
      <w:rPr>
        <w:rFonts w:hint="default"/>
        <w:b/>
        <w:b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9954A7"/>
    <w:multiLevelType w:val="hybridMultilevel"/>
    <w:tmpl w:val="A4FAAB26"/>
    <w:lvl w:ilvl="0" w:tplc="463A6E7E">
      <w:start w:val="1"/>
      <w:numFmt w:val="decimal"/>
      <w:lvlText w:val="11.3.%1."/>
      <w:lvlJc w:val="left"/>
      <w:pPr>
        <w:ind w:left="1429"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8E12C46"/>
    <w:multiLevelType w:val="hybridMultilevel"/>
    <w:tmpl w:val="3238EAC6"/>
    <w:lvl w:ilvl="0" w:tplc="3532162C">
      <w:start w:val="1"/>
      <w:numFmt w:val="decimal"/>
      <w:lvlText w:val="8.2.%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9DA78E2"/>
    <w:multiLevelType w:val="hybridMultilevel"/>
    <w:tmpl w:val="6790662E"/>
    <w:lvl w:ilvl="0" w:tplc="35D4629E">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DA564E"/>
    <w:multiLevelType w:val="multilevel"/>
    <w:tmpl w:val="21E6E73A"/>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530" w:hanging="720"/>
      </w:pPr>
      <w:rPr>
        <w:rFonts w:hint="default"/>
        <w:b/>
        <w:color w:val="00000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2" w15:restartNumberingAfterBreak="0">
    <w:nsid w:val="555E494D"/>
    <w:multiLevelType w:val="hybridMultilevel"/>
    <w:tmpl w:val="DDDA88AA"/>
    <w:lvl w:ilvl="0" w:tplc="0B644B30">
      <w:start w:val="1"/>
      <w:numFmt w:val="decimal"/>
      <w:lvlText w:val="8.5.%1."/>
      <w:lvlJc w:val="left"/>
      <w:pPr>
        <w:ind w:left="1440" w:hanging="360"/>
      </w:pPr>
      <w:rPr>
        <w:rFonts w:hint="default"/>
      </w:rPr>
    </w:lvl>
    <w:lvl w:ilvl="1" w:tplc="848C5E24">
      <w:start w:val="1"/>
      <w:numFmt w:val="decimal"/>
      <w:lvlText w:val="8.5.%2."/>
      <w:lvlJc w:val="left"/>
      <w:pPr>
        <w:ind w:left="144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5B5361"/>
    <w:multiLevelType w:val="hybridMultilevel"/>
    <w:tmpl w:val="DDD861FC"/>
    <w:lvl w:ilvl="0" w:tplc="8A5ECB10">
      <w:start w:val="1"/>
      <w:numFmt w:val="decimal"/>
      <w:lvlText w:val="4.1.%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AC7D9B"/>
    <w:multiLevelType w:val="hybridMultilevel"/>
    <w:tmpl w:val="9E0E152C"/>
    <w:lvl w:ilvl="0" w:tplc="942CE48E">
      <w:start w:val="1"/>
      <w:numFmt w:val="decimal"/>
      <w:lvlText w:val="Mục/ Item %1."/>
      <w:lvlJc w:val="left"/>
      <w:pPr>
        <w:ind w:left="360" w:hanging="360"/>
      </w:pPr>
      <w:rPr>
        <w:rFonts w:hint="default"/>
        <w:b/>
        <w:color w:val="002060"/>
        <w:sz w:val="16"/>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59E5766F"/>
    <w:multiLevelType w:val="multilevel"/>
    <w:tmpl w:val="FA7CEA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AD02B6C"/>
    <w:multiLevelType w:val="hybridMultilevel"/>
    <w:tmpl w:val="1EF024FA"/>
    <w:lvl w:ilvl="0" w:tplc="E0BE81B4">
      <w:start w:val="1"/>
      <w:numFmt w:val="decimal"/>
      <w:lvlText w:val="3.%1"/>
      <w:lvlJc w:val="left"/>
      <w:pPr>
        <w:ind w:left="720" w:hanging="360"/>
      </w:pPr>
      <w:rPr>
        <w:rFonts w:ascii="Times New Roman" w:hAnsi="Times New Roman" w:hint="default"/>
        <w:b/>
        <w:bCs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1F338E"/>
    <w:multiLevelType w:val="multilevel"/>
    <w:tmpl w:val="4C26BBB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EB5203A"/>
    <w:multiLevelType w:val="hybridMultilevel"/>
    <w:tmpl w:val="A67A30E4"/>
    <w:lvl w:ilvl="0" w:tplc="F8D6EB7C">
      <w:start w:val="1"/>
      <w:numFmt w:val="decimal"/>
      <w:lvlText w:val="9.5.%1."/>
      <w:lvlJc w:val="left"/>
      <w:pPr>
        <w:ind w:left="2149" w:hanging="360"/>
      </w:pPr>
      <w:rPr>
        <w:rFonts w:hint="default"/>
      </w:rPr>
    </w:lvl>
    <w:lvl w:ilvl="1" w:tplc="012A2962">
      <w:start w:val="1"/>
      <w:numFmt w:val="decimal"/>
      <w:lvlText w:val="9.4.%2."/>
      <w:lvlJc w:val="left"/>
      <w:pPr>
        <w:ind w:left="144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CF5FBD"/>
    <w:multiLevelType w:val="hybridMultilevel"/>
    <w:tmpl w:val="52561F9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60D75190"/>
    <w:multiLevelType w:val="hybridMultilevel"/>
    <w:tmpl w:val="639A8468"/>
    <w:lvl w:ilvl="0" w:tplc="2CCE4158">
      <w:start w:val="1"/>
      <w:numFmt w:val="decimal"/>
      <w:lvlText w:val="6.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040EED"/>
    <w:multiLevelType w:val="hybridMultilevel"/>
    <w:tmpl w:val="819A8DB8"/>
    <w:lvl w:ilvl="0" w:tplc="05140C98">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16397F"/>
    <w:multiLevelType w:val="hybridMultilevel"/>
    <w:tmpl w:val="3368A284"/>
    <w:lvl w:ilvl="0" w:tplc="08F29728">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EB489C"/>
    <w:multiLevelType w:val="hybridMultilevel"/>
    <w:tmpl w:val="24AE6E14"/>
    <w:lvl w:ilvl="0" w:tplc="780E4922">
      <w:start w:val="1"/>
      <w:numFmt w:val="decimal"/>
      <w:lvlText w:val="2.%1."/>
      <w:lvlJc w:val="left"/>
      <w:pPr>
        <w:ind w:left="1713" w:hanging="360"/>
      </w:pPr>
      <w:rPr>
        <w:rFonts w:hint="default"/>
        <w:b/>
        <w:bCs/>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4" w15:restartNumberingAfterBreak="0">
    <w:nsid w:val="6B1E34D0"/>
    <w:multiLevelType w:val="hybridMultilevel"/>
    <w:tmpl w:val="AF0832E2"/>
    <w:lvl w:ilvl="0" w:tplc="02C6D0A4">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F35EC0"/>
    <w:multiLevelType w:val="hybridMultilevel"/>
    <w:tmpl w:val="83000114"/>
    <w:lvl w:ilvl="0" w:tplc="BA2A6D2C">
      <w:start w:val="1"/>
      <w:numFmt w:val="decimal"/>
      <w:lvlText w:val="5.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91051C"/>
    <w:multiLevelType w:val="hybridMultilevel"/>
    <w:tmpl w:val="04C8E97C"/>
    <w:lvl w:ilvl="0" w:tplc="C4523324">
      <w:start w:val="1"/>
      <w:numFmt w:val="decimal"/>
      <w:lvlText w:val="1.%1."/>
      <w:lvlJc w:val="left"/>
      <w:pPr>
        <w:ind w:left="709" w:hanging="360"/>
      </w:pPr>
      <w:rPr>
        <w:rFonts w:hint="default"/>
        <w:b/>
        <w:bCs/>
        <w:color w:val="auto"/>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47" w15:restartNumberingAfterBreak="0">
    <w:nsid w:val="784E202A"/>
    <w:multiLevelType w:val="hybridMultilevel"/>
    <w:tmpl w:val="A2B46B9A"/>
    <w:lvl w:ilvl="0" w:tplc="893C3DEE">
      <w:start w:val="1"/>
      <w:numFmt w:val="decimal"/>
      <w:lvlText w:val="4.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DE37A3"/>
    <w:multiLevelType w:val="hybridMultilevel"/>
    <w:tmpl w:val="81C4BA96"/>
    <w:lvl w:ilvl="0" w:tplc="AB8EF088">
      <w:start w:val="1"/>
      <w:numFmt w:val="decimal"/>
      <w:lvlText w:val="2.2.%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8E83424"/>
    <w:multiLevelType w:val="hybridMultilevel"/>
    <w:tmpl w:val="D3781E92"/>
    <w:lvl w:ilvl="0" w:tplc="2A3C99A6">
      <w:start w:val="1"/>
      <w:numFmt w:val="decimal"/>
      <w:lvlText w:val="7.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2C1F6E"/>
    <w:multiLevelType w:val="hybridMultilevel"/>
    <w:tmpl w:val="CD0614FA"/>
    <w:lvl w:ilvl="0" w:tplc="506CC830">
      <w:start w:val="1"/>
      <w:numFmt w:val="bullet"/>
      <w:lvlText w:val=""/>
      <w:lvlJc w:val="left"/>
      <w:pPr>
        <w:ind w:left="1429" w:hanging="360"/>
      </w:pPr>
      <w:rPr>
        <w:rFonts w:ascii="Symbol" w:hAnsi="Symbol"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34"/>
  </w:num>
  <w:num w:numId="2">
    <w:abstractNumId w:val="14"/>
  </w:num>
  <w:num w:numId="3">
    <w:abstractNumId w:val="24"/>
  </w:num>
  <w:num w:numId="4">
    <w:abstractNumId w:val="43"/>
  </w:num>
  <w:num w:numId="5">
    <w:abstractNumId w:val="3"/>
  </w:num>
  <w:num w:numId="6">
    <w:abstractNumId w:val="15"/>
  </w:num>
  <w:num w:numId="7">
    <w:abstractNumId w:val="13"/>
  </w:num>
  <w:num w:numId="8">
    <w:abstractNumId w:val="48"/>
  </w:num>
  <w:num w:numId="9">
    <w:abstractNumId w:val="36"/>
  </w:num>
  <w:num w:numId="10">
    <w:abstractNumId w:val="7"/>
  </w:num>
  <w:num w:numId="11">
    <w:abstractNumId w:val="33"/>
  </w:num>
  <w:num w:numId="12">
    <w:abstractNumId w:val="47"/>
  </w:num>
  <w:num w:numId="13">
    <w:abstractNumId w:val="42"/>
  </w:num>
  <w:num w:numId="14">
    <w:abstractNumId w:val="27"/>
  </w:num>
  <w:num w:numId="15">
    <w:abstractNumId w:val="49"/>
  </w:num>
  <w:num w:numId="16">
    <w:abstractNumId w:val="30"/>
  </w:num>
  <w:num w:numId="17">
    <w:abstractNumId w:val="25"/>
  </w:num>
  <w:num w:numId="18">
    <w:abstractNumId w:val="12"/>
  </w:num>
  <w:num w:numId="19">
    <w:abstractNumId w:val="29"/>
  </w:num>
  <w:num w:numId="20">
    <w:abstractNumId w:val="20"/>
  </w:num>
  <w:num w:numId="21">
    <w:abstractNumId w:val="46"/>
  </w:num>
  <w:num w:numId="22">
    <w:abstractNumId w:val="10"/>
  </w:num>
  <w:num w:numId="23">
    <w:abstractNumId w:val="4"/>
  </w:num>
  <w:num w:numId="24">
    <w:abstractNumId w:val="6"/>
  </w:num>
  <w:num w:numId="25">
    <w:abstractNumId w:val="19"/>
  </w:num>
  <w:num w:numId="26">
    <w:abstractNumId w:val="21"/>
  </w:num>
  <w:num w:numId="27">
    <w:abstractNumId w:val="26"/>
  </w:num>
  <w:num w:numId="28">
    <w:abstractNumId w:val="22"/>
  </w:num>
  <w:num w:numId="29">
    <w:abstractNumId w:val="11"/>
  </w:num>
  <w:num w:numId="30">
    <w:abstractNumId w:val="16"/>
  </w:num>
  <w:num w:numId="31">
    <w:abstractNumId w:val="50"/>
  </w:num>
  <w:num w:numId="32">
    <w:abstractNumId w:val="28"/>
  </w:num>
  <w:num w:numId="33">
    <w:abstractNumId w:val="0"/>
  </w:num>
  <w:num w:numId="34">
    <w:abstractNumId w:val="23"/>
  </w:num>
  <w:num w:numId="35">
    <w:abstractNumId w:val="45"/>
  </w:num>
  <w:num w:numId="36">
    <w:abstractNumId w:val="40"/>
  </w:num>
  <w:num w:numId="37">
    <w:abstractNumId w:val="8"/>
  </w:num>
  <w:num w:numId="38">
    <w:abstractNumId w:val="32"/>
  </w:num>
  <w:num w:numId="39">
    <w:abstractNumId w:val="41"/>
  </w:num>
  <w:num w:numId="40">
    <w:abstractNumId w:val="44"/>
  </w:num>
  <w:num w:numId="41">
    <w:abstractNumId w:val="17"/>
  </w:num>
  <w:num w:numId="42">
    <w:abstractNumId w:val="38"/>
  </w:num>
  <w:num w:numId="43">
    <w:abstractNumId w:val="5"/>
  </w:num>
  <w:num w:numId="44">
    <w:abstractNumId w:val="35"/>
  </w:num>
  <w:num w:numId="45">
    <w:abstractNumId w:val="37"/>
  </w:num>
  <w:num w:numId="46">
    <w:abstractNumId w:val="1"/>
  </w:num>
  <w:num w:numId="47">
    <w:abstractNumId w:val="31"/>
  </w:num>
  <w:num w:numId="48">
    <w:abstractNumId w:val="2"/>
  </w:num>
  <w:num w:numId="49">
    <w:abstractNumId w:val="9"/>
  </w:num>
  <w:num w:numId="50">
    <w:abstractNumId w:val="39"/>
  </w:num>
  <w:num w:numId="51">
    <w:abstractNumId w:val="18"/>
  </w:num>
  <w:numIdMacAtCleanup w:val="5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an Thi Yen Nhi (Legal Executive)">
    <w15:presenceInfo w15:providerId="AD" w15:userId="S::nhi.tranthiyen@acfc.com.vn::6e787ada-5cdf-4df2-a67e-35bc4ff294c3"/>
  </w15:person>
  <w15:person w15:author="Nguyen Quynh Thuy Tien (Senior Social &amp; Digital Marketing Executive)">
    <w15:presenceInfo w15:providerId="AD" w15:userId="S::tien.nguyenquynhthuy@acfc.com.vn::677415b4-8f6d-45a0-9ab8-f97276837158"/>
  </w15:person>
  <w15:person w15:author="Nguyet Nguyen (Senior Legal Executive)">
    <w15:presenceInfo w15:providerId="None" w15:userId="Nguyet Nguyen (Senior Legal Executive) "/>
  </w15:person>
  <w15:person w15:author="Tien Nguyen">
    <w15:presenceInfo w15:providerId="Windows Live" w15:userId="03c696d358a65cd3"/>
  </w15:person>
  <w15:person w15:author="Nguyet Nguyen (Senior Legal Executive) [2]">
    <w15:presenceInfo w15:providerId="None" w15:userId="Nguyet Nguyen (Senior Legal Executive) "/>
  </w15:person>
  <w15:person w15:author="Nguyet Nguyen (Senior Legal Executive) [3]">
    <w15:presenceInfo w15:providerId="None" w15:userId="Nguyet Nguyen (Senior Legal Executive) "/>
  </w15:person>
  <w15:person w15:author="Nguyet Nguyen (Senior Legal Executive) [4]">
    <w15:presenceInfo w15:providerId="None" w15:userId="Nguyet Nguyen (Senior Legal Executive) "/>
  </w15:person>
  <w15:person w15:author="Nguyet Nguyen (Senior Legal Executive) [5]">
    <w15:presenceInfo w15:providerId="None" w15:userId="Nguyet Nguyen (Senior Legal Executive) "/>
  </w15:person>
  <w15:person w15:author="Nguyet Nguyen (Senior Legal Executive) ">
    <w15:presenceInfo w15:providerId="None" w15:userId="Nguyet Nguyen (Senior Legal Executive) "/>
  </w15:person>
  <w15:person w15:author="Nguyet Nguyen (Senior Legal Executive) [6]">
    <w15:presenceInfo w15:providerId="None" w15:userId="Nguyet Nguyen (Senior Legal Executive) "/>
  </w15:person>
  <w15:person w15:author="Nguyet Nguyen (Senior Legal Executive) [7]">
    <w15:presenceInfo w15:providerId="None" w15:userId="Nguyet Nguyen (Senior Legal Executive) "/>
  </w15:person>
  <w15:person w15:author="Nguyet Nguyen (Senior Legal Executive) [8]">
    <w15:presenceInfo w15:providerId="None" w15:userId="Nguyet Nguyen (Senior Legal Executive) "/>
  </w15:person>
  <w15:person w15:author="Nguyet Nguyen (Senior Legal Executive) [9]">
    <w15:presenceInfo w15:providerId="None" w15:userId="Nguyet Nguyen (Senior Legal Executive)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trackRevisions/>
  <w:documentProtection w:edit="trackedChanges" w:enforcement="1" w:cryptProviderType="rsaAES" w:cryptAlgorithmClass="hash" w:cryptAlgorithmType="typeAny" w:cryptAlgorithmSid="14" w:cryptSpinCount="100000" w:hash="1pDtXFbQRNoiYBQcJpATr+Ei3KNvWCMfFAYf22AY9qRnIqXYznoCU2iRYpy/oSo9ts3mTdrg/s5cvHRAFBs5Cw==" w:salt="sLFusGMUZxrLXjF1PrTZew=="/>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A01"/>
    <w:rsid w:val="0000238F"/>
    <w:rsid w:val="0000263A"/>
    <w:rsid w:val="0003258B"/>
    <w:rsid w:val="00033C74"/>
    <w:rsid w:val="000420B8"/>
    <w:rsid w:val="00044BF2"/>
    <w:rsid w:val="00060CD1"/>
    <w:rsid w:val="00066A81"/>
    <w:rsid w:val="00072B9B"/>
    <w:rsid w:val="00090E9C"/>
    <w:rsid w:val="0009510C"/>
    <w:rsid w:val="000B16F5"/>
    <w:rsid w:val="000C4A31"/>
    <w:rsid w:val="000C541A"/>
    <w:rsid w:val="000D25F6"/>
    <w:rsid w:val="000D4B70"/>
    <w:rsid w:val="000E166A"/>
    <w:rsid w:val="000F1305"/>
    <w:rsid w:val="000F695C"/>
    <w:rsid w:val="00102F14"/>
    <w:rsid w:val="00112EEE"/>
    <w:rsid w:val="00116BC3"/>
    <w:rsid w:val="001216FF"/>
    <w:rsid w:val="0012377A"/>
    <w:rsid w:val="00126A73"/>
    <w:rsid w:val="00134AA7"/>
    <w:rsid w:val="001428E8"/>
    <w:rsid w:val="0014675C"/>
    <w:rsid w:val="00160A28"/>
    <w:rsid w:val="001628E0"/>
    <w:rsid w:val="0016329C"/>
    <w:rsid w:val="0017334E"/>
    <w:rsid w:val="00174212"/>
    <w:rsid w:val="00174C46"/>
    <w:rsid w:val="00175515"/>
    <w:rsid w:val="00177143"/>
    <w:rsid w:val="00182FD3"/>
    <w:rsid w:val="00185357"/>
    <w:rsid w:val="00185C53"/>
    <w:rsid w:val="00192258"/>
    <w:rsid w:val="00192C68"/>
    <w:rsid w:val="00193101"/>
    <w:rsid w:val="001A1847"/>
    <w:rsid w:val="001A2642"/>
    <w:rsid w:val="001A453A"/>
    <w:rsid w:val="001A4AD6"/>
    <w:rsid w:val="001B27E3"/>
    <w:rsid w:val="001B5BDA"/>
    <w:rsid w:val="001C1D9B"/>
    <w:rsid w:val="001C4505"/>
    <w:rsid w:val="001D01DD"/>
    <w:rsid w:val="001D336D"/>
    <w:rsid w:val="001D4260"/>
    <w:rsid w:val="001E53FB"/>
    <w:rsid w:val="001E6424"/>
    <w:rsid w:val="0020131A"/>
    <w:rsid w:val="002128BF"/>
    <w:rsid w:val="00213F5F"/>
    <w:rsid w:val="00216DEB"/>
    <w:rsid w:val="00221C2A"/>
    <w:rsid w:val="002323D5"/>
    <w:rsid w:val="00240483"/>
    <w:rsid w:val="00244DFD"/>
    <w:rsid w:val="002519D4"/>
    <w:rsid w:val="00271FB3"/>
    <w:rsid w:val="00283EB2"/>
    <w:rsid w:val="00284F7D"/>
    <w:rsid w:val="002B6EDB"/>
    <w:rsid w:val="002C2AE7"/>
    <w:rsid w:val="002C44AB"/>
    <w:rsid w:val="002E4C5F"/>
    <w:rsid w:val="002F3A1D"/>
    <w:rsid w:val="003032F7"/>
    <w:rsid w:val="00307E5C"/>
    <w:rsid w:val="00323A7A"/>
    <w:rsid w:val="003246F9"/>
    <w:rsid w:val="003257F9"/>
    <w:rsid w:val="0033760B"/>
    <w:rsid w:val="00337EDC"/>
    <w:rsid w:val="00344075"/>
    <w:rsid w:val="00344726"/>
    <w:rsid w:val="0034578C"/>
    <w:rsid w:val="00360313"/>
    <w:rsid w:val="003611F5"/>
    <w:rsid w:val="00361EB3"/>
    <w:rsid w:val="00370876"/>
    <w:rsid w:val="00370F57"/>
    <w:rsid w:val="00381351"/>
    <w:rsid w:val="003837AF"/>
    <w:rsid w:val="0038409D"/>
    <w:rsid w:val="003A0997"/>
    <w:rsid w:val="003A45C0"/>
    <w:rsid w:val="003A4C94"/>
    <w:rsid w:val="003D1C43"/>
    <w:rsid w:val="003D65E3"/>
    <w:rsid w:val="003E1486"/>
    <w:rsid w:val="003E41BB"/>
    <w:rsid w:val="004005E4"/>
    <w:rsid w:val="00405CA5"/>
    <w:rsid w:val="004063AE"/>
    <w:rsid w:val="00407C78"/>
    <w:rsid w:val="00411976"/>
    <w:rsid w:val="00413812"/>
    <w:rsid w:val="0041629D"/>
    <w:rsid w:val="00423225"/>
    <w:rsid w:val="004256E6"/>
    <w:rsid w:val="00440786"/>
    <w:rsid w:val="0044220B"/>
    <w:rsid w:val="00444E1D"/>
    <w:rsid w:val="00447092"/>
    <w:rsid w:val="00447C71"/>
    <w:rsid w:val="004500DC"/>
    <w:rsid w:val="0045191E"/>
    <w:rsid w:val="004548AE"/>
    <w:rsid w:val="00464291"/>
    <w:rsid w:val="00470121"/>
    <w:rsid w:val="00472E30"/>
    <w:rsid w:val="0048496B"/>
    <w:rsid w:val="004867EB"/>
    <w:rsid w:val="00487EBA"/>
    <w:rsid w:val="004A606F"/>
    <w:rsid w:val="004B4C9A"/>
    <w:rsid w:val="004B4E92"/>
    <w:rsid w:val="004C13FB"/>
    <w:rsid w:val="004D0A0E"/>
    <w:rsid w:val="004E181A"/>
    <w:rsid w:val="004E1825"/>
    <w:rsid w:val="004E2333"/>
    <w:rsid w:val="004E458D"/>
    <w:rsid w:val="00505277"/>
    <w:rsid w:val="00506FFF"/>
    <w:rsid w:val="005103C4"/>
    <w:rsid w:val="00521E64"/>
    <w:rsid w:val="00533706"/>
    <w:rsid w:val="00537462"/>
    <w:rsid w:val="00543B33"/>
    <w:rsid w:val="00544026"/>
    <w:rsid w:val="00544439"/>
    <w:rsid w:val="00573566"/>
    <w:rsid w:val="00590862"/>
    <w:rsid w:val="00591199"/>
    <w:rsid w:val="0059258B"/>
    <w:rsid w:val="005963B2"/>
    <w:rsid w:val="005B075E"/>
    <w:rsid w:val="005B3B96"/>
    <w:rsid w:val="005B626D"/>
    <w:rsid w:val="005C328F"/>
    <w:rsid w:val="005C444D"/>
    <w:rsid w:val="005F6789"/>
    <w:rsid w:val="0060038C"/>
    <w:rsid w:val="00603082"/>
    <w:rsid w:val="00613270"/>
    <w:rsid w:val="00615CD9"/>
    <w:rsid w:val="00621417"/>
    <w:rsid w:val="00622D4B"/>
    <w:rsid w:val="00623C2B"/>
    <w:rsid w:val="0062536B"/>
    <w:rsid w:val="00627A6C"/>
    <w:rsid w:val="00642EA4"/>
    <w:rsid w:val="006546BD"/>
    <w:rsid w:val="00656A09"/>
    <w:rsid w:val="00664D33"/>
    <w:rsid w:val="006662C5"/>
    <w:rsid w:val="00673352"/>
    <w:rsid w:val="006764D7"/>
    <w:rsid w:val="006770A9"/>
    <w:rsid w:val="0068584A"/>
    <w:rsid w:val="00687A97"/>
    <w:rsid w:val="00693FF3"/>
    <w:rsid w:val="006B6D84"/>
    <w:rsid w:val="006D5656"/>
    <w:rsid w:val="006D5CC8"/>
    <w:rsid w:val="006D7DFC"/>
    <w:rsid w:val="006E2511"/>
    <w:rsid w:val="006E283D"/>
    <w:rsid w:val="00707597"/>
    <w:rsid w:val="00714B3E"/>
    <w:rsid w:val="00714B9C"/>
    <w:rsid w:val="00722116"/>
    <w:rsid w:val="00722B04"/>
    <w:rsid w:val="0072405B"/>
    <w:rsid w:val="007277FE"/>
    <w:rsid w:val="00732B38"/>
    <w:rsid w:val="007348BC"/>
    <w:rsid w:val="00737226"/>
    <w:rsid w:val="00743834"/>
    <w:rsid w:val="00751C2C"/>
    <w:rsid w:val="00752A01"/>
    <w:rsid w:val="00752D7E"/>
    <w:rsid w:val="007557D0"/>
    <w:rsid w:val="00755AF2"/>
    <w:rsid w:val="00763B43"/>
    <w:rsid w:val="00764EFA"/>
    <w:rsid w:val="00765CC7"/>
    <w:rsid w:val="0077350C"/>
    <w:rsid w:val="00774A51"/>
    <w:rsid w:val="00776F75"/>
    <w:rsid w:val="007825C0"/>
    <w:rsid w:val="00786BD4"/>
    <w:rsid w:val="00787F78"/>
    <w:rsid w:val="007964F4"/>
    <w:rsid w:val="007A7BB3"/>
    <w:rsid w:val="007C1159"/>
    <w:rsid w:val="007D2270"/>
    <w:rsid w:val="007D4238"/>
    <w:rsid w:val="007D557F"/>
    <w:rsid w:val="007E2426"/>
    <w:rsid w:val="007E3852"/>
    <w:rsid w:val="007E7E03"/>
    <w:rsid w:val="007F13E7"/>
    <w:rsid w:val="007F2064"/>
    <w:rsid w:val="008004A8"/>
    <w:rsid w:val="00814659"/>
    <w:rsid w:val="00815F49"/>
    <w:rsid w:val="008200C8"/>
    <w:rsid w:val="00824C30"/>
    <w:rsid w:val="00825C00"/>
    <w:rsid w:val="0083057F"/>
    <w:rsid w:val="0083659C"/>
    <w:rsid w:val="00841D16"/>
    <w:rsid w:val="00842595"/>
    <w:rsid w:val="008434CD"/>
    <w:rsid w:val="00863BF6"/>
    <w:rsid w:val="0088321C"/>
    <w:rsid w:val="00895135"/>
    <w:rsid w:val="008A48A9"/>
    <w:rsid w:val="008A4AAF"/>
    <w:rsid w:val="008A7039"/>
    <w:rsid w:val="008B17B0"/>
    <w:rsid w:val="008B37E1"/>
    <w:rsid w:val="008B4090"/>
    <w:rsid w:val="008B5A1F"/>
    <w:rsid w:val="008B5BA3"/>
    <w:rsid w:val="008C6003"/>
    <w:rsid w:val="008E0191"/>
    <w:rsid w:val="008F7AA8"/>
    <w:rsid w:val="00917847"/>
    <w:rsid w:val="00925701"/>
    <w:rsid w:val="009306D5"/>
    <w:rsid w:val="00956B7B"/>
    <w:rsid w:val="00960F64"/>
    <w:rsid w:val="009919C7"/>
    <w:rsid w:val="009A3909"/>
    <w:rsid w:val="009B2E90"/>
    <w:rsid w:val="009B3577"/>
    <w:rsid w:val="009B418D"/>
    <w:rsid w:val="009B6671"/>
    <w:rsid w:val="009C3916"/>
    <w:rsid w:val="009C52CC"/>
    <w:rsid w:val="009D3D96"/>
    <w:rsid w:val="009E02A7"/>
    <w:rsid w:val="009E051D"/>
    <w:rsid w:val="009F1D8F"/>
    <w:rsid w:val="009F575C"/>
    <w:rsid w:val="00A41BC8"/>
    <w:rsid w:val="00A43066"/>
    <w:rsid w:val="00A46EF4"/>
    <w:rsid w:val="00A6297D"/>
    <w:rsid w:val="00A71CBF"/>
    <w:rsid w:val="00A72D0E"/>
    <w:rsid w:val="00A7385B"/>
    <w:rsid w:val="00A75F09"/>
    <w:rsid w:val="00A90411"/>
    <w:rsid w:val="00A93BC6"/>
    <w:rsid w:val="00AA0A8B"/>
    <w:rsid w:val="00AA2E67"/>
    <w:rsid w:val="00AA2EEA"/>
    <w:rsid w:val="00AB6685"/>
    <w:rsid w:val="00AC1ED8"/>
    <w:rsid w:val="00AC33AC"/>
    <w:rsid w:val="00AC38C7"/>
    <w:rsid w:val="00AD1D2C"/>
    <w:rsid w:val="00AD4A39"/>
    <w:rsid w:val="00AE4FE4"/>
    <w:rsid w:val="00AF0FC6"/>
    <w:rsid w:val="00AF6094"/>
    <w:rsid w:val="00AF621C"/>
    <w:rsid w:val="00B05C9A"/>
    <w:rsid w:val="00B12D8F"/>
    <w:rsid w:val="00B155E7"/>
    <w:rsid w:val="00B205F5"/>
    <w:rsid w:val="00B40183"/>
    <w:rsid w:val="00B4735F"/>
    <w:rsid w:val="00B553ED"/>
    <w:rsid w:val="00B5790D"/>
    <w:rsid w:val="00B613CC"/>
    <w:rsid w:val="00B70AAB"/>
    <w:rsid w:val="00B71D49"/>
    <w:rsid w:val="00B815A4"/>
    <w:rsid w:val="00B935D4"/>
    <w:rsid w:val="00BA1B95"/>
    <w:rsid w:val="00BA7090"/>
    <w:rsid w:val="00BB182E"/>
    <w:rsid w:val="00BB1CC9"/>
    <w:rsid w:val="00BC11B0"/>
    <w:rsid w:val="00BC69CE"/>
    <w:rsid w:val="00BC7208"/>
    <w:rsid w:val="00BD3EFA"/>
    <w:rsid w:val="00BE5928"/>
    <w:rsid w:val="00BE6399"/>
    <w:rsid w:val="00BF3283"/>
    <w:rsid w:val="00C02F93"/>
    <w:rsid w:val="00C0336B"/>
    <w:rsid w:val="00C11299"/>
    <w:rsid w:val="00C1326B"/>
    <w:rsid w:val="00C164C0"/>
    <w:rsid w:val="00C16998"/>
    <w:rsid w:val="00C17FE2"/>
    <w:rsid w:val="00C25B98"/>
    <w:rsid w:val="00C31EB7"/>
    <w:rsid w:val="00C3375A"/>
    <w:rsid w:val="00C43BFD"/>
    <w:rsid w:val="00C503B3"/>
    <w:rsid w:val="00C51569"/>
    <w:rsid w:val="00C63768"/>
    <w:rsid w:val="00C64451"/>
    <w:rsid w:val="00C662C3"/>
    <w:rsid w:val="00C67401"/>
    <w:rsid w:val="00C72287"/>
    <w:rsid w:val="00C81320"/>
    <w:rsid w:val="00C82B94"/>
    <w:rsid w:val="00CA6F1C"/>
    <w:rsid w:val="00CB28FF"/>
    <w:rsid w:val="00CB66F4"/>
    <w:rsid w:val="00CC2A02"/>
    <w:rsid w:val="00CD2D1C"/>
    <w:rsid w:val="00CD7834"/>
    <w:rsid w:val="00D07E6C"/>
    <w:rsid w:val="00D25DC2"/>
    <w:rsid w:val="00D2682B"/>
    <w:rsid w:val="00D309E2"/>
    <w:rsid w:val="00D31AB6"/>
    <w:rsid w:val="00D31EFB"/>
    <w:rsid w:val="00D349CA"/>
    <w:rsid w:val="00D35217"/>
    <w:rsid w:val="00D3588F"/>
    <w:rsid w:val="00D437B6"/>
    <w:rsid w:val="00D4490F"/>
    <w:rsid w:val="00D5003A"/>
    <w:rsid w:val="00D521D4"/>
    <w:rsid w:val="00D55E53"/>
    <w:rsid w:val="00D600F8"/>
    <w:rsid w:val="00D627F1"/>
    <w:rsid w:val="00D63EA4"/>
    <w:rsid w:val="00D6624E"/>
    <w:rsid w:val="00D67103"/>
    <w:rsid w:val="00D678DC"/>
    <w:rsid w:val="00D73A3C"/>
    <w:rsid w:val="00D830FF"/>
    <w:rsid w:val="00D87F80"/>
    <w:rsid w:val="00DA0267"/>
    <w:rsid w:val="00DA29F6"/>
    <w:rsid w:val="00DA33FD"/>
    <w:rsid w:val="00DB0C91"/>
    <w:rsid w:val="00DB1973"/>
    <w:rsid w:val="00DB4C82"/>
    <w:rsid w:val="00DC4D2B"/>
    <w:rsid w:val="00DD7084"/>
    <w:rsid w:val="00DE1F3B"/>
    <w:rsid w:val="00DE5C37"/>
    <w:rsid w:val="00E00387"/>
    <w:rsid w:val="00E02A4F"/>
    <w:rsid w:val="00E065DA"/>
    <w:rsid w:val="00E201C0"/>
    <w:rsid w:val="00E215CE"/>
    <w:rsid w:val="00E323DE"/>
    <w:rsid w:val="00E34F99"/>
    <w:rsid w:val="00E353DD"/>
    <w:rsid w:val="00E426A8"/>
    <w:rsid w:val="00E50CB7"/>
    <w:rsid w:val="00E55057"/>
    <w:rsid w:val="00E557BF"/>
    <w:rsid w:val="00E566F2"/>
    <w:rsid w:val="00E67CBA"/>
    <w:rsid w:val="00E73A74"/>
    <w:rsid w:val="00E808E6"/>
    <w:rsid w:val="00E94336"/>
    <w:rsid w:val="00EA1B70"/>
    <w:rsid w:val="00EA6025"/>
    <w:rsid w:val="00EB2BDF"/>
    <w:rsid w:val="00ED3184"/>
    <w:rsid w:val="00EF535E"/>
    <w:rsid w:val="00EF77B8"/>
    <w:rsid w:val="00F14876"/>
    <w:rsid w:val="00F17168"/>
    <w:rsid w:val="00F1755E"/>
    <w:rsid w:val="00F21133"/>
    <w:rsid w:val="00F27F50"/>
    <w:rsid w:val="00F34D77"/>
    <w:rsid w:val="00F3603F"/>
    <w:rsid w:val="00F405F0"/>
    <w:rsid w:val="00F53330"/>
    <w:rsid w:val="00F554BC"/>
    <w:rsid w:val="00F6307F"/>
    <w:rsid w:val="00F63B1F"/>
    <w:rsid w:val="00F7244C"/>
    <w:rsid w:val="00F82F0A"/>
    <w:rsid w:val="00F94547"/>
    <w:rsid w:val="00FA02E9"/>
    <w:rsid w:val="00FA1EAA"/>
    <w:rsid w:val="00FA609B"/>
    <w:rsid w:val="00FA7C89"/>
    <w:rsid w:val="00FB1A66"/>
    <w:rsid w:val="00FB2866"/>
    <w:rsid w:val="00FC434B"/>
    <w:rsid w:val="00FD5A8F"/>
    <w:rsid w:val="00FE01FC"/>
    <w:rsid w:val="00FE2682"/>
    <w:rsid w:val="00FE320D"/>
    <w:rsid w:val="00FE3A7E"/>
    <w:rsid w:val="00FF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4E71F2E"/>
  <w15:chartTrackingRefBased/>
  <w15:docId w15:val="{FB1155B7-66E8-479F-98EE-FC14530D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A01"/>
    <w:pPr>
      <w:spacing w:after="160" w:line="259" w:lineRule="auto"/>
    </w:pPr>
    <w:rPr>
      <w:sz w:val="22"/>
      <w:szCs w:val="22"/>
    </w:rPr>
  </w:style>
  <w:style w:type="paragraph" w:styleId="Heading1">
    <w:name w:val="heading 1"/>
    <w:basedOn w:val="Normal"/>
    <w:next w:val="Normal"/>
    <w:link w:val="Heading1Char"/>
    <w:uiPriority w:val="9"/>
    <w:qFormat/>
    <w:rsid w:val="00A72D0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qFormat/>
    <w:rsid w:val="00752A01"/>
    <w:pPr>
      <w:keepNext/>
      <w:spacing w:after="0" w:line="240" w:lineRule="auto"/>
      <w:outlineLvl w:val="1"/>
    </w:pPr>
    <w:rPr>
      <w:rFonts w:ascii="Times New Roman" w:eastAsia="Times New Roman" w:hAnsi="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39"/>
    <w:rsid w:val="00752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752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752A01"/>
    <w:rPr>
      <w:rFonts w:ascii="Times New Roman" w:eastAsia="Times New Roman" w:hAnsi="Times New Roman" w:cs="Times New Roman"/>
      <w:b/>
      <w:bCs/>
      <w:kern w:val="0"/>
      <w:sz w:val="24"/>
      <w:szCs w:val="24"/>
      <w:lang w:val="x-none" w:eastAsia="x-none"/>
    </w:rPr>
  </w:style>
  <w:style w:type="paragraph" w:styleId="ListParagraph">
    <w:name w:val="List Paragraph"/>
    <w:aliases w:val="Bullet List,FooterText,numbered,Paragraphe de liste,bullet,List Paragraph1,bullet 1,Bullet L1,Colorful List - Accent 11,List Paragraph 1,List Paragraph11"/>
    <w:basedOn w:val="Normal"/>
    <w:link w:val="ListParagraphChar"/>
    <w:uiPriority w:val="34"/>
    <w:qFormat/>
    <w:rsid w:val="00752A01"/>
    <w:pPr>
      <w:spacing w:after="0" w:line="240" w:lineRule="auto"/>
      <w:ind w:left="720"/>
    </w:pPr>
    <w:rPr>
      <w:rFonts w:ascii="Times New Roman" w:hAnsi="Times New Roman"/>
      <w:sz w:val="24"/>
      <w:szCs w:val="24"/>
      <w:lang w:val="x-none" w:eastAsia="x-none"/>
    </w:rPr>
  </w:style>
  <w:style w:type="paragraph" w:styleId="CommentText">
    <w:name w:val="annotation text"/>
    <w:basedOn w:val="Normal"/>
    <w:link w:val="CommentTextChar"/>
    <w:uiPriority w:val="99"/>
    <w:unhideWhenUsed/>
    <w:rsid w:val="00752A01"/>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rsid w:val="00752A01"/>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rsid w:val="00752A01"/>
    <w:rPr>
      <w:b/>
      <w:bCs/>
      <w:lang w:val="x-none" w:eastAsia="x-none"/>
    </w:rPr>
  </w:style>
  <w:style w:type="character" w:customStyle="1" w:styleId="CommentSubjectChar">
    <w:name w:val="Comment Subject Char"/>
    <w:link w:val="CommentSubject"/>
    <w:rsid w:val="00752A01"/>
    <w:rPr>
      <w:rFonts w:ascii="Times New Roman" w:eastAsia="Times New Roman" w:hAnsi="Times New Roman" w:cs="Times New Roman"/>
      <w:b/>
      <w:bCs/>
      <w:kern w:val="0"/>
      <w:sz w:val="20"/>
      <w:szCs w:val="20"/>
      <w:lang w:val="x-none" w:eastAsia="x-none"/>
    </w:rPr>
  </w:style>
  <w:style w:type="character" w:styleId="Hyperlink">
    <w:name w:val="Hyperlink"/>
    <w:uiPriority w:val="99"/>
    <w:rsid w:val="00752A01"/>
    <w:rPr>
      <w:color w:val="0000FF"/>
      <w:u w:val="singl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
    <w:link w:val="ListParagraph"/>
    <w:uiPriority w:val="34"/>
    <w:qFormat/>
    <w:rsid w:val="00752A01"/>
    <w:rPr>
      <w:rFonts w:ascii="Times New Roman" w:eastAsia="Calibri" w:hAnsi="Times New Roman" w:cs="Times New Roman"/>
      <w:kern w:val="0"/>
      <w:sz w:val="24"/>
      <w:szCs w:val="24"/>
      <w:lang w:val="x-none" w:eastAsia="x-none"/>
    </w:rPr>
  </w:style>
  <w:style w:type="paragraph" w:styleId="Footer">
    <w:name w:val="footer"/>
    <w:basedOn w:val="Normal"/>
    <w:link w:val="FooterChar"/>
    <w:uiPriority w:val="99"/>
    <w:rsid w:val="00752A01"/>
    <w:pPr>
      <w:tabs>
        <w:tab w:val="center" w:pos="4680"/>
        <w:tab w:val="right" w:pos="9360"/>
      </w:tabs>
      <w:spacing w:after="0" w:line="240" w:lineRule="auto"/>
    </w:pPr>
    <w:rPr>
      <w:rFonts w:ascii="Times New Roman" w:eastAsia="Times New Roman" w:hAnsi="Times New Roman"/>
      <w:sz w:val="24"/>
      <w:szCs w:val="24"/>
      <w:lang w:val="x-none" w:eastAsia="x-none"/>
    </w:rPr>
  </w:style>
  <w:style w:type="character" w:customStyle="1" w:styleId="FooterChar">
    <w:name w:val="Footer Char"/>
    <w:link w:val="Footer"/>
    <w:uiPriority w:val="99"/>
    <w:rsid w:val="00752A01"/>
    <w:rPr>
      <w:rFonts w:ascii="Times New Roman" w:eastAsia="Times New Roman" w:hAnsi="Times New Roman" w:cs="Times New Roman"/>
      <w:kern w:val="0"/>
      <w:sz w:val="24"/>
      <w:szCs w:val="24"/>
      <w:lang w:val="x-none" w:eastAsia="x-none"/>
    </w:rPr>
  </w:style>
  <w:style w:type="character" w:customStyle="1" w:styleId="im">
    <w:name w:val="im"/>
    <w:rsid w:val="00752A01"/>
  </w:style>
  <w:style w:type="paragraph" w:customStyle="1" w:styleId="Normal1">
    <w:name w:val="Normal1"/>
    <w:qFormat/>
    <w:rsid w:val="00752A01"/>
    <w:rPr>
      <w:rFonts w:ascii=".VnTime" w:eastAsia=".VnTime" w:hAnsi=".VnTime" w:cs=".VnTime"/>
      <w:color w:val="000000"/>
      <w:sz w:val="24"/>
      <w:szCs w:val="24"/>
    </w:rPr>
  </w:style>
  <w:style w:type="paragraph" w:styleId="FootnoteText">
    <w:name w:val="footnote text"/>
    <w:basedOn w:val="Normal"/>
    <w:link w:val="FootnoteTextChar"/>
    <w:unhideWhenUsed/>
    <w:rsid w:val="00752A01"/>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rsid w:val="00752A01"/>
    <w:rPr>
      <w:rFonts w:ascii="Times New Roman" w:eastAsia="Times New Roman" w:hAnsi="Times New Roman" w:cs="Times New Roman"/>
      <w:kern w:val="0"/>
      <w:sz w:val="20"/>
      <w:szCs w:val="20"/>
    </w:rPr>
  </w:style>
  <w:style w:type="character" w:styleId="FootnoteReference">
    <w:name w:val="footnote reference"/>
    <w:unhideWhenUsed/>
    <w:rsid w:val="00752A01"/>
    <w:rPr>
      <w:vertAlign w:val="superscript"/>
    </w:rPr>
  </w:style>
  <w:style w:type="paragraph" w:styleId="Header">
    <w:name w:val="header"/>
    <w:basedOn w:val="Normal"/>
    <w:link w:val="HeaderChar"/>
    <w:uiPriority w:val="99"/>
    <w:unhideWhenUsed/>
    <w:rsid w:val="00752A01"/>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752A01"/>
    <w:rPr>
      <w:rFonts w:ascii="Times New Roman" w:eastAsia="Times New Roman" w:hAnsi="Times New Roman" w:cs="Times New Roman"/>
      <w:kern w:val="0"/>
      <w:sz w:val="24"/>
      <w:szCs w:val="24"/>
    </w:rPr>
  </w:style>
  <w:style w:type="character" w:styleId="CommentReference">
    <w:name w:val="annotation reference"/>
    <w:uiPriority w:val="99"/>
    <w:semiHidden/>
    <w:unhideWhenUsed/>
    <w:rsid w:val="00752A01"/>
    <w:rPr>
      <w:sz w:val="16"/>
      <w:szCs w:val="16"/>
    </w:rPr>
  </w:style>
  <w:style w:type="paragraph" w:styleId="BalloonText">
    <w:name w:val="Balloon Text"/>
    <w:basedOn w:val="Normal"/>
    <w:link w:val="BalloonTextChar"/>
    <w:uiPriority w:val="99"/>
    <w:semiHidden/>
    <w:unhideWhenUsed/>
    <w:rsid w:val="0057356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73566"/>
    <w:rPr>
      <w:rFonts w:ascii="Segoe UI" w:hAnsi="Segoe UI" w:cs="Segoe UI"/>
      <w:kern w:val="0"/>
      <w:sz w:val="18"/>
      <w:szCs w:val="18"/>
    </w:rPr>
  </w:style>
  <w:style w:type="character" w:customStyle="1" w:styleId="Heading1Char">
    <w:name w:val="Heading 1 Char"/>
    <w:basedOn w:val="DefaultParagraphFont"/>
    <w:link w:val="Heading1"/>
    <w:uiPriority w:val="9"/>
    <w:rsid w:val="00A72D0E"/>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A72D0E"/>
    <w:pPr>
      <w:outlineLvl w:val="9"/>
    </w:pPr>
  </w:style>
  <w:style w:type="paragraph" w:styleId="TOC1">
    <w:name w:val="toc 1"/>
    <w:basedOn w:val="Normal"/>
    <w:next w:val="Normal"/>
    <w:autoRedefine/>
    <w:uiPriority w:val="39"/>
    <w:unhideWhenUsed/>
    <w:rsid w:val="00283EB2"/>
    <w:pPr>
      <w:tabs>
        <w:tab w:val="right" w:leader="dot" w:pos="9016"/>
      </w:tabs>
      <w:spacing w:after="100"/>
    </w:pPr>
    <w:rPr>
      <w:rFonts w:ascii="Times New Roman" w:hAnsi="Times New Roman"/>
      <w:noProof/>
      <w:lang w:val="vi-VN"/>
    </w:rPr>
  </w:style>
  <w:style w:type="paragraph" w:styleId="TOC2">
    <w:name w:val="toc 2"/>
    <w:basedOn w:val="Normal"/>
    <w:next w:val="Normal"/>
    <w:autoRedefine/>
    <w:uiPriority w:val="39"/>
    <w:unhideWhenUsed/>
    <w:rsid w:val="00A72D0E"/>
    <w:pPr>
      <w:spacing w:after="100"/>
      <w:ind w:left="220"/>
    </w:pPr>
  </w:style>
  <w:style w:type="paragraph" w:styleId="NoSpacing">
    <w:name w:val="No Spacing"/>
    <w:link w:val="NoSpacingChar"/>
    <w:uiPriority w:val="1"/>
    <w:qFormat/>
    <w:rsid w:val="00E808E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E808E6"/>
    <w:rPr>
      <w:rFonts w:asciiTheme="minorHAnsi" w:eastAsiaTheme="minorEastAsia" w:hAnsiTheme="minorHAnsi" w:cstheme="minorBidi"/>
      <w:sz w:val="22"/>
      <w:szCs w:val="22"/>
    </w:rPr>
  </w:style>
  <w:style w:type="paragraph" w:styleId="Revision">
    <w:name w:val="Revision"/>
    <w:hidden/>
    <w:uiPriority w:val="99"/>
    <w:semiHidden/>
    <w:rsid w:val="006662C5"/>
    <w:rPr>
      <w:sz w:val="22"/>
      <w:szCs w:val="22"/>
    </w:rPr>
  </w:style>
  <w:style w:type="character" w:styleId="Strong">
    <w:name w:val="Strong"/>
    <w:basedOn w:val="DefaultParagraphFont"/>
    <w:uiPriority w:val="22"/>
    <w:qFormat/>
    <w:rsid w:val="000D25F6"/>
    <w:rPr>
      <w:b/>
      <w:bCs/>
    </w:rPr>
  </w:style>
  <w:style w:type="paragraph" w:styleId="NormalWeb">
    <w:name w:val="Normal (Web)"/>
    <w:basedOn w:val="Normal"/>
    <w:uiPriority w:val="99"/>
    <w:unhideWhenUsed/>
    <w:rsid w:val="00B05C9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657290">
      <w:bodyDiv w:val="1"/>
      <w:marLeft w:val="0"/>
      <w:marRight w:val="0"/>
      <w:marTop w:val="0"/>
      <w:marBottom w:val="0"/>
      <w:divBdr>
        <w:top w:val="none" w:sz="0" w:space="0" w:color="auto"/>
        <w:left w:val="none" w:sz="0" w:space="0" w:color="auto"/>
        <w:bottom w:val="none" w:sz="0" w:space="0" w:color="auto"/>
        <w:right w:val="none" w:sz="0" w:space="0" w:color="auto"/>
      </w:divBdr>
    </w:div>
    <w:div w:id="882253872">
      <w:bodyDiv w:val="1"/>
      <w:marLeft w:val="0"/>
      <w:marRight w:val="0"/>
      <w:marTop w:val="0"/>
      <w:marBottom w:val="0"/>
      <w:divBdr>
        <w:top w:val="none" w:sz="0" w:space="0" w:color="auto"/>
        <w:left w:val="none" w:sz="0" w:space="0" w:color="auto"/>
        <w:bottom w:val="none" w:sz="0" w:space="0" w:color="auto"/>
        <w:right w:val="none" w:sz="0" w:space="0" w:color="auto"/>
      </w:divBdr>
    </w:div>
    <w:div w:id="1492063899">
      <w:bodyDiv w:val="1"/>
      <w:marLeft w:val="0"/>
      <w:marRight w:val="0"/>
      <w:marTop w:val="0"/>
      <w:marBottom w:val="0"/>
      <w:divBdr>
        <w:top w:val="none" w:sz="0" w:space="0" w:color="auto"/>
        <w:left w:val="none" w:sz="0" w:space="0" w:color="auto"/>
        <w:bottom w:val="none" w:sz="0" w:space="0" w:color="auto"/>
        <w:right w:val="none" w:sz="0" w:space="0" w:color="auto"/>
      </w:divBdr>
      <w:divsChild>
        <w:div w:id="460080775">
          <w:marLeft w:val="0"/>
          <w:marRight w:val="0"/>
          <w:marTop w:val="0"/>
          <w:marBottom w:val="0"/>
          <w:divBdr>
            <w:top w:val="none" w:sz="0" w:space="0" w:color="auto"/>
            <w:left w:val="none" w:sz="0" w:space="0" w:color="auto"/>
            <w:bottom w:val="none" w:sz="0" w:space="0" w:color="auto"/>
            <w:right w:val="none" w:sz="0" w:space="0" w:color="auto"/>
          </w:divBdr>
          <w:divsChild>
            <w:div w:id="1972055074">
              <w:marLeft w:val="0"/>
              <w:marRight w:val="0"/>
              <w:marTop w:val="0"/>
              <w:marBottom w:val="0"/>
              <w:divBdr>
                <w:top w:val="none" w:sz="0" w:space="0" w:color="auto"/>
                <w:left w:val="none" w:sz="0" w:space="0" w:color="auto"/>
                <w:bottom w:val="none" w:sz="0" w:space="0" w:color="auto"/>
                <w:right w:val="none" w:sz="0" w:space="0" w:color="auto"/>
              </w:divBdr>
              <w:divsChild>
                <w:div w:id="1062756899">
                  <w:marLeft w:val="0"/>
                  <w:marRight w:val="0"/>
                  <w:marTop w:val="0"/>
                  <w:marBottom w:val="0"/>
                  <w:divBdr>
                    <w:top w:val="none" w:sz="0" w:space="0" w:color="auto"/>
                    <w:left w:val="none" w:sz="0" w:space="0" w:color="auto"/>
                    <w:bottom w:val="none" w:sz="0" w:space="0" w:color="auto"/>
                    <w:right w:val="none" w:sz="0" w:space="0" w:color="auto"/>
                  </w:divBdr>
                  <w:divsChild>
                    <w:div w:id="1517574348">
                      <w:marLeft w:val="0"/>
                      <w:marRight w:val="0"/>
                      <w:marTop w:val="0"/>
                      <w:marBottom w:val="0"/>
                      <w:divBdr>
                        <w:top w:val="none" w:sz="0" w:space="0" w:color="auto"/>
                        <w:left w:val="none" w:sz="0" w:space="0" w:color="auto"/>
                        <w:bottom w:val="none" w:sz="0" w:space="0" w:color="auto"/>
                        <w:right w:val="none" w:sz="0" w:space="0" w:color="auto"/>
                      </w:divBdr>
                      <w:divsChild>
                        <w:div w:id="307633156">
                          <w:marLeft w:val="0"/>
                          <w:marRight w:val="0"/>
                          <w:marTop w:val="0"/>
                          <w:marBottom w:val="0"/>
                          <w:divBdr>
                            <w:top w:val="none" w:sz="0" w:space="0" w:color="auto"/>
                            <w:left w:val="none" w:sz="0" w:space="0" w:color="auto"/>
                            <w:bottom w:val="none" w:sz="0" w:space="0" w:color="auto"/>
                            <w:right w:val="none" w:sz="0" w:space="0" w:color="auto"/>
                          </w:divBdr>
                          <w:divsChild>
                            <w:div w:id="8076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96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0aed0e-a519-444f-9c4d-0c62e5e5b40b" xsi:nil="true"/>
    <lcf76f155ced4ddcb4097134ff3c332f xmlns="14e34ae4-2e01-4378-a5c7-55729c1b0b5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5AE94A650DC94F80B32B2B28E4B13E" ma:contentTypeVersion="21" ma:contentTypeDescription="Create a new document." ma:contentTypeScope="" ma:versionID="b1b572eb849042c411f9f4187b3d86de">
  <xsd:schema xmlns:xsd="http://www.w3.org/2001/XMLSchema" xmlns:xs="http://www.w3.org/2001/XMLSchema" xmlns:p="http://schemas.microsoft.com/office/2006/metadata/properties" xmlns:ns2="e30aed0e-a519-444f-9c4d-0c62e5e5b40b" xmlns:ns3="14e34ae4-2e01-4378-a5c7-55729c1b0b5a" targetNamespace="http://schemas.microsoft.com/office/2006/metadata/properties" ma:root="true" ma:fieldsID="ae0137f908267074a6ab0bc9e57d4cce" ns2:_="" ns3:_="">
    <xsd:import namespace="e30aed0e-a519-444f-9c4d-0c62e5e5b40b"/>
    <xsd:import namespace="14e34ae4-2e01-4378-a5c7-55729c1b0b5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AutoKeyPoints" minOccurs="0"/>
                <xsd:element ref="ns3:MediaServiceKeyPoints"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aed0e-a519-444f-9c4d-0c62e5e5b40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4f62c8a-cbb8-437c-8fc9-3af98c4177b6}" ma:internalName="TaxCatchAll" ma:showField="CatchAllData" ma:web="e30aed0e-a519-444f-9c4d-0c62e5e5b40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e34ae4-2e01-4378-a5c7-55729c1b0b5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876d6c5-9000-40b9-8bb3-e4443741f2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AAD7F-1D25-452E-8601-2EC4938C11CF}">
  <ds:schemaRefs>
    <ds:schemaRef ds:uri="http://schemas.microsoft.com/office/2006/metadata/properties"/>
    <ds:schemaRef ds:uri="http://schemas.microsoft.com/office/infopath/2007/PartnerControls"/>
    <ds:schemaRef ds:uri="e30aed0e-a519-444f-9c4d-0c62e5e5b40b"/>
    <ds:schemaRef ds:uri="14e34ae4-2e01-4378-a5c7-55729c1b0b5a"/>
  </ds:schemaRefs>
</ds:datastoreItem>
</file>

<file path=customXml/itemProps2.xml><?xml version="1.0" encoding="utf-8"?>
<ds:datastoreItem xmlns:ds="http://schemas.openxmlformats.org/officeDocument/2006/customXml" ds:itemID="{6D00FCA1-2171-4A3E-8256-6F9ECF494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0aed0e-a519-444f-9c4d-0c62e5e5b40b"/>
    <ds:schemaRef ds:uri="14e34ae4-2e01-4378-a5c7-55729c1b0b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133B0-E085-4193-8893-8A8C78698233}">
  <ds:schemaRefs>
    <ds:schemaRef ds:uri="http://schemas.microsoft.com/sharepoint/v3/contenttype/forms"/>
  </ds:schemaRefs>
</ds:datastoreItem>
</file>

<file path=customXml/itemProps4.xml><?xml version="1.0" encoding="utf-8"?>
<ds:datastoreItem xmlns:ds="http://schemas.openxmlformats.org/officeDocument/2006/customXml" ds:itemID="{5F2B2794-AD07-4CE0-953E-B2D2C33A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22</Pages>
  <Words>7058</Words>
  <Characters>40236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HỢP ĐỒNG DỊCH VỤ</vt:lpstr>
    </vt:vector>
  </TitlesOfParts>
  <Company>CÔNG TY TNHH THỜI TRANG VÀ MỸ PHẨM ÂU CHÂU</Company>
  <LinksUpToDate>false</LinksUpToDate>
  <CharactersWithSpaces>47200</CharactersWithSpaces>
  <SharedDoc>false</SharedDoc>
  <HLinks>
    <vt:vector size="6" baseType="variant">
      <vt:variant>
        <vt:i4>5308512</vt:i4>
      </vt:variant>
      <vt:variant>
        <vt:i4>0</vt:i4>
      </vt:variant>
      <vt:variant>
        <vt:i4>0</vt:i4>
      </vt:variant>
      <vt:variant>
        <vt:i4>5</vt:i4>
      </vt:variant>
      <vt:variant>
        <vt:lpwstr>mailto:trinh.nguyen@acfc.com.vn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dc:title>
  <dc:subject>Số: 779/2026/1106-ESE/ACFC-CROSSOVERS</dc:subject>
  <dc:creator>Template Code ACFC-LEGAL-1106-Event Service_Enterprise_Ver1</dc:creator>
  <cp:keywords/>
  <dc:description/>
  <cp:lastModifiedBy>Nguyet Nguyen (Senior Legal Executive) </cp:lastModifiedBy>
  <cp:revision>44</cp:revision>
  <cp:lastPrinted>2024-04-10T03:25:00Z</cp:lastPrinted>
  <dcterms:created xsi:type="dcterms:W3CDTF">2024-04-12T07:29:00Z</dcterms:created>
  <dcterms:modified xsi:type="dcterms:W3CDTF">2026-05-05T05:05:00Z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0x010100DC5AE94A650DC94F80B32B2B28E4B13E</vt:lpwstr>
  </property>
</Properties>
</file>